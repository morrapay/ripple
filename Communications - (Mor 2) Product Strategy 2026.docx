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049744E" w:rsidRDefault="00190E25" w14:paraId="62F2461D" w14:textId="1B61546B">
      <w:pPr>
        <w:pStyle w:val="TOC1"/>
        <w:tabs>
          <w:tab w:val="right" w:leader="dot" w:pos="9350"/>
        </w:tabs>
        <w:rPr>
          <w:rFonts w:eastAsiaTheme="minorEastAsia" w:cstheme="minorBidi"/>
          <w:b w:val="0"/>
          <w:bCs w:val="0"/>
          <w:caps w:val="0"/>
          <w:noProof/>
          <w:kern w:val="2"/>
          <w:sz w:val="24"/>
          <w:szCs w:val="24"/>
          <w14:ligatures w14:val="standardContextual"/>
        </w:rPr>
      </w:pPr>
      <w:r>
        <w:rPr>
          <w:rFonts w:ascii="Calibri" w:hAnsi="Calibri" w:cs="Calibri"/>
        </w:rPr>
        <w:fldChar w:fldCharType="begin"/>
      </w:r>
      <w:r>
        <w:rPr>
          <w:rFonts w:ascii="Calibri" w:hAnsi="Calibri" w:cs="Calibri"/>
        </w:rPr>
        <w:instrText xml:space="preserve"> TOC \o "1-2" \h \z \u </w:instrText>
      </w:r>
      <w:r>
        <w:rPr>
          <w:rFonts w:ascii="Calibri" w:hAnsi="Calibri" w:cs="Calibri"/>
        </w:rPr>
        <w:fldChar w:fldCharType="separate"/>
      </w:r>
      <w:hyperlink w:history="1" w:anchor="_Toc221212280">
        <w:r w:rsidRPr="00C510FF" w:rsidR="0049744E">
          <w:rPr>
            <w:rStyle w:val="Hyperlink"/>
            <w:rFonts w:ascii="Calibri" w:hAnsi="Calibri" w:cs="Calibri"/>
            <w:noProof/>
          </w:rPr>
          <w:t>Communications – Product Strategy &amp; Execution Plan (2026–2028</w:t>
        </w:r>
        <w:r w:rsidRPr="00C510FF" w:rsidR="0049744E">
          <w:rPr>
            <w:rStyle w:val="Hyperlink"/>
            <w:rFonts w:ascii="Calibri" w:hAnsi="Calibri" w:cs="Calibri"/>
            <w:noProof/>
            <w:kern w:val="36"/>
          </w:rPr>
          <w:t>)</w:t>
        </w:r>
        <w:r w:rsidR="0049744E">
          <w:rPr>
            <w:noProof/>
            <w:webHidden/>
          </w:rPr>
          <w:tab/>
        </w:r>
        <w:r w:rsidR="0049744E">
          <w:rPr>
            <w:noProof/>
            <w:webHidden/>
          </w:rPr>
          <w:fldChar w:fldCharType="begin"/>
        </w:r>
        <w:r w:rsidR="0049744E">
          <w:rPr>
            <w:noProof/>
            <w:webHidden/>
          </w:rPr>
          <w:instrText xml:space="preserve"> PAGEREF _Toc221212280 \h </w:instrText>
        </w:r>
        <w:r w:rsidR="0049744E">
          <w:rPr>
            <w:noProof/>
            <w:webHidden/>
          </w:rPr>
        </w:r>
        <w:r w:rsidR="0049744E">
          <w:rPr>
            <w:noProof/>
            <w:webHidden/>
          </w:rPr>
          <w:fldChar w:fldCharType="separate"/>
        </w:r>
        <w:r w:rsidR="0049744E">
          <w:rPr>
            <w:noProof/>
            <w:webHidden/>
          </w:rPr>
          <w:t>2</w:t>
        </w:r>
        <w:r w:rsidR="0049744E">
          <w:rPr>
            <w:noProof/>
            <w:webHidden/>
          </w:rPr>
          <w:fldChar w:fldCharType="end"/>
        </w:r>
      </w:hyperlink>
    </w:p>
    <w:p w:rsidR="0049744E" w:rsidRDefault="0049744E" w14:paraId="0378C205" w14:textId="3D3AFDC4">
      <w:pPr>
        <w:pStyle w:val="TOC2"/>
        <w:tabs>
          <w:tab w:val="right" w:leader="dot" w:pos="9350"/>
        </w:tabs>
        <w:rPr>
          <w:rFonts w:eastAsiaTheme="minorEastAsia" w:cstheme="minorBidi"/>
          <w:smallCaps w:val="0"/>
          <w:noProof/>
          <w:kern w:val="2"/>
          <w:sz w:val="24"/>
          <w:szCs w:val="24"/>
          <w14:ligatures w14:val="standardContextual"/>
        </w:rPr>
      </w:pPr>
      <w:hyperlink w:history="1" w:anchor="_Toc221212281">
        <w:r w:rsidRPr="00C510FF">
          <w:rPr>
            <w:rStyle w:val="Hyperlink"/>
            <w:rFonts w:ascii="Calibri" w:hAnsi="Calibri" w:cs="Calibri"/>
            <w:noProof/>
          </w:rPr>
          <w:t>1. Executive Summary</w:t>
        </w:r>
        <w:r>
          <w:rPr>
            <w:noProof/>
            <w:webHidden/>
          </w:rPr>
          <w:tab/>
        </w:r>
        <w:r>
          <w:rPr>
            <w:noProof/>
            <w:webHidden/>
          </w:rPr>
          <w:fldChar w:fldCharType="begin"/>
        </w:r>
        <w:r>
          <w:rPr>
            <w:noProof/>
            <w:webHidden/>
          </w:rPr>
          <w:instrText xml:space="preserve"> PAGEREF _Toc221212281 \h </w:instrText>
        </w:r>
        <w:r>
          <w:rPr>
            <w:noProof/>
            <w:webHidden/>
          </w:rPr>
        </w:r>
        <w:r>
          <w:rPr>
            <w:noProof/>
            <w:webHidden/>
          </w:rPr>
          <w:fldChar w:fldCharType="separate"/>
        </w:r>
        <w:r>
          <w:rPr>
            <w:noProof/>
            <w:webHidden/>
          </w:rPr>
          <w:t>2</w:t>
        </w:r>
        <w:r>
          <w:rPr>
            <w:noProof/>
            <w:webHidden/>
          </w:rPr>
          <w:fldChar w:fldCharType="end"/>
        </w:r>
      </w:hyperlink>
    </w:p>
    <w:p w:rsidR="0049744E" w:rsidRDefault="0049744E" w14:paraId="4AB7FA7B" w14:textId="213F99C6">
      <w:pPr>
        <w:pStyle w:val="TOC2"/>
        <w:tabs>
          <w:tab w:val="right" w:leader="dot" w:pos="9350"/>
        </w:tabs>
        <w:rPr>
          <w:rFonts w:eastAsiaTheme="minorEastAsia" w:cstheme="minorBidi"/>
          <w:smallCaps w:val="0"/>
          <w:noProof/>
          <w:kern w:val="2"/>
          <w:sz w:val="24"/>
          <w:szCs w:val="24"/>
          <w14:ligatures w14:val="standardContextual"/>
        </w:rPr>
      </w:pPr>
      <w:hyperlink w:history="1" w:anchor="_Toc221212282">
        <w:r w:rsidRPr="00C510FF">
          <w:rPr>
            <w:rStyle w:val="Hyperlink"/>
            <w:rFonts w:ascii="Calibri" w:hAnsi="Calibri" w:cs="Calibri"/>
            <w:noProof/>
          </w:rPr>
          <w:t>2. Background &amp; Introduction</w:t>
        </w:r>
        <w:r>
          <w:rPr>
            <w:noProof/>
            <w:webHidden/>
          </w:rPr>
          <w:tab/>
        </w:r>
        <w:r>
          <w:rPr>
            <w:noProof/>
            <w:webHidden/>
          </w:rPr>
          <w:fldChar w:fldCharType="begin"/>
        </w:r>
        <w:r>
          <w:rPr>
            <w:noProof/>
            <w:webHidden/>
          </w:rPr>
          <w:instrText xml:space="preserve"> PAGEREF _Toc221212282 \h </w:instrText>
        </w:r>
        <w:r>
          <w:rPr>
            <w:noProof/>
            <w:webHidden/>
          </w:rPr>
        </w:r>
        <w:r>
          <w:rPr>
            <w:noProof/>
            <w:webHidden/>
          </w:rPr>
          <w:fldChar w:fldCharType="separate"/>
        </w:r>
        <w:r>
          <w:rPr>
            <w:noProof/>
            <w:webHidden/>
          </w:rPr>
          <w:t>3</w:t>
        </w:r>
        <w:r>
          <w:rPr>
            <w:noProof/>
            <w:webHidden/>
          </w:rPr>
          <w:fldChar w:fldCharType="end"/>
        </w:r>
      </w:hyperlink>
    </w:p>
    <w:p w:rsidR="0049744E" w:rsidRDefault="0049744E" w14:paraId="0F111129" w14:textId="796AEC5B">
      <w:pPr>
        <w:pStyle w:val="TOC2"/>
        <w:tabs>
          <w:tab w:val="right" w:leader="dot" w:pos="9350"/>
        </w:tabs>
        <w:rPr>
          <w:rFonts w:eastAsiaTheme="minorEastAsia" w:cstheme="minorBidi"/>
          <w:smallCaps w:val="0"/>
          <w:noProof/>
          <w:kern w:val="2"/>
          <w:sz w:val="24"/>
          <w:szCs w:val="24"/>
          <w14:ligatures w14:val="standardContextual"/>
        </w:rPr>
      </w:pPr>
      <w:hyperlink w:history="1" w:anchor="_Toc221212283">
        <w:r w:rsidRPr="00C510FF">
          <w:rPr>
            <w:rStyle w:val="Hyperlink"/>
            <w:rFonts w:ascii="Calibri" w:hAnsi="Calibri" w:cs="Calibri"/>
            <w:noProof/>
          </w:rPr>
          <w:t>3. Main Pain Points &amp; Opportunity</w:t>
        </w:r>
        <w:r>
          <w:rPr>
            <w:noProof/>
            <w:webHidden/>
          </w:rPr>
          <w:tab/>
        </w:r>
        <w:r>
          <w:rPr>
            <w:noProof/>
            <w:webHidden/>
          </w:rPr>
          <w:fldChar w:fldCharType="begin"/>
        </w:r>
        <w:r>
          <w:rPr>
            <w:noProof/>
            <w:webHidden/>
          </w:rPr>
          <w:instrText xml:space="preserve"> PAGEREF _Toc221212283 \h </w:instrText>
        </w:r>
        <w:r>
          <w:rPr>
            <w:noProof/>
            <w:webHidden/>
          </w:rPr>
        </w:r>
        <w:r>
          <w:rPr>
            <w:noProof/>
            <w:webHidden/>
          </w:rPr>
          <w:fldChar w:fldCharType="separate"/>
        </w:r>
        <w:r>
          <w:rPr>
            <w:noProof/>
            <w:webHidden/>
          </w:rPr>
          <w:t>3</w:t>
        </w:r>
        <w:r>
          <w:rPr>
            <w:noProof/>
            <w:webHidden/>
          </w:rPr>
          <w:fldChar w:fldCharType="end"/>
        </w:r>
      </w:hyperlink>
    </w:p>
    <w:p w:rsidR="0049744E" w:rsidRDefault="0049744E" w14:paraId="1CCC0885" w14:textId="3FA71036">
      <w:pPr>
        <w:pStyle w:val="TOC2"/>
        <w:tabs>
          <w:tab w:val="right" w:leader="dot" w:pos="9350"/>
        </w:tabs>
        <w:rPr>
          <w:rFonts w:eastAsiaTheme="minorEastAsia" w:cstheme="minorBidi"/>
          <w:smallCaps w:val="0"/>
          <w:noProof/>
          <w:kern w:val="2"/>
          <w:sz w:val="24"/>
          <w:szCs w:val="24"/>
          <w14:ligatures w14:val="standardContextual"/>
        </w:rPr>
      </w:pPr>
      <w:hyperlink w:history="1" w:anchor="_Toc221212284">
        <w:r w:rsidRPr="00C510FF">
          <w:rPr>
            <w:rStyle w:val="Hyperlink"/>
            <w:rFonts w:ascii="Calibri" w:hAnsi="Calibri" w:cs="Calibri"/>
            <w:noProof/>
          </w:rPr>
          <w:t>4. Use Cases &amp; Jobs To Be Done</w:t>
        </w:r>
        <w:r>
          <w:rPr>
            <w:noProof/>
            <w:webHidden/>
          </w:rPr>
          <w:tab/>
        </w:r>
        <w:r>
          <w:rPr>
            <w:noProof/>
            <w:webHidden/>
          </w:rPr>
          <w:fldChar w:fldCharType="begin"/>
        </w:r>
        <w:r>
          <w:rPr>
            <w:noProof/>
            <w:webHidden/>
          </w:rPr>
          <w:instrText xml:space="preserve"> PAGEREF _Toc221212284 \h </w:instrText>
        </w:r>
        <w:r>
          <w:rPr>
            <w:noProof/>
            <w:webHidden/>
          </w:rPr>
        </w:r>
        <w:r>
          <w:rPr>
            <w:noProof/>
            <w:webHidden/>
          </w:rPr>
          <w:fldChar w:fldCharType="separate"/>
        </w:r>
        <w:r>
          <w:rPr>
            <w:noProof/>
            <w:webHidden/>
          </w:rPr>
          <w:t>7</w:t>
        </w:r>
        <w:r>
          <w:rPr>
            <w:noProof/>
            <w:webHidden/>
          </w:rPr>
          <w:fldChar w:fldCharType="end"/>
        </w:r>
      </w:hyperlink>
    </w:p>
    <w:p w:rsidR="0049744E" w:rsidRDefault="0049744E" w14:paraId="5A6F99C0" w14:textId="5010C4F1">
      <w:pPr>
        <w:pStyle w:val="TOC2"/>
        <w:tabs>
          <w:tab w:val="right" w:leader="dot" w:pos="9350"/>
        </w:tabs>
        <w:rPr>
          <w:rFonts w:eastAsiaTheme="minorEastAsia" w:cstheme="minorBidi"/>
          <w:smallCaps w:val="0"/>
          <w:noProof/>
          <w:kern w:val="2"/>
          <w:sz w:val="24"/>
          <w:szCs w:val="24"/>
          <w14:ligatures w14:val="standardContextual"/>
        </w:rPr>
      </w:pPr>
      <w:hyperlink w:history="1" w:anchor="_Toc221212285">
        <w:r w:rsidRPr="00C510FF">
          <w:rPr>
            <w:rStyle w:val="Hyperlink"/>
            <w:rFonts w:ascii="Calibri" w:hAnsi="Calibri" w:cs="Calibri"/>
            <w:noProof/>
          </w:rPr>
          <w:t>5. Market &amp; Competitor Analysis</w:t>
        </w:r>
        <w:r>
          <w:rPr>
            <w:noProof/>
            <w:webHidden/>
          </w:rPr>
          <w:tab/>
        </w:r>
        <w:r>
          <w:rPr>
            <w:noProof/>
            <w:webHidden/>
          </w:rPr>
          <w:fldChar w:fldCharType="begin"/>
        </w:r>
        <w:r>
          <w:rPr>
            <w:noProof/>
            <w:webHidden/>
          </w:rPr>
          <w:instrText xml:space="preserve"> PAGEREF _Toc221212285 \h </w:instrText>
        </w:r>
        <w:r>
          <w:rPr>
            <w:noProof/>
            <w:webHidden/>
          </w:rPr>
        </w:r>
        <w:r>
          <w:rPr>
            <w:noProof/>
            <w:webHidden/>
          </w:rPr>
          <w:fldChar w:fldCharType="separate"/>
        </w:r>
        <w:r>
          <w:rPr>
            <w:noProof/>
            <w:webHidden/>
          </w:rPr>
          <w:t>10</w:t>
        </w:r>
        <w:r>
          <w:rPr>
            <w:noProof/>
            <w:webHidden/>
          </w:rPr>
          <w:fldChar w:fldCharType="end"/>
        </w:r>
      </w:hyperlink>
    </w:p>
    <w:p w:rsidR="0049744E" w:rsidRDefault="0049744E" w14:paraId="066A46E0" w14:textId="3984977A">
      <w:pPr>
        <w:pStyle w:val="TOC2"/>
        <w:tabs>
          <w:tab w:val="right" w:leader="dot" w:pos="9350"/>
        </w:tabs>
        <w:rPr>
          <w:rFonts w:eastAsiaTheme="minorEastAsia" w:cstheme="minorBidi"/>
          <w:smallCaps w:val="0"/>
          <w:noProof/>
          <w:kern w:val="2"/>
          <w:sz w:val="24"/>
          <w:szCs w:val="24"/>
          <w14:ligatures w14:val="standardContextual"/>
        </w:rPr>
      </w:pPr>
      <w:hyperlink w:history="1" w:anchor="_Toc221212286">
        <w:r w:rsidRPr="00C510FF">
          <w:rPr>
            <w:rStyle w:val="Hyperlink"/>
            <w:rFonts w:ascii="Calibri" w:hAnsi="Calibri" w:cs="Calibri"/>
            <w:noProof/>
          </w:rPr>
          <w:t>6. Communication Types &amp; Channel Framework</w:t>
        </w:r>
        <w:r>
          <w:rPr>
            <w:noProof/>
            <w:webHidden/>
          </w:rPr>
          <w:tab/>
        </w:r>
        <w:r>
          <w:rPr>
            <w:noProof/>
            <w:webHidden/>
          </w:rPr>
          <w:fldChar w:fldCharType="begin"/>
        </w:r>
        <w:r>
          <w:rPr>
            <w:noProof/>
            <w:webHidden/>
          </w:rPr>
          <w:instrText xml:space="preserve"> PAGEREF _Toc221212286 \h </w:instrText>
        </w:r>
        <w:r>
          <w:rPr>
            <w:noProof/>
            <w:webHidden/>
          </w:rPr>
        </w:r>
        <w:r>
          <w:rPr>
            <w:noProof/>
            <w:webHidden/>
          </w:rPr>
          <w:fldChar w:fldCharType="separate"/>
        </w:r>
        <w:r>
          <w:rPr>
            <w:noProof/>
            <w:webHidden/>
          </w:rPr>
          <w:t>12</w:t>
        </w:r>
        <w:r>
          <w:rPr>
            <w:noProof/>
            <w:webHidden/>
          </w:rPr>
          <w:fldChar w:fldCharType="end"/>
        </w:r>
      </w:hyperlink>
    </w:p>
    <w:p w:rsidR="0049744E" w:rsidRDefault="0049744E" w14:paraId="362DB6F9" w14:textId="483AD421">
      <w:pPr>
        <w:pStyle w:val="TOC2"/>
        <w:tabs>
          <w:tab w:val="right" w:leader="dot" w:pos="9350"/>
        </w:tabs>
        <w:rPr>
          <w:rFonts w:eastAsiaTheme="minorEastAsia" w:cstheme="minorBidi"/>
          <w:smallCaps w:val="0"/>
          <w:noProof/>
          <w:kern w:val="2"/>
          <w:sz w:val="24"/>
          <w:szCs w:val="24"/>
          <w14:ligatures w14:val="standardContextual"/>
        </w:rPr>
      </w:pPr>
      <w:hyperlink w:history="1" w:anchor="_Toc221212287">
        <w:r w:rsidRPr="00C510FF">
          <w:rPr>
            <w:rStyle w:val="Hyperlink"/>
            <w:rFonts w:ascii="Calibri" w:hAnsi="Calibri" w:cs="Calibri"/>
            <w:noProof/>
          </w:rPr>
          <w:t>7. Foundational Princi</w:t>
        </w:r>
        <w:bookmarkStart w:name="_Hlt221695225" w:id="0"/>
        <w:r w:rsidRPr="00C510FF">
          <w:rPr>
            <w:rStyle w:val="Hyperlink"/>
            <w:rFonts w:ascii="Calibri" w:hAnsi="Calibri" w:cs="Calibri"/>
            <w:noProof/>
          </w:rPr>
          <w:t>p</w:t>
        </w:r>
        <w:bookmarkEnd w:id="0"/>
        <w:r w:rsidRPr="00C510FF">
          <w:rPr>
            <w:rStyle w:val="Hyperlink"/>
            <w:rFonts w:ascii="Calibri" w:hAnsi="Calibri" w:cs="Calibri"/>
            <w:noProof/>
          </w:rPr>
          <w:t>les</w:t>
        </w:r>
        <w:r>
          <w:rPr>
            <w:noProof/>
            <w:webHidden/>
          </w:rPr>
          <w:tab/>
        </w:r>
        <w:r>
          <w:rPr>
            <w:noProof/>
            <w:webHidden/>
          </w:rPr>
          <w:fldChar w:fldCharType="begin"/>
        </w:r>
        <w:r>
          <w:rPr>
            <w:noProof/>
            <w:webHidden/>
          </w:rPr>
          <w:instrText xml:space="preserve"> PAGEREF _Toc221212287 \h </w:instrText>
        </w:r>
        <w:r>
          <w:rPr>
            <w:noProof/>
            <w:webHidden/>
          </w:rPr>
        </w:r>
        <w:r>
          <w:rPr>
            <w:noProof/>
            <w:webHidden/>
          </w:rPr>
          <w:fldChar w:fldCharType="separate"/>
        </w:r>
        <w:r>
          <w:rPr>
            <w:noProof/>
            <w:webHidden/>
          </w:rPr>
          <w:t>14</w:t>
        </w:r>
        <w:r>
          <w:rPr>
            <w:noProof/>
            <w:webHidden/>
          </w:rPr>
          <w:fldChar w:fldCharType="end"/>
        </w:r>
      </w:hyperlink>
    </w:p>
    <w:p w:rsidR="0049744E" w:rsidRDefault="0049744E" w14:paraId="12D13FC2" w14:textId="65DE6529">
      <w:pPr>
        <w:pStyle w:val="TOC2"/>
        <w:tabs>
          <w:tab w:val="right" w:leader="dot" w:pos="9350"/>
        </w:tabs>
        <w:rPr>
          <w:rFonts w:eastAsiaTheme="minorEastAsia" w:cstheme="minorBidi"/>
          <w:smallCaps w:val="0"/>
          <w:noProof/>
          <w:kern w:val="2"/>
          <w:sz w:val="24"/>
          <w:szCs w:val="24"/>
          <w14:ligatures w14:val="standardContextual"/>
        </w:rPr>
      </w:pPr>
      <w:hyperlink w:history="1" w:anchor="_Toc221212288">
        <w:r w:rsidRPr="00C510FF">
          <w:rPr>
            <w:rStyle w:val="Hyperlink"/>
            <w:rFonts w:ascii="Calibri" w:hAnsi="Calibri" w:cs="Calibri"/>
            <w:noProof/>
          </w:rPr>
          <w:t>8. CDP Requirements for CEP Orchestration (ROW + CH)</w:t>
        </w:r>
        <w:r>
          <w:rPr>
            <w:noProof/>
            <w:webHidden/>
          </w:rPr>
          <w:tab/>
        </w:r>
        <w:r>
          <w:rPr>
            <w:noProof/>
            <w:webHidden/>
          </w:rPr>
          <w:fldChar w:fldCharType="begin"/>
        </w:r>
        <w:r>
          <w:rPr>
            <w:noProof/>
            <w:webHidden/>
          </w:rPr>
          <w:instrText xml:space="preserve"> PAGEREF _Toc221212288 \h </w:instrText>
        </w:r>
        <w:r>
          <w:rPr>
            <w:noProof/>
            <w:webHidden/>
          </w:rPr>
        </w:r>
        <w:r>
          <w:rPr>
            <w:noProof/>
            <w:webHidden/>
          </w:rPr>
          <w:fldChar w:fldCharType="separate"/>
        </w:r>
        <w:r>
          <w:rPr>
            <w:noProof/>
            <w:webHidden/>
          </w:rPr>
          <w:t>15</w:t>
        </w:r>
        <w:r>
          <w:rPr>
            <w:noProof/>
            <w:webHidden/>
          </w:rPr>
          <w:fldChar w:fldCharType="end"/>
        </w:r>
      </w:hyperlink>
    </w:p>
    <w:p w:rsidR="0049744E" w:rsidRDefault="0049744E" w14:paraId="0087AC07" w14:textId="4B41E1D6">
      <w:pPr>
        <w:pStyle w:val="TOC2"/>
        <w:tabs>
          <w:tab w:val="right" w:leader="dot" w:pos="9350"/>
        </w:tabs>
        <w:rPr>
          <w:rFonts w:eastAsiaTheme="minorEastAsia" w:cstheme="minorBidi"/>
          <w:smallCaps w:val="0"/>
          <w:noProof/>
          <w:kern w:val="2"/>
          <w:sz w:val="24"/>
          <w:szCs w:val="24"/>
          <w14:ligatures w14:val="standardContextual"/>
        </w:rPr>
      </w:pPr>
      <w:hyperlink w:history="1" w:anchor="_Toc221212289">
        <w:r w:rsidRPr="00C510FF">
          <w:rPr>
            <w:rStyle w:val="Hyperlink"/>
            <w:rFonts w:ascii="Calibri" w:hAnsi="Calibri" w:cs="Calibri"/>
            <w:noProof/>
          </w:rPr>
          <w:t>9. Product Strategy &amp; Approach</w:t>
        </w:r>
        <w:r>
          <w:rPr>
            <w:noProof/>
            <w:webHidden/>
          </w:rPr>
          <w:tab/>
        </w:r>
        <w:r>
          <w:rPr>
            <w:noProof/>
            <w:webHidden/>
          </w:rPr>
          <w:fldChar w:fldCharType="begin"/>
        </w:r>
        <w:r>
          <w:rPr>
            <w:noProof/>
            <w:webHidden/>
          </w:rPr>
          <w:instrText xml:space="preserve"> PAGEREF _Toc221212289 \h </w:instrText>
        </w:r>
        <w:r>
          <w:rPr>
            <w:noProof/>
            <w:webHidden/>
          </w:rPr>
        </w:r>
        <w:r>
          <w:rPr>
            <w:noProof/>
            <w:webHidden/>
          </w:rPr>
          <w:fldChar w:fldCharType="separate"/>
        </w:r>
        <w:r>
          <w:rPr>
            <w:noProof/>
            <w:webHidden/>
          </w:rPr>
          <w:t>18</w:t>
        </w:r>
        <w:r>
          <w:rPr>
            <w:noProof/>
            <w:webHidden/>
          </w:rPr>
          <w:fldChar w:fldCharType="end"/>
        </w:r>
      </w:hyperlink>
    </w:p>
    <w:p w:rsidR="0049744E" w:rsidRDefault="0049744E" w14:paraId="6FDF4502" w14:textId="409731FF">
      <w:pPr>
        <w:pStyle w:val="TOC2"/>
        <w:tabs>
          <w:tab w:val="right" w:leader="dot" w:pos="9350"/>
        </w:tabs>
        <w:rPr>
          <w:rFonts w:eastAsiaTheme="minorEastAsia" w:cstheme="minorBidi"/>
          <w:smallCaps w:val="0"/>
          <w:noProof/>
          <w:kern w:val="2"/>
          <w:sz w:val="24"/>
          <w:szCs w:val="24"/>
          <w14:ligatures w14:val="standardContextual"/>
        </w:rPr>
      </w:pPr>
      <w:hyperlink w:history="1" w:anchor="_Toc221212290">
        <w:r w:rsidRPr="00C510FF">
          <w:rPr>
            <w:rStyle w:val="Hyperlink"/>
            <w:rFonts w:ascii="Calibri" w:hAnsi="Calibri" w:cs="Calibri"/>
            <w:noProof/>
          </w:rPr>
          <w:t>10. Cost &amp; Investment Envelope (2026–2027)</w:t>
        </w:r>
        <w:r>
          <w:rPr>
            <w:noProof/>
            <w:webHidden/>
          </w:rPr>
          <w:tab/>
        </w:r>
        <w:r>
          <w:rPr>
            <w:noProof/>
            <w:webHidden/>
          </w:rPr>
          <w:fldChar w:fldCharType="begin"/>
        </w:r>
        <w:r>
          <w:rPr>
            <w:noProof/>
            <w:webHidden/>
          </w:rPr>
          <w:instrText xml:space="preserve"> PAGEREF _Toc221212290 \h </w:instrText>
        </w:r>
        <w:r>
          <w:rPr>
            <w:noProof/>
            <w:webHidden/>
          </w:rPr>
        </w:r>
        <w:r>
          <w:rPr>
            <w:noProof/>
            <w:webHidden/>
          </w:rPr>
          <w:fldChar w:fldCharType="separate"/>
        </w:r>
        <w:r>
          <w:rPr>
            <w:noProof/>
            <w:webHidden/>
          </w:rPr>
          <w:t>19</w:t>
        </w:r>
        <w:r>
          <w:rPr>
            <w:noProof/>
            <w:webHidden/>
          </w:rPr>
          <w:fldChar w:fldCharType="end"/>
        </w:r>
      </w:hyperlink>
    </w:p>
    <w:p w:rsidR="0049744E" w:rsidRDefault="0049744E" w14:paraId="63674DF8" w14:textId="75504A1A">
      <w:pPr>
        <w:pStyle w:val="TOC2"/>
        <w:tabs>
          <w:tab w:val="right" w:leader="dot" w:pos="9350"/>
        </w:tabs>
        <w:rPr>
          <w:rFonts w:eastAsiaTheme="minorEastAsia" w:cstheme="minorBidi"/>
          <w:smallCaps w:val="0"/>
          <w:noProof/>
          <w:kern w:val="2"/>
          <w:sz w:val="24"/>
          <w:szCs w:val="24"/>
          <w14:ligatures w14:val="standardContextual"/>
        </w:rPr>
      </w:pPr>
      <w:hyperlink w:history="1" w:anchor="_Toc221212291">
        <w:r w:rsidRPr="00C510FF">
          <w:rPr>
            <w:rStyle w:val="Hyperlink"/>
            <w:rFonts w:ascii="Calibri" w:hAnsi="Calibri" w:cs="Calibri"/>
            <w:noProof/>
          </w:rPr>
          <w:t>11. Execution Plan (Pillar</w:t>
        </w:r>
        <w:r w:rsidRPr="00C510FF">
          <w:rPr>
            <w:rStyle w:val="Hyperlink"/>
            <w:rFonts w:ascii="Calibri" w:hAnsi="Calibri" w:cs="Calibri"/>
            <w:noProof/>
          </w:rPr>
          <w:noBreakHyphen/>
        </w:r>
        <w:r w:rsidRPr="00C510FF">
          <w:rPr>
            <w:rStyle w:val="Hyperlink"/>
            <w:rFonts w:ascii="Calibri" w:hAnsi="Calibri" w:cs="Calibri"/>
            <w:noProof/>
          </w:rPr>
          <w:t>by</w:t>
        </w:r>
        <w:r w:rsidRPr="00C510FF">
          <w:rPr>
            <w:rStyle w:val="Hyperlink"/>
            <w:rFonts w:ascii="Calibri" w:hAnsi="Calibri" w:cs="Calibri"/>
            <w:noProof/>
          </w:rPr>
          <w:noBreakHyphen/>
        </w:r>
        <w:r w:rsidRPr="00C510FF">
          <w:rPr>
            <w:rStyle w:val="Hyperlink"/>
            <w:rFonts w:ascii="Calibri" w:hAnsi="Calibri" w:cs="Calibri"/>
            <w:noProof/>
          </w:rPr>
          <w:t>Pillar)</w:t>
        </w:r>
        <w:r>
          <w:rPr>
            <w:noProof/>
            <w:webHidden/>
          </w:rPr>
          <w:tab/>
        </w:r>
        <w:r>
          <w:rPr>
            <w:noProof/>
            <w:webHidden/>
          </w:rPr>
          <w:fldChar w:fldCharType="begin"/>
        </w:r>
        <w:r>
          <w:rPr>
            <w:noProof/>
            <w:webHidden/>
          </w:rPr>
          <w:instrText xml:space="preserve"> PAGEREF _Toc221212291 \h </w:instrText>
        </w:r>
        <w:r>
          <w:rPr>
            <w:noProof/>
            <w:webHidden/>
          </w:rPr>
        </w:r>
        <w:r>
          <w:rPr>
            <w:noProof/>
            <w:webHidden/>
          </w:rPr>
          <w:fldChar w:fldCharType="separate"/>
        </w:r>
        <w:r>
          <w:rPr>
            <w:noProof/>
            <w:webHidden/>
          </w:rPr>
          <w:t>23</w:t>
        </w:r>
        <w:r>
          <w:rPr>
            <w:noProof/>
            <w:webHidden/>
          </w:rPr>
          <w:fldChar w:fldCharType="end"/>
        </w:r>
      </w:hyperlink>
    </w:p>
    <w:p w:rsidR="009A4C9D" w:rsidRDefault="00190E25" w14:paraId="41401E80" w14:textId="5FB8D036">
      <w:pPr>
        <w:spacing w:after="160" w:line="278" w:lineRule="auto"/>
        <w:rPr>
          <w:rFonts w:ascii="Calibri" w:hAnsi="Calibri" w:cs="Calibri" w:eastAsiaTheme="majorEastAsia"/>
          <w:color w:val="0F4761" w:themeColor="accent1" w:themeShade="BF"/>
          <w:sz w:val="40"/>
          <w:szCs w:val="40"/>
        </w:rPr>
      </w:pPr>
      <w:r>
        <w:rPr>
          <w:rFonts w:ascii="Calibri" w:hAnsi="Calibri" w:cs="Calibri"/>
        </w:rPr>
        <w:fldChar w:fldCharType="end"/>
      </w:r>
    </w:p>
    <w:p w:rsidR="00DC6362" w:rsidRDefault="00DC6362" w14:paraId="5AB78E4F" w14:textId="77777777">
      <w:pPr>
        <w:spacing w:after="160" w:line="278" w:lineRule="auto"/>
        <w:rPr>
          <w:rFonts w:ascii="Calibri" w:hAnsi="Calibri" w:cs="Calibri" w:eastAsiaTheme="majorEastAsia"/>
          <w:color w:val="0F4761" w:themeColor="accent1" w:themeShade="BF"/>
          <w:sz w:val="40"/>
          <w:szCs w:val="40"/>
        </w:rPr>
      </w:pPr>
      <w:bookmarkStart w:name="_Toc221212280" w:id="1"/>
      <w:r>
        <w:rPr>
          <w:rFonts w:ascii="Calibri" w:hAnsi="Calibri" w:cs="Calibri"/>
        </w:rPr>
        <w:br w:type="page"/>
      </w:r>
    </w:p>
    <w:p w:rsidRPr="007706DE" w:rsidR="001D6868" w:rsidP="00D01AFF" w:rsidRDefault="001D6868" w14:paraId="0ECC987D" w14:textId="50189922">
      <w:pPr>
        <w:pStyle w:val="Heading1"/>
        <w:rPr>
          <w:rFonts w:ascii="Calibri" w:hAnsi="Calibri" w:cs="Calibri"/>
          <w:color w:val="000000" w:themeColor="text1"/>
          <w:sz w:val="22"/>
          <w:szCs w:val="22"/>
        </w:rPr>
      </w:pPr>
      <w:r w:rsidRPr="007706DE">
        <w:rPr>
          <w:rFonts w:ascii="Calibri" w:hAnsi="Calibri" w:cs="Calibri"/>
        </w:rPr>
        <w:t>Communications – Product Strategy &amp; Execution Plan (2026–2028</w:t>
      </w:r>
      <w:r w:rsidRPr="007706DE">
        <w:rPr>
          <w:rFonts w:ascii="Calibri" w:hAnsi="Calibri" w:cs="Calibri"/>
          <w:b/>
          <w:bCs/>
          <w:kern w:val="36"/>
          <w:sz w:val="22"/>
          <w:szCs w:val="22"/>
        </w:rPr>
        <w:t>)</w:t>
      </w:r>
      <w:bookmarkEnd w:id="1"/>
    </w:p>
    <w:p w:rsidRPr="007706DE" w:rsidR="001D6868" w:rsidP="00D01AFF" w:rsidRDefault="001D6868" w14:paraId="630CD145" w14:textId="77777777">
      <w:pPr>
        <w:pStyle w:val="Heading2"/>
        <w:rPr>
          <w:rFonts w:ascii="Calibri" w:hAnsi="Calibri" w:cs="Calibri"/>
        </w:rPr>
      </w:pPr>
      <w:bookmarkStart w:name="_Toc221212281" w:id="2"/>
      <w:r w:rsidRPr="007706DE">
        <w:rPr>
          <w:rFonts w:ascii="Calibri" w:hAnsi="Calibri" w:cs="Calibri"/>
        </w:rPr>
        <w:t>1. Executive Summary</w:t>
      </w:r>
      <w:bookmarkEnd w:id="2"/>
    </w:p>
    <w:p w:rsidRPr="00E84E15" w:rsidR="00E84E15" w:rsidP="00E84E15" w:rsidRDefault="00E84E15" w14:paraId="00F756B1" w14:textId="77777777">
      <w:pPr>
        <w:spacing w:before="100" w:beforeAutospacing="1" w:after="100" w:afterAutospacing="1" w:line="300" w:lineRule="atLeast"/>
        <w:outlineLvl w:val="2"/>
        <w:rPr>
          <w:rFonts w:ascii="Calibri" w:hAnsi="Calibri" w:cs="Calibri"/>
          <w:b/>
          <w:bCs/>
          <w:sz w:val="22"/>
          <w:szCs w:val="22"/>
        </w:rPr>
      </w:pPr>
      <w:r w:rsidRPr="00E84E15">
        <w:rPr>
          <w:rFonts w:ascii="Calibri" w:hAnsi="Calibri" w:cs="Calibri"/>
          <w:b/>
          <w:bCs/>
          <w:sz w:val="22"/>
          <w:szCs w:val="22"/>
        </w:rPr>
        <w:t>Why now (and what differentiates this program)</w:t>
      </w:r>
    </w:p>
    <w:p w:rsidRPr="00391045" w:rsidR="005646FF" w:rsidP="005646FF" w:rsidRDefault="008F4069" w14:paraId="78C206EE" w14:textId="36C2CC4B">
      <w:pPr>
        <w:spacing w:line="300" w:lineRule="atLeast"/>
        <w:rPr>
          <w:rFonts w:ascii="Calibri" w:hAnsi="Calibri" w:cs="Calibri"/>
          <w:sz w:val="21"/>
          <w:szCs w:val="21"/>
        </w:rPr>
      </w:pPr>
      <w:r w:rsidRPr="00391045">
        <w:rPr>
          <w:rFonts w:ascii="Calibri" w:hAnsi="Calibri" w:cs="Calibri"/>
          <w:sz w:val="21"/>
          <w:szCs w:val="21"/>
        </w:rPr>
        <w:t xml:space="preserve">Aurora now provides event infrastructure, UI flexibility to insert channels, and </w:t>
      </w:r>
      <w:r w:rsidRPr="7B5B3232" w:rsidR="091BDA31">
        <w:rPr>
          <w:rFonts w:ascii="Calibri" w:hAnsi="Calibri" w:cs="Calibri"/>
          <w:sz w:val="21"/>
          <w:szCs w:val="21"/>
        </w:rPr>
        <w:t>multiapplication</w:t>
      </w:r>
      <w:r w:rsidRPr="00391045">
        <w:rPr>
          <w:rFonts w:ascii="Calibri" w:hAnsi="Calibri" w:cs="Calibri"/>
          <w:sz w:val="21"/>
          <w:szCs w:val="21"/>
        </w:rPr>
        <w:t xml:space="preserve"> readiness; with Braze (CEP) and Segment (CDP/aggregator) in place, the organization can centralize decisioning and delivery at speed. Acting this year is time</w:t>
      </w:r>
      <w:r w:rsidRPr="7B5B3232" w:rsidR="7D4BD067">
        <w:rPr>
          <w:rFonts w:ascii="Calibri" w:hAnsi="Calibri" w:cs="Calibri"/>
          <w:sz w:val="21"/>
          <w:szCs w:val="21"/>
        </w:rPr>
        <w:t xml:space="preserve"> </w:t>
      </w:r>
      <w:r w:rsidRPr="00391045">
        <w:rPr>
          <w:rFonts w:ascii="Calibri" w:hAnsi="Calibri" w:cs="Calibri"/>
          <w:sz w:val="21"/>
          <w:szCs w:val="21"/>
        </w:rPr>
        <w:t xml:space="preserve">critical to remain competitive and to support company OKRs—particularly </w:t>
      </w:r>
      <w:r w:rsidRPr="00391045">
        <w:rPr>
          <w:rStyle w:val="Strong"/>
          <w:rFonts w:ascii="Calibri" w:hAnsi="Calibri" w:cs="Calibri" w:eastAsiaTheme="majorEastAsia"/>
          <w:sz w:val="21"/>
          <w:szCs w:val="21"/>
        </w:rPr>
        <w:t>Grow Upmarket (adoption &amp; usage)</w:t>
      </w:r>
      <w:r w:rsidRPr="00391045">
        <w:rPr>
          <w:rFonts w:ascii="Calibri" w:hAnsi="Calibri" w:cs="Calibri"/>
          <w:sz w:val="21"/>
          <w:szCs w:val="21"/>
        </w:rPr>
        <w:t xml:space="preserve"> and </w:t>
      </w:r>
      <w:r w:rsidRPr="00391045">
        <w:rPr>
          <w:rStyle w:val="Strong"/>
          <w:rFonts w:ascii="Calibri" w:hAnsi="Calibri" w:cs="Calibri" w:eastAsiaTheme="majorEastAsia"/>
          <w:sz w:val="21"/>
          <w:szCs w:val="21"/>
        </w:rPr>
        <w:t>Brilliant at the Basics (retention, CX, cost discipline)</w:t>
      </w:r>
      <w:r w:rsidRPr="00391045">
        <w:rPr>
          <w:rFonts w:ascii="Calibri" w:hAnsi="Calibri" w:cs="Calibri"/>
          <w:sz w:val="21"/>
          <w:szCs w:val="21"/>
        </w:rPr>
        <w:t xml:space="preserve">—by enabling scalable, governed, </w:t>
      </w:r>
      <w:r w:rsidRPr="7B5B3232" w:rsidR="091BDA31">
        <w:rPr>
          <w:rFonts w:ascii="Calibri" w:hAnsi="Calibri" w:cs="Calibri"/>
          <w:sz w:val="21"/>
          <w:szCs w:val="21"/>
        </w:rPr>
        <w:t>multichannel</w:t>
      </w:r>
      <w:r w:rsidRPr="00391045">
        <w:rPr>
          <w:rFonts w:ascii="Calibri" w:hAnsi="Calibri" w:cs="Calibri"/>
          <w:sz w:val="21"/>
          <w:szCs w:val="21"/>
        </w:rPr>
        <w:t xml:space="preserve"> communication across </w:t>
      </w:r>
      <w:r w:rsidRPr="00391045">
        <w:rPr>
          <w:rStyle w:val="Strong"/>
          <w:rFonts w:ascii="Calibri" w:hAnsi="Calibri" w:cs="Calibri" w:eastAsiaTheme="majorEastAsia"/>
          <w:b w:val="0"/>
          <w:bCs w:val="0"/>
          <w:sz w:val="21"/>
          <w:szCs w:val="21"/>
        </w:rPr>
        <w:t>My Account, Manager Account, and Partner Admin</w:t>
      </w:r>
      <w:r w:rsidRPr="00391045">
        <w:rPr>
          <w:rFonts w:ascii="Calibri" w:hAnsi="Calibri" w:cs="Calibri"/>
          <w:sz w:val="21"/>
          <w:szCs w:val="21"/>
        </w:rPr>
        <w:t xml:space="preserve">. As the platform evolves toward </w:t>
      </w:r>
      <w:r w:rsidRPr="00391045">
        <w:rPr>
          <w:rStyle w:val="Strong"/>
          <w:rFonts w:ascii="Calibri" w:hAnsi="Calibri" w:cs="Calibri" w:eastAsiaTheme="majorEastAsia"/>
          <w:sz w:val="21"/>
          <w:szCs w:val="21"/>
        </w:rPr>
        <w:t>multi</w:t>
      </w:r>
      <w:r w:rsidRPr="7B5B3232" w:rsidR="0931D23F">
        <w:rPr>
          <w:rStyle w:val="Strong"/>
          <w:rFonts w:ascii="Calibri" w:hAnsi="Calibri" w:cs="Calibri" w:eastAsiaTheme="majorEastAsia"/>
          <w:sz w:val="21"/>
          <w:szCs w:val="21"/>
        </w:rPr>
        <w:t>-</w:t>
      </w:r>
      <w:r w:rsidRPr="00391045">
        <w:rPr>
          <w:rStyle w:val="Strong"/>
          <w:rFonts w:ascii="Calibri" w:hAnsi="Calibri" w:cs="Calibri" w:eastAsiaTheme="majorEastAsia"/>
          <w:sz w:val="21"/>
          <w:szCs w:val="21"/>
        </w:rPr>
        <w:t>role and multi</w:t>
      </w:r>
      <w:r w:rsidRPr="7B5B3232" w:rsidR="192C4EB4">
        <w:rPr>
          <w:rStyle w:val="Strong"/>
          <w:rFonts w:ascii="Calibri" w:hAnsi="Calibri" w:cs="Calibri" w:eastAsiaTheme="majorEastAsia"/>
          <w:sz w:val="21"/>
          <w:szCs w:val="21"/>
        </w:rPr>
        <w:t>-</w:t>
      </w:r>
      <w:r w:rsidRPr="00391045">
        <w:rPr>
          <w:rStyle w:val="Strong"/>
          <w:rFonts w:ascii="Calibri" w:hAnsi="Calibri" w:cs="Calibri" w:eastAsiaTheme="majorEastAsia"/>
          <w:sz w:val="21"/>
          <w:szCs w:val="21"/>
        </w:rPr>
        <w:t>entity</w:t>
      </w:r>
      <w:r w:rsidRPr="00391045">
        <w:rPr>
          <w:rFonts w:ascii="Calibri" w:hAnsi="Calibri" w:cs="Calibri"/>
          <w:sz w:val="21"/>
          <w:szCs w:val="21"/>
        </w:rPr>
        <w:t xml:space="preserve">, communication becomes imperative: infrastructure must support delivering </w:t>
      </w:r>
      <w:r w:rsidRPr="00391045">
        <w:rPr>
          <w:rStyle w:val="Strong"/>
          <w:rFonts w:ascii="Calibri" w:hAnsi="Calibri" w:cs="Calibri" w:eastAsiaTheme="majorEastAsia"/>
          <w:sz w:val="21"/>
          <w:szCs w:val="21"/>
        </w:rPr>
        <w:t>role and entity</w:t>
      </w:r>
      <w:r w:rsidRPr="7B5B3232" w:rsidR="77E84800">
        <w:rPr>
          <w:rStyle w:val="Strong"/>
          <w:rFonts w:ascii="Calibri" w:hAnsi="Calibri" w:cs="Calibri" w:eastAsiaTheme="majorEastAsia"/>
          <w:sz w:val="21"/>
          <w:szCs w:val="21"/>
        </w:rPr>
        <w:t xml:space="preserve"> </w:t>
      </w:r>
      <w:r w:rsidRPr="00391045">
        <w:rPr>
          <w:rStyle w:val="Strong"/>
          <w:rFonts w:ascii="Calibri" w:hAnsi="Calibri" w:cs="Calibri" w:eastAsiaTheme="majorEastAsia"/>
          <w:sz w:val="21"/>
          <w:szCs w:val="21"/>
        </w:rPr>
        <w:t>appropriate guidance</w:t>
      </w:r>
      <w:r w:rsidRPr="00391045">
        <w:rPr>
          <w:rFonts w:ascii="Calibri" w:hAnsi="Calibri" w:cs="Calibri"/>
          <w:sz w:val="21"/>
          <w:szCs w:val="21"/>
        </w:rPr>
        <w:t xml:space="preserve"> to the right users, and meeting customers in the </w:t>
      </w:r>
      <w:r w:rsidRPr="00391045">
        <w:rPr>
          <w:rStyle w:val="Strong"/>
          <w:rFonts w:ascii="Calibri" w:hAnsi="Calibri" w:cs="Calibri" w:eastAsiaTheme="majorEastAsia"/>
          <w:sz w:val="21"/>
          <w:szCs w:val="21"/>
        </w:rPr>
        <w:t>right application</w:t>
      </w:r>
      <w:r w:rsidRPr="00391045">
        <w:rPr>
          <w:rFonts w:ascii="Calibri" w:hAnsi="Calibri" w:cs="Calibri"/>
          <w:sz w:val="21"/>
          <w:szCs w:val="21"/>
        </w:rPr>
        <w:t xml:space="preserve"> where work happens (e.g., Manager Account). Delay increases cost, compounds fragmentation, and slows </w:t>
      </w:r>
      <w:r w:rsidRPr="7B5B3232" w:rsidR="2D4F9A57">
        <w:rPr>
          <w:rFonts w:ascii="Calibri" w:hAnsi="Calibri" w:cs="Calibri"/>
          <w:sz w:val="21"/>
          <w:szCs w:val="21"/>
        </w:rPr>
        <w:t>growth</w:t>
      </w:r>
      <w:r w:rsidRPr="00391045">
        <w:rPr>
          <w:rFonts w:ascii="Calibri" w:hAnsi="Calibri" w:cs="Calibri"/>
          <w:sz w:val="21"/>
          <w:szCs w:val="21"/>
        </w:rPr>
        <w:t xml:space="preserve"> motion.</w:t>
      </w:r>
      <w:r w:rsidRPr="00391045" w:rsidR="005646FF">
        <w:rPr>
          <w:rFonts w:ascii="Calibri" w:hAnsi="Calibri" w:cs="Calibri"/>
          <w:sz w:val="21"/>
          <w:szCs w:val="21"/>
        </w:rPr>
        <w:t xml:space="preserve"> Communication is not a messaging function — it is </w:t>
      </w:r>
      <w:r w:rsidRPr="00391045" w:rsidR="005646FF">
        <w:rPr>
          <w:rFonts w:ascii="Calibri" w:hAnsi="Calibri" w:cs="Calibri"/>
          <w:b/>
          <w:bCs/>
          <w:sz w:val="21"/>
          <w:szCs w:val="21"/>
        </w:rPr>
        <w:t>platform infrastructure</w:t>
      </w:r>
      <w:r w:rsidRPr="00391045" w:rsidR="005646FF">
        <w:rPr>
          <w:rFonts w:ascii="Calibri" w:hAnsi="Calibri" w:cs="Calibri"/>
          <w:sz w:val="21"/>
          <w:szCs w:val="21"/>
        </w:rPr>
        <w:t>. Without it, multi</w:t>
      </w:r>
      <w:r w:rsidRPr="7B5B3232" w:rsidR="6AD938DF">
        <w:rPr>
          <w:rFonts w:ascii="Calibri" w:hAnsi="Calibri" w:cs="Calibri"/>
          <w:sz w:val="21"/>
          <w:szCs w:val="21"/>
        </w:rPr>
        <w:t>-</w:t>
      </w:r>
      <w:r w:rsidRPr="00391045" w:rsidR="005646FF">
        <w:rPr>
          <w:rFonts w:ascii="Calibri" w:hAnsi="Calibri" w:cs="Calibri"/>
          <w:sz w:val="21"/>
          <w:szCs w:val="21"/>
        </w:rPr>
        <w:t>role, multi</w:t>
      </w:r>
      <w:r w:rsidRPr="7B5B3232" w:rsidR="553DBEBC">
        <w:rPr>
          <w:rFonts w:ascii="Calibri" w:hAnsi="Calibri" w:cs="Calibri"/>
          <w:sz w:val="21"/>
          <w:szCs w:val="21"/>
        </w:rPr>
        <w:t>-</w:t>
      </w:r>
      <w:r w:rsidRPr="00391045" w:rsidR="005646FF">
        <w:rPr>
          <w:rFonts w:ascii="Calibri" w:hAnsi="Calibri" w:cs="Calibri"/>
          <w:sz w:val="21"/>
          <w:szCs w:val="21"/>
        </w:rPr>
        <w:t>entity, multi</w:t>
      </w:r>
      <w:r w:rsidRPr="7B5B3232" w:rsidR="58EA1776">
        <w:rPr>
          <w:rFonts w:ascii="Calibri" w:hAnsi="Calibri" w:cs="Calibri"/>
          <w:sz w:val="21"/>
          <w:szCs w:val="21"/>
        </w:rPr>
        <w:t>-</w:t>
      </w:r>
      <w:r w:rsidRPr="00391045" w:rsidR="005646FF">
        <w:rPr>
          <w:rFonts w:ascii="Calibri" w:hAnsi="Calibri" w:cs="Calibri"/>
          <w:sz w:val="21"/>
          <w:szCs w:val="21"/>
        </w:rPr>
        <w:t>application operation cannot scale or meet regulatory and CX expectations.</w:t>
      </w:r>
    </w:p>
    <w:p w:rsidRPr="00391045" w:rsidR="008F4069" w:rsidP="008F4069" w:rsidRDefault="008F4069" w14:paraId="557DD3B9" w14:textId="4690D990">
      <w:pPr>
        <w:spacing w:line="300" w:lineRule="atLeast"/>
        <w:rPr>
          <w:rFonts w:ascii="Calibri" w:hAnsi="Calibri" w:cs="Calibri"/>
          <w:sz w:val="21"/>
          <w:szCs w:val="21"/>
        </w:rPr>
      </w:pPr>
    </w:p>
    <w:p w:rsidRPr="00E84E15" w:rsidR="00E84E15" w:rsidP="00E84E15" w:rsidRDefault="00E84E15" w14:paraId="50630C8B" w14:textId="77777777">
      <w:pPr>
        <w:spacing w:before="100" w:beforeAutospacing="1" w:after="100" w:afterAutospacing="1" w:line="300" w:lineRule="atLeast"/>
        <w:outlineLvl w:val="2"/>
        <w:rPr>
          <w:rFonts w:ascii="Calibri" w:hAnsi="Calibri" w:cs="Calibri"/>
          <w:b/>
          <w:bCs/>
          <w:sz w:val="22"/>
          <w:szCs w:val="22"/>
        </w:rPr>
      </w:pPr>
      <w:r w:rsidRPr="00E84E15">
        <w:rPr>
          <w:rFonts w:ascii="Calibri" w:hAnsi="Calibri" w:cs="Calibri"/>
          <w:b/>
          <w:bCs/>
          <w:sz w:val="22"/>
          <w:szCs w:val="22"/>
        </w:rPr>
        <w:t>What this strategy does</w:t>
      </w:r>
    </w:p>
    <w:p w:rsidRPr="00391045" w:rsidR="00AB44CD" w:rsidP="00AB44CD" w:rsidRDefault="00AB44CD" w14:paraId="1240A632" w14:textId="7DA225E4">
      <w:pPr>
        <w:spacing w:line="300" w:lineRule="atLeast"/>
        <w:rPr>
          <w:rFonts w:ascii="Calibri" w:hAnsi="Calibri" w:cs="Calibri"/>
          <w:sz w:val="21"/>
          <w:szCs w:val="21"/>
        </w:rPr>
      </w:pPr>
      <w:r w:rsidRPr="00391045">
        <w:rPr>
          <w:rFonts w:ascii="Calibri" w:hAnsi="Calibri" w:cs="Calibri"/>
          <w:sz w:val="21"/>
          <w:szCs w:val="21"/>
        </w:rPr>
        <w:t xml:space="preserve">Builds a centralized, </w:t>
      </w:r>
      <w:r w:rsidRPr="00391045">
        <w:rPr>
          <w:rStyle w:val="Strong"/>
          <w:rFonts w:ascii="Calibri" w:hAnsi="Calibri" w:cs="Calibri" w:eastAsiaTheme="majorEastAsia"/>
          <w:sz w:val="21"/>
          <w:szCs w:val="21"/>
        </w:rPr>
        <w:t>event</w:t>
      </w:r>
      <w:r w:rsidRPr="7B5B3232" w:rsidR="14F53E40">
        <w:rPr>
          <w:rStyle w:val="Strong"/>
          <w:rFonts w:ascii="Calibri" w:hAnsi="Calibri" w:cs="Calibri" w:eastAsiaTheme="majorEastAsia"/>
          <w:sz w:val="21"/>
          <w:szCs w:val="21"/>
        </w:rPr>
        <w:t xml:space="preserve"> </w:t>
      </w:r>
      <w:r w:rsidRPr="00391045">
        <w:rPr>
          <w:rStyle w:val="Strong"/>
          <w:rFonts w:ascii="Calibri" w:hAnsi="Calibri" w:cs="Calibri" w:eastAsiaTheme="majorEastAsia"/>
          <w:sz w:val="21"/>
          <w:szCs w:val="21"/>
        </w:rPr>
        <w:t>driven orchestration layer</w:t>
      </w:r>
      <w:r w:rsidRPr="00391045">
        <w:rPr>
          <w:rFonts w:ascii="Calibri" w:hAnsi="Calibri" w:cs="Calibri"/>
          <w:sz w:val="21"/>
          <w:szCs w:val="21"/>
        </w:rPr>
        <w:t xml:space="preserve"> with </w:t>
      </w:r>
      <w:r w:rsidRPr="7B5B3232">
        <w:rPr>
          <w:rStyle w:val="Strong"/>
          <w:rFonts w:ascii="Calibri" w:hAnsi="Calibri" w:cs="Calibri" w:eastAsiaTheme="majorEastAsia"/>
          <w:sz w:val="21"/>
          <w:szCs w:val="21"/>
        </w:rPr>
        <w:t>multivendor</w:t>
      </w:r>
      <w:r w:rsidRPr="00391045">
        <w:rPr>
          <w:rStyle w:val="Strong"/>
          <w:rFonts w:ascii="Calibri" w:hAnsi="Calibri" w:cs="Calibri" w:eastAsiaTheme="majorEastAsia"/>
          <w:sz w:val="21"/>
          <w:szCs w:val="21"/>
        </w:rPr>
        <w:t xml:space="preserve"> support</w:t>
      </w:r>
      <w:r w:rsidRPr="00391045">
        <w:rPr>
          <w:rFonts w:ascii="Calibri" w:hAnsi="Calibri" w:cs="Calibri"/>
          <w:sz w:val="21"/>
          <w:szCs w:val="21"/>
        </w:rPr>
        <w:t xml:space="preserve"> (Braze for ROW and </w:t>
      </w:r>
      <w:proofErr w:type="spellStart"/>
      <w:r w:rsidRPr="00391045">
        <w:rPr>
          <w:rFonts w:ascii="Calibri" w:hAnsi="Calibri" w:cs="Calibri"/>
          <w:sz w:val="21"/>
          <w:szCs w:val="21"/>
        </w:rPr>
        <w:t>BessChannel</w:t>
      </w:r>
      <w:proofErr w:type="spellEnd"/>
      <w:r w:rsidRPr="00391045">
        <w:rPr>
          <w:rFonts w:ascii="Calibri" w:hAnsi="Calibri" w:cs="Calibri"/>
          <w:sz w:val="21"/>
          <w:szCs w:val="21"/>
        </w:rPr>
        <w:t xml:space="preserve"> for China by design), governed through standards, reusable templates, and policy</w:t>
      </w:r>
      <w:r w:rsidRPr="7B5B3232" w:rsidR="65897438">
        <w:rPr>
          <w:rFonts w:ascii="Calibri" w:hAnsi="Calibri" w:cs="Calibri"/>
          <w:sz w:val="21"/>
          <w:szCs w:val="21"/>
        </w:rPr>
        <w:t>-</w:t>
      </w:r>
      <w:r w:rsidRPr="00391045">
        <w:rPr>
          <w:rFonts w:ascii="Calibri" w:hAnsi="Calibri" w:cs="Calibri"/>
          <w:sz w:val="21"/>
          <w:szCs w:val="21"/>
        </w:rPr>
        <w:t>as</w:t>
      </w:r>
      <w:r w:rsidRPr="7B5B3232" w:rsidR="3A1E4D67">
        <w:rPr>
          <w:rFonts w:ascii="Calibri" w:hAnsi="Calibri" w:cs="Calibri"/>
          <w:sz w:val="21"/>
          <w:szCs w:val="21"/>
        </w:rPr>
        <w:t>-</w:t>
      </w:r>
      <w:r w:rsidRPr="00391045">
        <w:rPr>
          <w:rFonts w:ascii="Calibri" w:hAnsi="Calibri" w:cs="Calibri"/>
          <w:sz w:val="21"/>
          <w:szCs w:val="21"/>
        </w:rPr>
        <w:t>code; instruments internal and external channels end</w:t>
      </w:r>
      <w:r w:rsidRPr="7B5B3232" w:rsidR="1EB896FD">
        <w:rPr>
          <w:rFonts w:ascii="Calibri" w:hAnsi="Calibri" w:cs="Calibri"/>
          <w:sz w:val="21"/>
          <w:szCs w:val="21"/>
        </w:rPr>
        <w:t>-</w:t>
      </w:r>
      <w:r w:rsidRPr="00391045">
        <w:rPr>
          <w:rFonts w:ascii="Calibri" w:hAnsi="Calibri" w:cs="Calibri"/>
          <w:sz w:val="21"/>
          <w:szCs w:val="21"/>
        </w:rPr>
        <w:t>to</w:t>
      </w:r>
      <w:r w:rsidRPr="7B5B3232" w:rsidR="1EB896FD">
        <w:rPr>
          <w:rFonts w:ascii="Calibri" w:hAnsi="Calibri" w:cs="Calibri"/>
          <w:sz w:val="21"/>
          <w:szCs w:val="21"/>
        </w:rPr>
        <w:t>-</w:t>
      </w:r>
      <w:r w:rsidRPr="00391045">
        <w:rPr>
          <w:rFonts w:ascii="Calibri" w:hAnsi="Calibri" w:cs="Calibri"/>
          <w:sz w:val="21"/>
          <w:szCs w:val="21"/>
        </w:rPr>
        <w:t xml:space="preserve">end; and provides BackOffice traceability for auditability and explainability. </w:t>
      </w:r>
      <w:r w:rsidRPr="00391045">
        <w:rPr>
          <w:rStyle w:val="Strong"/>
          <w:rFonts w:ascii="Calibri" w:hAnsi="Calibri" w:cs="Calibri" w:eastAsiaTheme="majorEastAsia"/>
          <w:sz w:val="21"/>
          <w:szCs w:val="21"/>
        </w:rPr>
        <w:t>Centralization is the prerequisite</w:t>
      </w:r>
      <w:r w:rsidRPr="00391045">
        <w:rPr>
          <w:rFonts w:ascii="Calibri" w:hAnsi="Calibri" w:cs="Calibri"/>
          <w:sz w:val="21"/>
          <w:szCs w:val="21"/>
        </w:rPr>
        <w:t xml:space="preserve"> for (1) a Preference Center that can reliably manage message preferences by category</w:t>
      </w:r>
      <w:r w:rsidRPr="00391045" w:rsidR="00881AAC">
        <w:rPr>
          <w:rFonts w:ascii="Calibri" w:hAnsi="Calibri" w:cs="Calibri"/>
          <w:sz w:val="21"/>
          <w:szCs w:val="21"/>
        </w:rPr>
        <w:t>, digest</w:t>
      </w:r>
      <w:r w:rsidRPr="00391045" w:rsidR="00D160A5">
        <w:rPr>
          <w:rFonts w:ascii="Calibri" w:hAnsi="Calibri" w:cs="Calibri"/>
          <w:sz w:val="21"/>
          <w:szCs w:val="21"/>
        </w:rPr>
        <w:t>, fatigue and more</w:t>
      </w:r>
      <w:r w:rsidRPr="00391045" w:rsidR="00881AAC">
        <w:rPr>
          <w:rFonts w:ascii="Calibri" w:hAnsi="Calibri" w:cs="Calibri"/>
          <w:sz w:val="21"/>
          <w:szCs w:val="21"/>
        </w:rPr>
        <w:t xml:space="preserve"> - </w:t>
      </w:r>
      <w:r w:rsidRPr="00391045">
        <w:rPr>
          <w:rFonts w:ascii="Calibri" w:hAnsi="Calibri" w:cs="Calibri"/>
          <w:sz w:val="21"/>
          <w:szCs w:val="21"/>
        </w:rPr>
        <w:t xml:space="preserve">and, as capabilities mature, by role/entity—(2) a complete transition from </w:t>
      </w:r>
      <w:r w:rsidRPr="7B5B3232">
        <w:rPr>
          <w:rFonts w:ascii="Calibri" w:hAnsi="Calibri" w:cs="Calibri"/>
          <w:sz w:val="21"/>
          <w:szCs w:val="21"/>
        </w:rPr>
        <w:t>hardcoded</w:t>
      </w:r>
      <w:r w:rsidRPr="00391045">
        <w:rPr>
          <w:rFonts w:ascii="Calibri" w:hAnsi="Calibri" w:cs="Calibri"/>
          <w:sz w:val="21"/>
          <w:szCs w:val="21"/>
        </w:rPr>
        <w:t xml:space="preserve"> triggers to events, and (3) consistent, tailored journeys that can be updated without code dependencies.</w:t>
      </w:r>
    </w:p>
    <w:p w:rsidRPr="00E84E15" w:rsidR="00E84E15" w:rsidP="00E84E15" w:rsidRDefault="00E84E15" w14:paraId="2B0D6162" w14:textId="77777777">
      <w:pPr>
        <w:spacing w:before="100" w:beforeAutospacing="1" w:after="100" w:afterAutospacing="1" w:line="300" w:lineRule="atLeast"/>
        <w:outlineLvl w:val="2"/>
        <w:rPr>
          <w:rFonts w:ascii="Calibri" w:hAnsi="Calibri" w:cs="Calibri"/>
          <w:b/>
          <w:bCs/>
          <w:sz w:val="22"/>
          <w:szCs w:val="22"/>
        </w:rPr>
      </w:pPr>
      <w:r w:rsidRPr="00E84E15">
        <w:rPr>
          <w:rFonts w:ascii="Calibri" w:hAnsi="Calibri" w:cs="Calibri"/>
          <w:b/>
          <w:bCs/>
          <w:sz w:val="22"/>
          <w:szCs w:val="22"/>
        </w:rPr>
        <w:t>Why this approach (anchored in the pain)</w:t>
      </w:r>
    </w:p>
    <w:p w:rsidRPr="00E84E15" w:rsidR="00E84E15" w:rsidP="00E84E15" w:rsidRDefault="00E84E15" w14:paraId="3B5DC193" w14:textId="46A30494">
      <w:pPr>
        <w:spacing w:before="100" w:beforeAutospacing="1" w:after="100" w:afterAutospacing="1" w:line="300" w:lineRule="atLeast"/>
        <w:rPr>
          <w:rFonts w:ascii="Calibri" w:hAnsi="Calibri" w:cs="Calibri"/>
          <w:sz w:val="22"/>
          <w:szCs w:val="22"/>
        </w:rPr>
      </w:pPr>
      <w:r w:rsidRPr="00E84E15">
        <w:rPr>
          <w:rFonts w:ascii="Calibri" w:hAnsi="Calibri" w:cs="Calibri"/>
          <w:sz w:val="22"/>
          <w:szCs w:val="22"/>
        </w:rPr>
        <w:t>It directly addresses the current blockers</w:t>
      </w:r>
      <w:r w:rsidRPr="00391045" w:rsidR="004D2385">
        <w:rPr>
          <w:rFonts w:ascii="Calibri" w:hAnsi="Calibri" w:cs="Calibri"/>
          <w:sz w:val="22"/>
          <w:szCs w:val="22"/>
        </w:rPr>
        <w:t xml:space="preserve"> - </w:t>
      </w:r>
      <w:r w:rsidRPr="00E84E15">
        <w:rPr>
          <w:rFonts w:ascii="Calibri" w:hAnsi="Calibri" w:cs="Calibri"/>
          <w:sz w:val="22"/>
          <w:szCs w:val="22"/>
        </w:rPr>
        <w:t>fragmentation, duplicate/conflicting sends, wrong place/time, limited personalization, weak preference control, no end</w:t>
      </w:r>
      <w:r w:rsidRPr="7B5B3232" w:rsidR="2EE9442F">
        <w:rPr>
          <w:rFonts w:ascii="Calibri" w:hAnsi="Calibri" w:cs="Calibri"/>
          <w:sz w:val="22"/>
          <w:szCs w:val="22"/>
        </w:rPr>
        <w:t>-</w:t>
      </w:r>
      <w:r w:rsidRPr="00E84E15">
        <w:rPr>
          <w:rFonts w:ascii="Calibri" w:hAnsi="Calibri" w:cs="Calibri"/>
          <w:sz w:val="22"/>
          <w:szCs w:val="22"/>
        </w:rPr>
        <w:t>to</w:t>
      </w:r>
      <w:r w:rsidRPr="7B5B3232" w:rsidR="2EE9442F">
        <w:rPr>
          <w:rFonts w:ascii="Calibri" w:hAnsi="Calibri" w:cs="Calibri"/>
          <w:sz w:val="22"/>
          <w:szCs w:val="22"/>
        </w:rPr>
        <w:t>-</w:t>
      </w:r>
      <w:r w:rsidRPr="00E84E15">
        <w:rPr>
          <w:rFonts w:ascii="Calibri" w:hAnsi="Calibri" w:cs="Calibri"/>
          <w:sz w:val="22"/>
          <w:szCs w:val="22"/>
        </w:rPr>
        <w:t>end visibility, and inconsistent governance</w:t>
      </w:r>
      <w:r w:rsidRPr="00391045" w:rsidR="004D2385">
        <w:rPr>
          <w:rFonts w:ascii="Calibri" w:hAnsi="Calibri" w:cs="Calibri"/>
          <w:sz w:val="22"/>
          <w:szCs w:val="22"/>
        </w:rPr>
        <w:t>. B</w:t>
      </w:r>
      <w:r w:rsidRPr="00E84E15">
        <w:rPr>
          <w:rFonts w:ascii="Calibri" w:hAnsi="Calibri" w:cs="Calibri"/>
          <w:sz w:val="22"/>
          <w:szCs w:val="22"/>
        </w:rPr>
        <w:t xml:space="preserve">y replacing </w:t>
      </w:r>
      <w:r w:rsidRPr="7B5B3232">
        <w:rPr>
          <w:rFonts w:ascii="Calibri" w:hAnsi="Calibri" w:cs="Calibri"/>
          <w:sz w:val="22"/>
          <w:szCs w:val="22"/>
        </w:rPr>
        <w:t>hardcoded</w:t>
      </w:r>
      <w:r w:rsidRPr="00E84E15">
        <w:rPr>
          <w:rFonts w:ascii="Calibri" w:hAnsi="Calibri" w:cs="Calibri"/>
          <w:sz w:val="22"/>
          <w:szCs w:val="22"/>
        </w:rPr>
        <w:t xml:space="preserve"> triggers with </w:t>
      </w:r>
      <w:r w:rsidRPr="00E84E15">
        <w:rPr>
          <w:rFonts w:ascii="Calibri" w:hAnsi="Calibri" w:cs="Calibri"/>
          <w:b/>
          <w:bCs/>
          <w:sz w:val="22"/>
          <w:szCs w:val="22"/>
        </w:rPr>
        <w:t>event contracts</w:t>
      </w:r>
      <w:r w:rsidRPr="00E84E15">
        <w:rPr>
          <w:rFonts w:ascii="Calibri" w:hAnsi="Calibri" w:cs="Calibri"/>
          <w:sz w:val="22"/>
          <w:szCs w:val="22"/>
        </w:rPr>
        <w:t xml:space="preserve">, moving creation and change into a governed </w:t>
      </w:r>
      <w:r w:rsidRPr="00E84E15">
        <w:rPr>
          <w:rFonts w:ascii="Calibri" w:hAnsi="Calibri" w:cs="Calibri"/>
          <w:b/>
          <w:bCs/>
          <w:sz w:val="22"/>
          <w:szCs w:val="22"/>
        </w:rPr>
        <w:t>CEP</w:t>
      </w:r>
      <w:r w:rsidRPr="00E84E15">
        <w:rPr>
          <w:rFonts w:ascii="Calibri" w:hAnsi="Calibri" w:cs="Calibri"/>
          <w:sz w:val="22"/>
          <w:szCs w:val="22"/>
        </w:rPr>
        <w:t xml:space="preserve">, enforcing </w:t>
      </w:r>
      <w:r w:rsidRPr="00E84E15">
        <w:rPr>
          <w:rFonts w:ascii="Calibri" w:hAnsi="Calibri" w:cs="Calibri"/>
          <w:b/>
          <w:bCs/>
          <w:sz w:val="22"/>
          <w:szCs w:val="22"/>
        </w:rPr>
        <w:t>policy</w:t>
      </w:r>
      <w:r w:rsidRPr="7B5B3232" w:rsidR="477FECD7">
        <w:rPr>
          <w:rFonts w:ascii="Calibri" w:hAnsi="Calibri" w:cs="Calibri"/>
          <w:b/>
          <w:bCs/>
          <w:sz w:val="22"/>
          <w:szCs w:val="22"/>
        </w:rPr>
        <w:t>-</w:t>
      </w:r>
      <w:r w:rsidRPr="00E84E15">
        <w:rPr>
          <w:rFonts w:ascii="Calibri" w:hAnsi="Calibri" w:cs="Calibri"/>
          <w:b/>
          <w:bCs/>
          <w:sz w:val="22"/>
          <w:szCs w:val="22"/>
        </w:rPr>
        <w:t>as</w:t>
      </w:r>
      <w:r w:rsidRPr="7B5B3232" w:rsidR="09C25AFC">
        <w:rPr>
          <w:rFonts w:ascii="Calibri" w:hAnsi="Calibri" w:cs="Calibri"/>
          <w:b/>
          <w:bCs/>
          <w:sz w:val="22"/>
          <w:szCs w:val="22"/>
        </w:rPr>
        <w:t>-</w:t>
      </w:r>
      <w:r w:rsidRPr="00E84E15">
        <w:rPr>
          <w:rFonts w:ascii="Calibri" w:hAnsi="Calibri" w:cs="Calibri"/>
          <w:b/>
          <w:bCs/>
          <w:sz w:val="22"/>
          <w:szCs w:val="22"/>
        </w:rPr>
        <w:t>code</w:t>
      </w:r>
      <w:r w:rsidRPr="00E84E15">
        <w:rPr>
          <w:rFonts w:ascii="Calibri" w:hAnsi="Calibri" w:cs="Calibri"/>
          <w:sz w:val="22"/>
          <w:szCs w:val="22"/>
        </w:rPr>
        <w:t xml:space="preserve"> at build/send, standardizing </w:t>
      </w:r>
      <w:r w:rsidRPr="00E84E15">
        <w:rPr>
          <w:rFonts w:ascii="Calibri" w:hAnsi="Calibri" w:cs="Calibri"/>
          <w:b/>
          <w:bCs/>
          <w:sz w:val="22"/>
          <w:szCs w:val="22"/>
        </w:rPr>
        <w:t>channel semantics and routing priority</w:t>
      </w:r>
      <w:r w:rsidRPr="00E84E15">
        <w:rPr>
          <w:rFonts w:ascii="Calibri" w:hAnsi="Calibri" w:cs="Calibri"/>
          <w:sz w:val="22"/>
          <w:szCs w:val="22"/>
        </w:rPr>
        <w:t xml:space="preserve">, recording every send for </w:t>
      </w:r>
      <w:r w:rsidRPr="00E84E15">
        <w:rPr>
          <w:rFonts w:ascii="Calibri" w:hAnsi="Calibri" w:cs="Calibri"/>
          <w:b/>
          <w:bCs/>
          <w:sz w:val="22"/>
          <w:szCs w:val="22"/>
        </w:rPr>
        <w:t>investigation and trust</w:t>
      </w:r>
      <w:r w:rsidRPr="00391045" w:rsidR="00D10A87">
        <w:rPr>
          <w:rFonts w:ascii="Calibri" w:hAnsi="Calibri" w:cs="Calibri"/>
          <w:sz w:val="22"/>
          <w:szCs w:val="22"/>
        </w:rPr>
        <w:t xml:space="preserve">, and </w:t>
      </w:r>
      <w:proofErr w:type="spellStart"/>
      <w:r w:rsidRPr="00391045" w:rsidR="00D10A87">
        <w:rPr>
          <w:rFonts w:ascii="Calibri" w:hAnsi="Calibri" w:cs="Calibri"/>
          <w:sz w:val="22"/>
          <w:szCs w:val="22"/>
        </w:rPr>
        <w:t>continously</w:t>
      </w:r>
      <w:proofErr w:type="spellEnd"/>
      <w:r w:rsidRPr="00391045" w:rsidR="00D10A87">
        <w:rPr>
          <w:rFonts w:ascii="Calibri" w:hAnsi="Calibri" w:cs="Calibri"/>
          <w:sz w:val="22"/>
          <w:szCs w:val="22"/>
        </w:rPr>
        <w:t xml:space="preserve"> </w:t>
      </w:r>
      <w:r w:rsidRPr="00391045" w:rsidR="00D10A87">
        <w:rPr>
          <w:rFonts w:ascii="Calibri" w:hAnsi="Calibri" w:cs="Calibri"/>
          <w:b/>
          <w:bCs/>
          <w:sz w:val="22"/>
          <w:szCs w:val="22"/>
        </w:rPr>
        <w:t>monitoring</w:t>
      </w:r>
      <w:r w:rsidRPr="00391045" w:rsidR="00D10A87">
        <w:rPr>
          <w:rFonts w:ascii="Calibri" w:hAnsi="Calibri" w:cs="Calibri"/>
          <w:sz w:val="22"/>
          <w:szCs w:val="22"/>
        </w:rPr>
        <w:t xml:space="preserve"> and </w:t>
      </w:r>
      <w:r w:rsidRPr="00391045" w:rsidR="00D10A87">
        <w:rPr>
          <w:rFonts w:ascii="Calibri" w:hAnsi="Calibri" w:cs="Calibri"/>
          <w:b/>
          <w:bCs/>
          <w:sz w:val="22"/>
          <w:szCs w:val="22"/>
        </w:rPr>
        <w:t>optimizing</w:t>
      </w:r>
      <w:r w:rsidRPr="00391045" w:rsidR="00D10A87">
        <w:rPr>
          <w:rFonts w:ascii="Calibri" w:hAnsi="Calibri" w:cs="Calibri"/>
          <w:sz w:val="22"/>
          <w:szCs w:val="22"/>
        </w:rPr>
        <w:t xml:space="preserve"> communication </w:t>
      </w:r>
      <w:r w:rsidRPr="00391045" w:rsidR="00722A4C">
        <w:rPr>
          <w:rFonts w:ascii="Calibri" w:hAnsi="Calibri" w:cs="Calibri"/>
          <w:b/>
          <w:bCs/>
          <w:sz w:val="22"/>
          <w:szCs w:val="22"/>
        </w:rPr>
        <w:t>performance</w:t>
      </w:r>
      <w:r w:rsidRPr="00391045" w:rsidR="00722A4C">
        <w:rPr>
          <w:rFonts w:ascii="Calibri" w:hAnsi="Calibri" w:cs="Calibri"/>
          <w:sz w:val="22"/>
          <w:szCs w:val="22"/>
        </w:rPr>
        <w:t xml:space="preserve"> for growth. </w:t>
      </w:r>
    </w:p>
    <w:p w:rsidRPr="00E84E15" w:rsidR="00E84E15" w:rsidP="00E84E15" w:rsidRDefault="00E84E15" w14:paraId="16D7EE22" w14:textId="77777777">
      <w:pPr>
        <w:spacing w:before="100" w:beforeAutospacing="1" w:after="100" w:afterAutospacing="1" w:line="300" w:lineRule="atLeast"/>
        <w:outlineLvl w:val="2"/>
        <w:rPr>
          <w:rFonts w:ascii="Calibri" w:hAnsi="Calibri" w:cs="Calibri"/>
          <w:b/>
          <w:bCs/>
          <w:sz w:val="22"/>
          <w:szCs w:val="22"/>
        </w:rPr>
      </w:pPr>
      <w:r w:rsidRPr="00E84E15">
        <w:rPr>
          <w:rFonts w:ascii="Calibri" w:hAnsi="Calibri" w:cs="Calibri"/>
          <w:b/>
          <w:bCs/>
          <w:sz w:val="22"/>
          <w:szCs w:val="22"/>
        </w:rPr>
        <w:t>How it pays off</w:t>
      </w:r>
    </w:p>
    <w:p w:rsidRPr="00391045" w:rsidR="00115674" w:rsidP="00115674" w:rsidRDefault="00115674" w14:paraId="7A853D6B" w14:textId="5AFB9516">
      <w:pPr>
        <w:spacing w:line="300" w:lineRule="atLeast"/>
        <w:rPr>
          <w:rFonts w:ascii="Calibri" w:hAnsi="Calibri" w:cs="Calibri"/>
          <w:sz w:val="21"/>
          <w:szCs w:val="21"/>
        </w:rPr>
      </w:pPr>
      <w:r w:rsidRPr="00391045">
        <w:rPr>
          <w:rFonts w:ascii="Calibri" w:hAnsi="Calibri" w:cs="Calibri"/>
          <w:sz w:val="21"/>
          <w:szCs w:val="21"/>
        </w:rPr>
        <w:t>Centralized, preference</w:t>
      </w:r>
      <w:r w:rsidRPr="7B5B3232" w:rsidR="7413C5E5">
        <w:rPr>
          <w:rFonts w:ascii="Calibri" w:hAnsi="Calibri" w:cs="Calibri"/>
          <w:sz w:val="21"/>
          <w:szCs w:val="21"/>
        </w:rPr>
        <w:t>-</w:t>
      </w:r>
      <w:r w:rsidRPr="00391045">
        <w:rPr>
          <w:rFonts w:ascii="Calibri" w:hAnsi="Calibri" w:cs="Calibri"/>
          <w:sz w:val="21"/>
          <w:szCs w:val="21"/>
        </w:rPr>
        <w:t xml:space="preserve">aware communication increases </w:t>
      </w:r>
      <w:r w:rsidRPr="00391045">
        <w:rPr>
          <w:rFonts w:ascii="Calibri" w:hAnsi="Calibri" w:cs="Calibri"/>
          <w:b/>
          <w:bCs/>
          <w:sz w:val="21"/>
          <w:szCs w:val="21"/>
        </w:rPr>
        <w:t>revenue</w:t>
      </w:r>
      <w:r w:rsidRPr="00391045">
        <w:rPr>
          <w:rFonts w:ascii="Calibri" w:hAnsi="Calibri" w:cs="Calibri"/>
          <w:sz w:val="21"/>
          <w:szCs w:val="21"/>
        </w:rPr>
        <w:t xml:space="preserve"> and </w:t>
      </w:r>
      <w:r w:rsidRPr="00391045">
        <w:rPr>
          <w:rFonts w:ascii="Calibri" w:hAnsi="Calibri" w:cs="Calibri"/>
          <w:b/>
          <w:bCs/>
          <w:sz w:val="21"/>
          <w:szCs w:val="21"/>
        </w:rPr>
        <w:t>retention</w:t>
      </w:r>
      <w:r w:rsidRPr="00391045">
        <w:rPr>
          <w:rFonts w:ascii="Calibri" w:hAnsi="Calibri" w:cs="Calibri"/>
          <w:sz w:val="21"/>
          <w:szCs w:val="21"/>
        </w:rPr>
        <w:t xml:space="preserve"> by improving activation, adoption, reactivation, and upsell/cross</w:t>
      </w:r>
      <w:r w:rsidRPr="7B5B3232" w:rsidR="0C9B12C8">
        <w:rPr>
          <w:rFonts w:ascii="Calibri" w:hAnsi="Calibri" w:cs="Calibri"/>
          <w:sz w:val="21"/>
          <w:szCs w:val="21"/>
        </w:rPr>
        <w:t>-</w:t>
      </w:r>
      <w:r w:rsidRPr="00391045">
        <w:rPr>
          <w:rFonts w:ascii="Calibri" w:hAnsi="Calibri" w:cs="Calibri"/>
          <w:sz w:val="21"/>
          <w:szCs w:val="21"/>
        </w:rPr>
        <w:t>sell</w:t>
      </w:r>
      <w:r w:rsidRPr="00391045" w:rsidR="00824057">
        <w:rPr>
          <w:rFonts w:ascii="Calibri" w:hAnsi="Calibri" w:cs="Calibri"/>
          <w:sz w:val="21"/>
          <w:szCs w:val="21"/>
        </w:rPr>
        <w:t xml:space="preserve">, </w:t>
      </w:r>
      <w:r w:rsidRPr="00391045">
        <w:rPr>
          <w:rFonts w:ascii="Calibri" w:hAnsi="Calibri" w:cs="Calibri"/>
          <w:sz w:val="21"/>
          <w:szCs w:val="21"/>
        </w:rPr>
        <w:t>while strengthening trust through clear, explainable guidance. It also removes the structural risks created by today’s 70+ fragmented senders by eliminating compliance exposure, duplicated logic, inconsistent experiences, and untraceable messages. As orchestration and governance mature, the unified foundation</w:t>
      </w:r>
      <w:r w:rsidRPr="00391045" w:rsidR="00824057">
        <w:rPr>
          <w:rFonts w:ascii="Calibri" w:hAnsi="Calibri" w:cs="Calibri"/>
          <w:sz w:val="21"/>
          <w:szCs w:val="21"/>
        </w:rPr>
        <w:t xml:space="preserve"> (</w:t>
      </w:r>
      <w:r w:rsidRPr="00391045">
        <w:rPr>
          <w:rFonts w:ascii="Calibri" w:hAnsi="Calibri" w:cs="Calibri"/>
          <w:sz w:val="21"/>
          <w:szCs w:val="21"/>
        </w:rPr>
        <w:t>supported by end</w:t>
      </w:r>
      <w:r w:rsidRPr="7B5B3232" w:rsidR="4E47F0B5">
        <w:rPr>
          <w:rFonts w:ascii="Calibri" w:hAnsi="Calibri" w:cs="Calibri"/>
          <w:sz w:val="21"/>
          <w:szCs w:val="21"/>
        </w:rPr>
        <w:t>-</w:t>
      </w:r>
      <w:r w:rsidRPr="00391045">
        <w:rPr>
          <w:rFonts w:ascii="Calibri" w:hAnsi="Calibri" w:cs="Calibri"/>
          <w:sz w:val="21"/>
          <w:szCs w:val="21"/>
        </w:rPr>
        <w:t>to</w:t>
      </w:r>
      <w:r w:rsidRPr="7B5B3232" w:rsidR="584FE6A2">
        <w:rPr>
          <w:rFonts w:ascii="Calibri" w:hAnsi="Calibri" w:cs="Calibri"/>
          <w:sz w:val="21"/>
          <w:szCs w:val="21"/>
        </w:rPr>
        <w:t>-</w:t>
      </w:r>
      <w:r w:rsidRPr="00391045">
        <w:rPr>
          <w:rFonts w:ascii="Calibri" w:hAnsi="Calibri" w:cs="Calibri"/>
          <w:sz w:val="21"/>
          <w:szCs w:val="21"/>
        </w:rPr>
        <w:t>end traceability and visibility</w:t>
      </w:r>
      <w:r w:rsidRPr="00391045" w:rsidR="00824057">
        <w:rPr>
          <w:rFonts w:ascii="Calibri" w:hAnsi="Calibri" w:cs="Calibri"/>
          <w:sz w:val="21"/>
          <w:szCs w:val="21"/>
        </w:rPr>
        <w:t xml:space="preserve">) </w:t>
      </w:r>
      <w:r w:rsidRPr="00391045">
        <w:rPr>
          <w:rFonts w:ascii="Calibri" w:hAnsi="Calibri" w:cs="Calibri"/>
          <w:sz w:val="21"/>
          <w:szCs w:val="21"/>
        </w:rPr>
        <w:t>reduces operational cost and ticket volume by preventing collisions, standardizing templates, enabling no</w:t>
      </w:r>
      <w:r w:rsidRPr="7B5B3232" w:rsidR="1BFD1A35">
        <w:rPr>
          <w:rFonts w:ascii="Calibri" w:hAnsi="Calibri" w:cs="Calibri"/>
          <w:sz w:val="21"/>
          <w:szCs w:val="21"/>
        </w:rPr>
        <w:t>-</w:t>
      </w:r>
      <w:r w:rsidRPr="00391045">
        <w:rPr>
          <w:rFonts w:ascii="Calibri" w:hAnsi="Calibri" w:cs="Calibri"/>
          <w:sz w:val="21"/>
          <w:szCs w:val="21"/>
        </w:rPr>
        <w:t>code updates, and accelerating investigations and compliance audits.</w:t>
      </w:r>
    </w:p>
    <w:p w:rsidRPr="00391045" w:rsidR="00FA6454" w:rsidP="00760F6D" w:rsidRDefault="00FA6454" w14:paraId="0A31CD59" w14:textId="77777777">
      <w:pPr>
        <w:spacing w:line="300" w:lineRule="atLeast"/>
        <w:rPr>
          <w:rFonts w:ascii="Calibri" w:hAnsi="Calibri" w:cs="Calibri"/>
          <w:sz w:val="21"/>
          <w:szCs w:val="21"/>
        </w:rPr>
      </w:pPr>
    </w:p>
    <w:p w:rsidRPr="00391045" w:rsidR="003B6017" w:rsidP="003B6017" w:rsidRDefault="00F823A2" w14:paraId="00443978" w14:textId="2819D84E">
      <w:pPr>
        <w:spacing w:line="300" w:lineRule="atLeast"/>
        <w:rPr>
          <w:rFonts w:ascii="Calibri" w:hAnsi="Calibri" w:cs="Calibri"/>
          <w:sz w:val="22"/>
          <w:szCs w:val="22"/>
        </w:rPr>
      </w:pPr>
      <w:r w:rsidRPr="00391045">
        <w:rPr>
          <w:rFonts w:ascii="Calibri" w:hAnsi="Calibri" w:cs="Calibri"/>
          <w:b/>
          <w:bCs/>
          <w:sz w:val="22"/>
          <w:szCs w:val="22"/>
        </w:rPr>
        <w:t>Communication as a strategic imperative</w:t>
      </w:r>
      <w:r w:rsidR="0029724C">
        <w:br/>
      </w:r>
      <w:r w:rsidR="000F5EA9">
        <w:br/>
      </w:r>
      <w:r w:rsidRPr="00391045" w:rsidR="003B6017">
        <w:rPr>
          <w:rFonts w:ascii="Calibri" w:hAnsi="Calibri" w:cs="Calibri"/>
          <w:sz w:val="22"/>
          <w:szCs w:val="22"/>
        </w:rPr>
        <w:t xml:space="preserve">Communication is a foundational capability for serving </w:t>
      </w:r>
      <w:r w:rsidRPr="00391045" w:rsidR="003B6017">
        <w:rPr>
          <w:rStyle w:val="Strong"/>
          <w:rFonts w:ascii="Calibri" w:hAnsi="Calibri" w:cs="Calibri" w:eastAsiaTheme="majorEastAsia"/>
          <w:sz w:val="22"/>
          <w:szCs w:val="22"/>
        </w:rPr>
        <w:t>all customers</w:t>
      </w:r>
      <w:r w:rsidRPr="00391045" w:rsidR="007F7705">
        <w:rPr>
          <w:rFonts w:ascii="Calibri" w:hAnsi="Calibri" w:cs="Calibri"/>
          <w:sz w:val="22"/>
          <w:szCs w:val="22"/>
        </w:rPr>
        <w:t xml:space="preserve"> - </w:t>
      </w:r>
      <w:r w:rsidRPr="00391045" w:rsidR="003B6017">
        <w:rPr>
          <w:rFonts w:ascii="Calibri" w:hAnsi="Calibri" w:cs="Calibri"/>
          <w:sz w:val="22"/>
          <w:szCs w:val="22"/>
        </w:rPr>
        <w:t xml:space="preserve">ensuring “Brilliant at the Basics” through consistent, explainable, and measurable guidance that protects CX, trust, and retention. For </w:t>
      </w:r>
      <w:r w:rsidRPr="00391045" w:rsidR="003B6017">
        <w:rPr>
          <w:rStyle w:val="Strong"/>
          <w:rFonts w:ascii="Calibri" w:hAnsi="Calibri" w:cs="Calibri" w:eastAsiaTheme="majorEastAsia"/>
          <w:sz w:val="22"/>
          <w:szCs w:val="22"/>
        </w:rPr>
        <w:t>TICPs (Segments A &amp; B)</w:t>
      </w:r>
      <w:r w:rsidRPr="00391045" w:rsidR="003B6017">
        <w:rPr>
          <w:rFonts w:ascii="Calibri" w:hAnsi="Calibri" w:cs="Calibri"/>
          <w:sz w:val="22"/>
          <w:szCs w:val="22"/>
        </w:rPr>
        <w:t xml:space="preserve"> in particular</w:t>
      </w:r>
      <w:r w:rsidRPr="00391045" w:rsidR="007F7705">
        <w:rPr>
          <w:rFonts w:ascii="Calibri" w:hAnsi="Calibri" w:cs="Calibri"/>
          <w:sz w:val="22"/>
          <w:szCs w:val="22"/>
        </w:rPr>
        <w:t xml:space="preserve"> - </w:t>
      </w:r>
      <w:r w:rsidRPr="00391045" w:rsidR="003B6017">
        <w:rPr>
          <w:rFonts w:ascii="Calibri" w:hAnsi="Calibri" w:cs="Calibri"/>
          <w:sz w:val="22"/>
          <w:szCs w:val="22"/>
        </w:rPr>
        <w:t>given multi</w:t>
      </w:r>
      <w:r w:rsidRPr="7B5B3232" w:rsidR="409BB94F">
        <w:rPr>
          <w:rFonts w:ascii="Calibri" w:hAnsi="Calibri" w:cs="Calibri"/>
          <w:sz w:val="22"/>
          <w:szCs w:val="22"/>
        </w:rPr>
        <w:t>-</w:t>
      </w:r>
      <w:r w:rsidRPr="00391045" w:rsidR="003B6017">
        <w:rPr>
          <w:rFonts w:ascii="Calibri" w:hAnsi="Calibri" w:cs="Calibri"/>
          <w:sz w:val="22"/>
          <w:szCs w:val="22"/>
        </w:rPr>
        <w:t xml:space="preserve">entity, </w:t>
      </w:r>
      <w:r w:rsidRPr="7B5B3232" w:rsidR="003B6017">
        <w:rPr>
          <w:rFonts w:ascii="Calibri" w:hAnsi="Calibri" w:cs="Calibri"/>
          <w:sz w:val="22"/>
          <w:szCs w:val="22"/>
        </w:rPr>
        <w:t>multirole</w:t>
      </w:r>
      <w:r w:rsidRPr="00391045" w:rsidR="003B6017">
        <w:rPr>
          <w:rFonts w:ascii="Calibri" w:hAnsi="Calibri" w:cs="Calibri"/>
          <w:sz w:val="22"/>
          <w:szCs w:val="22"/>
        </w:rPr>
        <w:t xml:space="preserve">, and </w:t>
      </w:r>
      <w:r w:rsidRPr="7B5B3232" w:rsidR="003B6017">
        <w:rPr>
          <w:rFonts w:ascii="Calibri" w:hAnsi="Calibri" w:cs="Calibri"/>
          <w:sz w:val="22"/>
          <w:szCs w:val="22"/>
        </w:rPr>
        <w:t>multiapplication</w:t>
      </w:r>
      <w:r w:rsidRPr="00391045" w:rsidR="003B6017">
        <w:rPr>
          <w:rFonts w:ascii="Calibri" w:hAnsi="Calibri" w:cs="Calibri"/>
          <w:sz w:val="22"/>
          <w:szCs w:val="22"/>
        </w:rPr>
        <w:t xml:space="preserve"> workflows</w:t>
      </w:r>
      <w:r w:rsidRPr="00391045" w:rsidR="007F7705">
        <w:rPr>
          <w:rFonts w:ascii="Calibri" w:hAnsi="Calibri" w:cs="Calibri"/>
          <w:sz w:val="22"/>
          <w:szCs w:val="22"/>
        </w:rPr>
        <w:t xml:space="preserve"> -</w:t>
      </w:r>
      <w:r w:rsidRPr="00391045" w:rsidR="003B6017">
        <w:rPr>
          <w:rFonts w:ascii="Calibri" w:hAnsi="Calibri" w:cs="Calibri"/>
          <w:sz w:val="22"/>
          <w:szCs w:val="22"/>
        </w:rPr>
        <w:t>scaling communication requires dedicated infrastructure: centralized orchestration, governed in</w:t>
      </w:r>
      <w:r w:rsidRPr="7B5B3232" w:rsidR="63E62D4B">
        <w:rPr>
          <w:rFonts w:ascii="Calibri" w:hAnsi="Calibri" w:cs="Calibri"/>
          <w:sz w:val="22"/>
          <w:szCs w:val="22"/>
        </w:rPr>
        <w:t>-</w:t>
      </w:r>
      <w:r w:rsidRPr="00391045" w:rsidR="003B6017">
        <w:rPr>
          <w:rFonts w:ascii="Calibri" w:hAnsi="Calibri" w:cs="Calibri"/>
          <w:sz w:val="22"/>
          <w:szCs w:val="22"/>
        </w:rPr>
        <w:t>app surfaces, rigorous categorization, and send</w:t>
      </w:r>
      <w:r w:rsidRPr="7B5B3232" w:rsidR="7CC2347F">
        <w:rPr>
          <w:rFonts w:ascii="Calibri" w:hAnsi="Calibri" w:cs="Calibri"/>
          <w:sz w:val="22"/>
          <w:szCs w:val="22"/>
        </w:rPr>
        <w:t>-</w:t>
      </w:r>
      <w:r w:rsidRPr="00391045" w:rsidR="003B6017">
        <w:rPr>
          <w:rFonts w:ascii="Calibri" w:hAnsi="Calibri" w:cs="Calibri"/>
          <w:sz w:val="22"/>
          <w:szCs w:val="22"/>
        </w:rPr>
        <w:t xml:space="preserve">time preference enforcement, so the right users receive the right guidance in the right place (e.g., </w:t>
      </w:r>
      <w:r w:rsidRPr="00391045" w:rsidR="003B6017">
        <w:rPr>
          <w:rStyle w:val="Strong"/>
          <w:rFonts w:ascii="Calibri" w:hAnsi="Calibri" w:cs="Calibri" w:eastAsiaTheme="majorEastAsia"/>
          <w:sz w:val="22"/>
          <w:szCs w:val="22"/>
        </w:rPr>
        <w:t>Manager Account vs. My Account</w:t>
      </w:r>
      <w:r w:rsidRPr="00391045" w:rsidR="003B6017">
        <w:rPr>
          <w:rFonts w:ascii="Calibri" w:hAnsi="Calibri" w:cs="Calibri"/>
          <w:sz w:val="22"/>
          <w:szCs w:val="22"/>
        </w:rPr>
        <w:t>) at the right moment, by market and context.</w:t>
      </w:r>
    </w:p>
    <w:p w:rsidRPr="00391045" w:rsidR="000F5EA9" w:rsidP="000F5EA9" w:rsidRDefault="00C16598" w14:paraId="18F8EFE8" w14:textId="1F7985B5">
      <w:pPr>
        <w:pStyle w:val="NormalWeb"/>
        <w:spacing w:line="300" w:lineRule="atLeast"/>
        <w:rPr>
          <w:rFonts w:ascii="Calibri" w:hAnsi="Calibri" w:cs="Calibri"/>
          <w:sz w:val="22"/>
          <w:szCs w:val="22"/>
        </w:rPr>
      </w:pPr>
      <w:r w:rsidRPr="00391045">
        <w:rPr>
          <w:rStyle w:val="Strong"/>
          <w:rFonts w:ascii="Calibri" w:hAnsi="Calibri" w:cs="Calibri" w:eastAsiaTheme="majorEastAsia"/>
          <w:sz w:val="22"/>
          <w:szCs w:val="22"/>
        </w:rPr>
        <w:t>Communication is imperative</w:t>
      </w:r>
      <w:r w:rsidRPr="00391045" w:rsidR="000F5EA9">
        <w:rPr>
          <w:rStyle w:val="Strong"/>
          <w:rFonts w:ascii="Calibri" w:hAnsi="Calibri" w:cs="Calibri" w:eastAsiaTheme="majorEastAsia"/>
          <w:sz w:val="22"/>
          <w:szCs w:val="22"/>
        </w:rPr>
        <w:t xml:space="preserve"> to:</w:t>
      </w:r>
    </w:p>
    <w:p w:rsidRPr="00391045" w:rsidR="00F15AAA" w:rsidP="004D0259" w:rsidRDefault="00F15AAA" w14:paraId="6CE0CCB8" w14:textId="1340DC90">
      <w:pPr>
        <w:pStyle w:val="ListParagraph"/>
        <w:numPr>
          <w:ilvl w:val="0"/>
          <w:numId w:val="151"/>
        </w:numPr>
        <w:spacing w:line="300" w:lineRule="atLeast"/>
        <w:rPr>
          <w:rFonts w:ascii="Calibri" w:hAnsi="Calibri" w:cs="Calibri"/>
          <w:sz w:val="22"/>
          <w:szCs w:val="22"/>
        </w:rPr>
      </w:pPr>
      <w:r w:rsidRPr="00391045">
        <w:rPr>
          <w:rStyle w:val="Strong"/>
          <w:rFonts w:ascii="Calibri" w:hAnsi="Calibri" w:cs="Calibri" w:eastAsiaTheme="majorEastAsia"/>
          <w:sz w:val="22"/>
          <w:szCs w:val="22"/>
        </w:rPr>
        <w:t>Convert product intent into revenue (PLG):</w:t>
      </w:r>
      <w:r w:rsidRPr="00391045">
        <w:rPr>
          <w:rFonts w:ascii="Calibri" w:hAnsi="Calibri" w:cs="Calibri"/>
          <w:sz w:val="22"/>
          <w:szCs w:val="22"/>
        </w:rPr>
        <w:t xml:space="preserve"> turn eligibility, entitlements, tier transitions, and education into </w:t>
      </w:r>
      <w:r w:rsidRPr="00391045">
        <w:rPr>
          <w:rStyle w:val="Strong"/>
          <w:rFonts w:ascii="Calibri" w:hAnsi="Calibri" w:cs="Calibri" w:eastAsiaTheme="majorEastAsia"/>
          <w:sz w:val="22"/>
          <w:szCs w:val="22"/>
        </w:rPr>
        <w:t>in</w:t>
      </w:r>
      <w:r w:rsidRPr="7B5B3232" w:rsidR="3BC7D932">
        <w:rPr>
          <w:rStyle w:val="Strong"/>
          <w:rFonts w:ascii="Calibri" w:hAnsi="Calibri" w:cs="Calibri" w:eastAsiaTheme="majorEastAsia"/>
          <w:sz w:val="22"/>
          <w:szCs w:val="22"/>
        </w:rPr>
        <w:t>-</w:t>
      </w:r>
      <w:r w:rsidRPr="00391045">
        <w:rPr>
          <w:rStyle w:val="Strong"/>
          <w:rFonts w:ascii="Calibri" w:hAnsi="Calibri" w:cs="Calibri" w:eastAsiaTheme="majorEastAsia"/>
          <w:sz w:val="22"/>
          <w:szCs w:val="22"/>
        </w:rPr>
        <w:t>product prompts and cross</w:t>
      </w:r>
      <w:r w:rsidRPr="7B5B3232" w:rsidR="619FE890">
        <w:rPr>
          <w:rStyle w:val="Strong"/>
          <w:rFonts w:ascii="Calibri" w:hAnsi="Calibri" w:cs="Calibri" w:eastAsiaTheme="majorEastAsia"/>
          <w:sz w:val="22"/>
          <w:szCs w:val="22"/>
        </w:rPr>
        <w:t>-</w:t>
      </w:r>
      <w:r w:rsidRPr="00391045">
        <w:rPr>
          <w:rStyle w:val="Strong"/>
          <w:rFonts w:ascii="Calibri" w:hAnsi="Calibri" w:cs="Calibri" w:eastAsiaTheme="majorEastAsia"/>
          <w:sz w:val="22"/>
          <w:szCs w:val="22"/>
        </w:rPr>
        <w:t>channel journeys</w:t>
      </w:r>
      <w:r w:rsidRPr="00391045">
        <w:rPr>
          <w:rFonts w:ascii="Calibri" w:hAnsi="Calibri" w:cs="Calibri"/>
          <w:sz w:val="22"/>
          <w:szCs w:val="22"/>
        </w:rPr>
        <w:t xml:space="preserve"> that move customers from activation → adoption → expansion (including upsell/</w:t>
      </w:r>
      <w:proofErr w:type="spellStart"/>
      <w:r w:rsidRPr="7B5B3232">
        <w:rPr>
          <w:rFonts w:ascii="Calibri" w:hAnsi="Calibri" w:cs="Calibri"/>
          <w:sz w:val="22"/>
          <w:szCs w:val="22"/>
        </w:rPr>
        <w:t>crosssell</w:t>
      </w:r>
      <w:proofErr w:type="spellEnd"/>
      <w:r w:rsidRPr="00391045">
        <w:rPr>
          <w:rFonts w:ascii="Calibri" w:hAnsi="Calibri" w:cs="Calibri"/>
          <w:sz w:val="22"/>
          <w:szCs w:val="22"/>
        </w:rPr>
        <w:t xml:space="preserve">) with measurable outcomes. </w:t>
      </w:r>
    </w:p>
    <w:p w:rsidRPr="00391045" w:rsidR="00F15AAA" w:rsidP="004D0259" w:rsidRDefault="00F15AAA" w14:paraId="071A9187" w14:textId="3546F61F">
      <w:pPr>
        <w:pStyle w:val="ListParagraph"/>
        <w:numPr>
          <w:ilvl w:val="0"/>
          <w:numId w:val="151"/>
        </w:numPr>
        <w:spacing w:line="300" w:lineRule="atLeast"/>
        <w:rPr>
          <w:rFonts w:ascii="Calibri" w:hAnsi="Calibri" w:cs="Calibri"/>
          <w:sz w:val="22"/>
          <w:szCs w:val="22"/>
        </w:rPr>
      </w:pPr>
      <w:r w:rsidRPr="00391045">
        <w:rPr>
          <w:rStyle w:val="Strong"/>
          <w:rFonts w:ascii="Calibri" w:hAnsi="Calibri" w:cs="Calibri" w:eastAsiaTheme="majorEastAsia"/>
          <w:sz w:val="22"/>
          <w:szCs w:val="22"/>
        </w:rPr>
        <w:t>Protect retention through clarity:</w:t>
      </w:r>
      <w:r w:rsidRPr="00391045">
        <w:rPr>
          <w:rFonts w:ascii="Calibri" w:hAnsi="Calibri" w:cs="Calibri"/>
          <w:sz w:val="22"/>
          <w:szCs w:val="22"/>
        </w:rPr>
        <w:t xml:space="preserve"> prevent “What happened / What do I do now?” moments with consistent, explainable updates across applications—reducing uncertainty that erodes trust and drives churn. </w:t>
      </w:r>
    </w:p>
    <w:p w:rsidRPr="00391045" w:rsidR="00F15AAA" w:rsidP="004D0259" w:rsidRDefault="00F15AAA" w14:paraId="214DA410" w14:textId="6FF3B5CD">
      <w:pPr>
        <w:pStyle w:val="ListParagraph"/>
        <w:numPr>
          <w:ilvl w:val="0"/>
          <w:numId w:val="151"/>
        </w:numPr>
        <w:spacing w:line="300" w:lineRule="atLeast"/>
        <w:rPr>
          <w:rFonts w:ascii="Calibri" w:hAnsi="Calibri" w:cs="Calibri"/>
          <w:sz w:val="22"/>
          <w:szCs w:val="22"/>
        </w:rPr>
      </w:pPr>
      <w:r w:rsidRPr="00391045">
        <w:rPr>
          <w:rStyle w:val="Strong"/>
          <w:rFonts w:ascii="Calibri" w:hAnsi="Calibri" w:cs="Calibri" w:eastAsiaTheme="majorEastAsia"/>
          <w:sz w:val="22"/>
          <w:szCs w:val="22"/>
        </w:rPr>
        <w:t>Reduce friction and cost through governance:</w:t>
      </w:r>
      <w:r w:rsidRPr="00391045">
        <w:rPr>
          <w:rFonts w:ascii="Calibri" w:hAnsi="Calibri" w:cs="Calibri"/>
          <w:sz w:val="22"/>
          <w:szCs w:val="22"/>
        </w:rPr>
        <w:t xml:space="preserve"> standardize templates and channel behavior, enforce policy</w:t>
      </w:r>
      <w:r w:rsidRPr="7B5B3232" w:rsidR="6FFD6A8C">
        <w:rPr>
          <w:rFonts w:ascii="Calibri" w:hAnsi="Calibri" w:cs="Calibri"/>
          <w:sz w:val="22"/>
          <w:szCs w:val="22"/>
        </w:rPr>
        <w:t>-</w:t>
      </w:r>
      <w:r w:rsidRPr="00391045">
        <w:rPr>
          <w:rFonts w:ascii="Calibri" w:hAnsi="Calibri" w:cs="Calibri"/>
          <w:sz w:val="22"/>
          <w:szCs w:val="22"/>
        </w:rPr>
        <w:t>as</w:t>
      </w:r>
      <w:r w:rsidRPr="7B5B3232" w:rsidR="6FFD6A8C">
        <w:rPr>
          <w:rFonts w:ascii="Calibri" w:hAnsi="Calibri" w:cs="Calibri"/>
          <w:sz w:val="22"/>
          <w:szCs w:val="22"/>
        </w:rPr>
        <w:t>-</w:t>
      </w:r>
      <w:r w:rsidRPr="00391045">
        <w:rPr>
          <w:rFonts w:ascii="Calibri" w:hAnsi="Calibri" w:cs="Calibri"/>
          <w:sz w:val="22"/>
          <w:szCs w:val="22"/>
        </w:rPr>
        <w:t>code, and record sends for rapid investigation—cutting rework, incidents, and ticket volume.</w:t>
      </w:r>
    </w:p>
    <w:p w:rsidRPr="00E84E15" w:rsidR="00E84E15" w:rsidP="000C0A1A" w:rsidRDefault="000F5EA9" w14:paraId="053E0311" w14:textId="44BADC2F">
      <w:pPr>
        <w:pStyle w:val="NormalWeb"/>
        <w:spacing w:line="300" w:lineRule="atLeast"/>
        <w:rPr>
          <w:rFonts w:ascii="Calibri" w:hAnsi="Calibri" w:cs="Calibri"/>
          <w:sz w:val="22"/>
          <w:szCs w:val="22"/>
        </w:rPr>
      </w:pPr>
      <w:r w:rsidRPr="00391045">
        <w:rPr>
          <w:rFonts w:ascii="Calibri" w:hAnsi="Calibri" w:cs="Calibri"/>
          <w:sz w:val="22"/>
          <w:szCs w:val="22"/>
        </w:rPr>
        <w:t xml:space="preserve">This is the foundation required to win, grow, and retain </w:t>
      </w:r>
      <w:r w:rsidRPr="00391045" w:rsidR="005C7678">
        <w:rPr>
          <w:rFonts w:ascii="Calibri" w:hAnsi="Calibri" w:cs="Calibri"/>
          <w:sz w:val="22"/>
          <w:szCs w:val="22"/>
        </w:rPr>
        <w:t>customers</w:t>
      </w:r>
      <w:r w:rsidRPr="00391045">
        <w:rPr>
          <w:rFonts w:ascii="Calibri" w:hAnsi="Calibri" w:cs="Calibri"/>
          <w:sz w:val="22"/>
          <w:szCs w:val="22"/>
        </w:rPr>
        <w:t xml:space="preserve"> while reducing noise, cost, and operational risk.</w:t>
      </w:r>
    </w:p>
    <w:p w:rsidRPr="00391045" w:rsidR="00E84E15" w:rsidP="00E84E15" w:rsidRDefault="00E84E15" w14:paraId="37084738" w14:textId="77777777">
      <w:pPr>
        <w:spacing w:before="100" w:beforeAutospacing="1" w:after="100" w:afterAutospacing="1" w:line="300" w:lineRule="atLeast"/>
        <w:outlineLvl w:val="1"/>
        <w:rPr>
          <w:rFonts w:ascii="Calibri" w:hAnsi="Calibri" w:cs="Calibri"/>
          <w:b/>
          <w:bCs/>
          <w:sz w:val="22"/>
          <w:szCs w:val="22"/>
        </w:rPr>
      </w:pPr>
      <w:r w:rsidRPr="00E84E15">
        <w:rPr>
          <w:rFonts w:ascii="Calibri" w:hAnsi="Calibri" w:cs="Calibri"/>
          <w:b/>
          <w:bCs/>
          <w:sz w:val="22"/>
          <w:szCs w:val="22"/>
        </w:rPr>
        <w:t>Outcomes &amp; KPI Headline Targets</w:t>
      </w:r>
    </w:p>
    <w:p w:rsidRPr="00391045" w:rsidR="00C56EA3" w:rsidP="007A2416" w:rsidRDefault="00C56EA3" w14:paraId="4D824C30" w14:textId="4038C4E6">
      <w:pPr>
        <w:rPr>
          <w:rFonts w:ascii="Calibri" w:hAnsi="Calibri" w:cs="Calibri"/>
          <w:sz w:val="22"/>
          <w:szCs w:val="22"/>
        </w:rPr>
      </w:pPr>
      <w:r w:rsidRPr="00391045">
        <w:rPr>
          <w:rStyle w:val="Strong"/>
          <w:rFonts w:ascii="Calibri" w:hAnsi="Calibri" w:cs="Calibri" w:eastAsiaTheme="majorEastAsia"/>
          <w:sz w:val="22"/>
          <w:szCs w:val="22"/>
        </w:rPr>
        <w:t>1. Input Metrics (Direct KPIs — fully owned by Communications)</w:t>
      </w:r>
      <w:r w:rsidRPr="00391045" w:rsidR="000233A9">
        <w:rPr>
          <w:rStyle w:val="Strong"/>
          <w:rFonts w:ascii="Calibri" w:hAnsi="Calibri" w:cs="Calibri" w:eastAsiaTheme="majorEastAsia"/>
          <w:sz w:val="22"/>
          <w:szCs w:val="22"/>
        </w:rPr>
        <w:br/>
      </w:r>
    </w:p>
    <w:p w:rsidRPr="00391045" w:rsidR="00C56EA3" w:rsidP="007A2416" w:rsidRDefault="00C56EA3" w14:paraId="1AB19CDD" w14:textId="77777777">
      <w:pPr>
        <w:rPr>
          <w:rStyle w:val="Emphasis"/>
          <w:rFonts w:ascii="Calibri" w:hAnsi="Calibri" w:cs="Calibri" w:eastAsiaTheme="majorEastAsia"/>
          <w:sz w:val="22"/>
          <w:szCs w:val="22"/>
        </w:rPr>
      </w:pPr>
      <w:r w:rsidRPr="00391045">
        <w:rPr>
          <w:rStyle w:val="Emphasis"/>
          <w:rFonts w:ascii="Calibri" w:hAnsi="Calibri" w:cs="Calibri" w:eastAsiaTheme="majorEastAsia"/>
          <w:sz w:val="22"/>
          <w:szCs w:val="22"/>
        </w:rPr>
        <w:t>What we directly deliver. These are the capabilities, velocity, governance, and orchestration foundations we are accountable for.</w:t>
      </w:r>
    </w:p>
    <w:p w:rsidRPr="00391045" w:rsidR="007A2416" w:rsidP="007A2416" w:rsidRDefault="007A2416" w14:paraId="53A6E4BF" w14:textId="77777777">
      <w:pPr>
        <w:rPr>
          <w:rFonts w:ascii="Calibri" w:hAnsi="Calibri" w:cs="Calibri"/>
          <w:sz w:val="22"/>
          <w:szCs w:val="22"/>
        </w:rPr>
      </w:pPr>
    </w:p>
    <w:p w:rsidRPr="00391045" w:rsidR="00C56EA3" w:rsidP="007A2416" w:rsidRDefault="00C56EA3" w14:paraId="2ADB9271" w14:textId="43428B01">
      <w:pPr>
        <w:rPr>
          <w:rFonts w:ascii="Calibri" w:hAnsi="Calibri" w:cs="Calibri"/>
          <w:sz w:val="22"/>
          <w:szCs w:val="22"/>
        </w:rPr>
      </w:pPr>
      <w:r w:rsidRPr="00391045">
        <w:rPr>
          <w:rStyle w:val="Strong"/>
          <w:rFonts w:ascii="Calibri" w:hAnsi="Calibri" w:cs="Calibri" w:eastAsiaTheme="majorEastAsia"/>
          <w:sz w:val="22"/>
          <w:szCs w:val="22"/>
        </w:rPr>
        <w:t xml:space="preserve">2026 </w:t>
      </w:r>
      <w:r w:rsidRPr="00391045" w:rsidR="0095404E">
        <w:rPr>
          <w:rStyle w:val="Strong"/>
          <w:rFonts w:ascii="Calibri" w:hAnsi="Calibri" w:cs="Calibri" w:eastAsiaTheme="majorEastAsia"/>
          <w:sz w:val="22"/>
          <w:szCs w:val="22"/>
        </w:rPr>
        <w:t>-</w:t>
      </w:r>
      <w:r w:rsidRPr="00391045">
        <w:rPr>
          <w:rStyle w:val="Strong"/>
          <w:rFonts w:ascii="Calibri" w:hAnsi="Calibri" w:cs="Calibri" w:eastAsiaTheme="majorEastAsia"/>
          <w:sz w:val="22"/>
          <w:szCs w:val="22"/>
        </w:rPr>
        <w:t xml:space="preserve"> Direct Impact (Enablement Year)</w:t>
      </w:r>
    </w:p>
    <w:p w:rsidRPr="00391045" w:rsidR="00BB5E8D" w:rsidP="004D0259" w:rsidRDefault="00BB5E8D" w14:paraId="60C9CC90" w14:textId="064F3FE7">
      <w:pPr>
        <w:numPr>
          <w:ilvl w:val="0"/>
          <w:numId w:val="155"/>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Channel Creation</w:t>
      </w:r>
      <w:r w:rsidRPr="00391045" w:rsidR="00C56EA3">
        <w:rPr>
          <w:rStyle w:val="Strong"/>
          <w:rFonts w:ascii="Calibri" w:hAnsi="Calibri" w:cs="Calibri" w:eastAsiaTheme="majorEastAsia"/>
          <w:sz w:val="22"/>
          <w:szCs w:val="22"/>
        </w:rPr>
        <w:t xml:space="preserve"> Velocity:</w:t>
      </w:r>
      <w:r w:rsidRPr="00391045" w:rsidR="00C56EA3">
        <w:rPr>
          <w:rFonts w:ascii="Calibri" w:hAnsi="Calibri" w:cs="Calibri"/>
          <w:sz w:val="22"/>
          <w:szCs w:val="22"/>
        </w:rPr>
        <w:t xml:space="preserve"> 80% of placements/templates </w:t>
      </w:r>
      <w:r w:rsidRPr="00391045">
        <w:rPr>
          <w:rFonts w:ascii="Calibri" w:hAnsi="Calibri" w:cs="Calibri"/>
          <w:sz w:val="22"/>
          <w:szCs w:val="22"/>
        </w:rPr>
        <w:t xml:space="preserve">for new channels </w:t>
      </w:r>
      <w:r w:rsidRPr="00391045" w:rsidR="00C56EA3">
        <w:rPr>
          <w:rFonts w:ascii="Calibri" w:hAnsi="Calibri" w:cs="Calibri"/>
          <w:sz w:val="22"/>
          <w:szCs w:val="22"/>
        </w:rPr>
        <w:t xml:space="preserve">delivered within the </w:t>
      </w:r>
      <w:r w:rsidRPr="00391045" w:rsidR="00C56EA3">
        <w:rPr>
          <w:rFonts w:ascii="Calibri" w:hAnsi="Calibri" w:cs="Calibri"/>
          <w:b/>
          <w:bCs/>
          <w:sz w:val="22"/>
          <w:szCs w:val="22"/>
        </w:rPr>
        <w:t>3</w:t>
      </w:r>
      <w:r w:rsidRPr="00391045" w:rsidR="00C56EA3">
        <w:rPr>
          <w:rFonts w:ascii="Calibri" w:hAnsi="Calibri" w:cs="Calibri"/>
          <w:b/>
          <w:bCs/>
          <w:sz w:val="22"/>
          <w:szCs w:val="22"/>
        </w:rPr>
        <w:noBreakHyphen/>
      </w:r>
      <w:r w:rsidRPr="00391045" w:rsidR="00C56EA3">
        <w:rPr>
          <w:rFonts w:ascii="Calibri" w:hAnsi="Calibri" w:cs="Calibri"/>
          <w:b/>
          <w:bCs/>
          <w:sz w:val="22"/>
          <w:szCs w:val="22"/>
        </w:rPr>
        <w:t>day</w:t>
      </w:r>
      <w:r w:rsidRPr="00391045" w:rsidR="00C56EA3">
        <w:rPr>
          <w:rFonts w:ascii="Calibri" w:hAnsi="Calibri" w:cs="Calibri"/>
          <w:sz w:val="22"/>
          <w:szCs w:val="22"/>
        </w:rPr>
        <w:t xml:space="preserve"> SLA.</w:t>
      </w:r>
      <w:r w:rsidRPr="00391045">
        <w:rPr>
          <w:rFonts w:ascii="Calibri" w:hAnsi="Calibri" w:cs="Calibri"/>
          <w:sz w:val="22"/>
          <w:szCs w:val="22"/>
        </w:rPr>
        <w:t xml:space="preserve"> </w:t>
      </w:r>
    </w:p>
    <w:p w:rsidRPr="00391045" w:rsidR="000233A9" w:rsidP="004D0259" w:rsidRDefault="00F8019D" w14:paraId="4C85BE9B" w14:textId="0856B6F3">
      <w:pPr>
        <w:numPr>
          <w:ilvl w:val="0"/>
          <w:numId w:val="155"/>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Orchestration</w:t>
      </w:r>
      <w:r w:rsidRPr="00391045" w:rsidR="00C56EA3">
        <w:rPr>
          <w:rStyle w:val="Strong"/>
          <w:rFonts w:ascii="Calibri" w:hAnsi="Calibri" w:cs="Calibri" w:eastAsiaTheme="majorEastAsia"/>
          <w:sz w:val="22"/>
          <w:szCs w:val="22"/>
        </w:rPr>
        <w:t>:</w:t>
      </w:r>
      <w:r w:rsidRPr="00391045" w:rsidR="00C56EA3">
        <w:rPr>
          <w:rFonts w:ascii="Calibri" w:hAnsi="Calibri" w:cs="Calibri"/>
          <w:sz w:val="22"/>
          <w:szCs w:val="22"/>
        </w:rPr>
        <w:t xml:space="preserve"> </w:t>
      </w:r>
    </w:p>
    <w:p w:rsidRPr="00391045" w:rsidR="002822BA" w:rsidP="004D0259" w:rsidRDefault="002822BA" w14:paraId="516A359C" w14:textId="642CEA0C">
      <w:pPr>
        <w:numPr>
          <w:ilvl w:val="1"/>
          <w:numId w:val="155"/>
        </w:numPr>
        <w:spacing w:before="100" w:beforeAutospacing="1" w:after="100" w:afterAutospacing="1" w:line="300" w:lineRule="atLeast"/>
        <w:rPr>
          <w:rFonts w:ascii="Calibri" w:hAnsi="Calibri" w:cs="Calibri"/>
          <w:sz w:val="22"/>
          <w:szCs w:val="22"/>
        </w:rPr>
      </w:pPr>
      <w:r w:rsidRPr="00391045">
        <w:rPr>
          <w:rFonts w:ascii="Calibri" w:hAnsi="Calibri" w:cs="Calibri"/>
          <w:b/>
          <w:bCs/>
          <w:sz w:val="22"/>
          <w:szCs w:val="22"/>
        </w:rPr>
        <w:t>90</w:t>
      </w:r>
      <w:r w:rsidRPr="00391045" w:rsidR="00C56EA3">
        <w:rPr>
          <w:rFonts w:ascii="Calibri" w:hAnsi="Calibri" w:cs="Calibri"/>
          <w:b/>
          <w:bCs/>
          <w:sz w:val="22"/>
          <w:szCs w:val="22"/>
        </w:rPr>
        <w:t>%</w:t>
      </w:r>
      <w:r w:rsidRPr="00391045" w:rsidR="00C56EA3">
        <w:rPr>
          <w:rFonts w:ascii="Calibri" w:hAnsi="Calibri" w:cs="Calibri"/>
          <w:sz w:val="22"/>
          <w:szCs w:val="22"/>
        </w:rPr>
        <w:t xml:space="preserve"> </w:t>
      </w:r>
      <w:r w:rsidRPr="00391045" w:rsidR="00C56EA3">
        <w:rPr>
          <w:rFonts w:ascii="Calibri" w:hAnsi="Calibri" w:cs="Calibri"/>
          <w:b/>
          <w:bCs/>
          <w:sz w:val="22"/>
          <w:szCs w:val="22"/>
        </w:rPr>
        <w:t>CNH clean rate</w:t>
      </w:r>
      <w:r w:rsidRPr="00391045" w:rsidR="00C56EA3">
        <w:rPr>
          <w:rFonts w:ascii="Calibri" w:hAnsi="Calibri" w:cs="Calibri"/>
          <w:sz w:val="22"/>
          <w:szCs w:val="22"/>
        </w:rPr>
        <w:t xml:space="preserve"> (non</w:t>
      </w:r>
      <w:r w:rsidRPr="7B5B3232" w:rsidR="7CEF0ACB">
        <w:rPr>
          <w:rFonts w:ascii="Calibri" w:hAnsi="Calibri" w:cs="Calibri"/>
          <w:sz w:val="22"/>
          <w:szCs w:val="22"/>
        </w:rPr>
        <w:t>-</w:t>
      </w:r>
      <w:r w:rsidRPr="00391045" w:rsidR="00C56EA3">
        <w:rPr>
          <w:rFonts w:ascii="Calibri" w:hAnsi="Calibri" w:cs="Calibri"/>
          <w:sz w:val="22"/>
          <w:szCs w:val="22"/>
        </w:rPr>
        <w:t>partnership, non</w:t>
      </w:r>
      <w:r w:rsidRPr="7B5B3232" w:rsidR="2D94EE98">
        <w:rPr>
          <w:rFonts w:ascii="Calibri" w:hAnsi="Calibri" w:cs="Calibri"/>
          <w:sz w:val="22"/>
          <w:szCs w:val="22"/>
        </w:rPr>
        <w:t>-</w:t>
      </w:r>
      <w:r w:rsidRPr="00391045" w:rsidR="00C56EA3">
        <w:rPr>
          <w:rFonts w:ascii="Calibri" w:hAnsi="Calibri" w:cs="Calibri"/>
          <w:sz w:val="22"/>
          <w:szCs w:val="22"/>
        </w:rPr>
        <w:t xml:space="preserve">security); </w:t>
      </w:r>
    </w:p>
    <w:p w:rsidRPr="00391045" w:rsidR="00C56EA3" w:rsidP="004D0259" w:rsidRDefault="002822BA" w14:paraId="0F6A6BCE" w14:textId="49AAE7D2">
      <w:pPr>
        <w:numPr>
          <w:ilvl w:val="1"/>
          <w:numId w:val="155"/>
        </w:numPr>
        <w:spacing w:before="100" w:beforeAutospacing="1" w:after="100" w:afterAutospacing="1" w:line="300" w:lineRule="atLeast"/>
        <w:rPr>
          <w:rFonts w:ascii="Calibri" w:hAnsi="Calibri" w:cs="Calibri"/>
          <w:b/>
          <w:bCs/>
          <w:sz w:val="22"/>
          <w:szCs w:val="22"/>
        </w:rPr>
      </w:pPr>
      <w:r w:rsidRPr="00391045">
        <w:rPr>
          <w:rFonts w:ascii="Calibri" w:hAnsi="Calibri" w:cs="Calibri"/>
          <w:b/>
          <w:bCs/>
          <w:sz w:val="22"/>
          <w:szCs w:val="22"/>
        </w:rPr>
        <w:t>70</w:t>
      </w:r>
      <w:r w:rsidRPr="00391045" w:rsidR="00C56EA3">
        <w:rPr>
          <w:rFonts w:ascii="Calibri" w:hAnsi="Calibri" w:cs="Calibri"/>
          <w:b/>
          <w:bCs/>
          <w:sz w:val="22"/>
          <w:szCs w:val="22"/>
        </w:rPr>
        <w:t>%</w:t>
      </w:r>
      <w:r w:rsidRPr="00391045" w:rsidR="00C56EA3">
        <w:rPr>
          <w:rFonts w:ascii="Calibri" w:hAnsi="Calibri" w:cs="Calibri"/>
          <w:sz w:val="22"/>
          <w:szCs w:val="22"/>
        </w:rPr>
        <w:t xml:space="preserve"> </w:t>
      </w:r>
      <w:r w:rsidRPr="00391045" w:rsidR="00C56EA3">
        <w:rPr>
          <w:rFonts w:ascii="Calibri" w:hAnsi="Calibri" w:cs="Calibri"/>
          <w:b/>
          <w:bCs/>
          <w:sz w:val="22"/>
          <w:szCs w:val="22"/>
        </w:rPr>
        <w:t>recreation coverage</w:t>
      </w:r>
    </w:p>
    <w:p w:rsidRPr="00391045" w:rsidR="00760498" w:rsidP="004D0259" w:rsidRDefault="00C56EA3" w14:paraId="58861291" w14:textId="427ECFFA">
      <w:pPr>
        <w:numPr>
          <w:ilvl w:val="0"/>
          <w:numId w:val="155"/>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Governance Enforcement:</w:t>
      </w:r>
      <w:r w:rsidRPr="00391045">
        <w:rPr>
          <w:rFonts w:ascii="Calibri" w:hAnsi="Calibri" w:cs="Calibri"/>
          <w:sz w:val="22"/>
          <w:szCs w:val="22"/>
        </w:rPr>
        <w:t xml:space="preserve"> ≥99.9% preference &amp; compliance enforcement at send</w:t>
      </w:r>
      <w:r w:rsidRPr="7B5B3232" w:rsidR="614F55DD">
        <w:rPr>
          <w:rFonts w:ascii="Calibri" w:hAnsi="Calibri" w:cs="Calibri"/>
          <w:sz w:val="22"/>
          <w:szCs w:val="22"/>
        </w:rPr>
        <w:t>-</w:t>
      </w:r>
      <w:r w:rsidRPr="00391045">
        <w:rPr>
          <w:rFonts w:ascii="Calibri" w:hAnsi="Calibri" w:cs="Calibri"/>
          <w:sz w:val="22"/>
          <w:szCs w:val="22"/>
        </w:rPr>
        <w:t>time.</w:t>
      </w:r>
    </w:p>
    <w:p w:rsidRPr="00391045" w:rsidR="00760498" w:rsidP="004D0259" w:rsidRDefault="00760498" w14:paraId="771B806D" w14:textId="4963BBF7">
      <w:pPr>
        <w:numPr>
          <w:ilvl w:val="0"/>
          <w:numId w:val="155"/>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1"/>
          <w:szCs w:val="21"/>
        </w:rPr>
        <w:t>Channel Enablement</w:t>
      </w:r>
      <w:r w:rsidRPr="00391045">
        <w:rPr>
          <w:rFonts w:ascii="Calibri" w:hAnsi="Calibri" w:cs="Calibri"/>
          <w:sz w:val="22"/>
          <w:szCs w:val="22"/>
        </w:rPr>
        <w:t>:</w:t>
      </w:r>
      <w:r w:rsidRPr="00391045">
        <w:rPr>
          <w:rFonts w:ascii="Calibri" w:hAnsi="Calibri" w:cs="Calibri"/>
          <w:sz w:val="21"/>
          <w:szCs w:val="21"/>
        </w:rPr>
        <w:t xml:space="preserve"> Number of channels available via CEP out of </w:t>
      </w:r>
      <w:r w:rsidRPr="00391045">
        <w:rPr>
          <w:rStyle w:val="Strong"/>
          <w:rFonts w:ascii="Calibri" w:hAnsi="Calibri" w:cs="Calibri" w:eastAsiaTheme="majorEastAsia"/>
          <w:sz w:val="21"/>
          <w:szCs w:val="21"/>
        </w:rPr>
        <w:t>6 defined channel</w:t>
      </w:r>
      <w:r w:rsidRPr="00391045" w:rsidR="00DC3793">
        <w:rPr>
          <w:rStyle w:val="Strong"/>
          <w:rFonts w:ascii="Calibri" w:hAnsi="Calibri" w:cs="Calibri" w:eastAsiaTheme="majorEastAsia"/>
          <w:sz w:val="21"/>
          <w:szCs w:val="21"/>
        </w:rPr>
        <w:t>s.</w:t>
      </w:r>
    </w:p>
    <w:p w:rsidRPr="00391045" w:rsidR="00C56EA3" w:rsidP="007A2416" w:rsidRDefault="00C56EA3" w14:paraId="46B4B8B6" w14:textId="02669729">
      <w:pPr>
        <w:rPr>
          <w:rFonts w:ascii="Calibri" w:hAnsi="Calibri" w:cs="Calibri"/>
          <w:sz w:val="22"/>
          <w:szCs w:val="22"/>
        </w:rPr>
      </w:pPr>
      <w:r w:rsidRPr="00391045">
        <w:rPr>
          <w:rStyle w:val="Strong"/>
          <w:rFonts w:ascii="Calibri" w:hAnsi="Calibri" w:cs="Calibri" w:eastAsiaTheme="majorEastAsia"/>
          <w:sz w:val="22"/>
          <w:szCs w:val="22"/>
        </w:rPr>
        <w:t xml:space="preserve">By 2028 </w:t>
      </w:r>
      <w:r w:rsidRPr="00391045" w:rsidR="0095404E">
        <w:rPr>
          <w:rStyle w:val="Strong"/>
          <w:rFonts w:ascii="Calibri" w:hAnsi="Calibri" w:cs="Calibri" w:eastAsiaTheme="majorEastAsia"/>
          <w:sz w:val="22"/>
          <w:szCs w:val="22"/>
        </w:rPr>
        <w:t>-</w:t>
      </w:r>
      <w:r w:rsidRPr="00391045">
        <w:rPr>
          <w:rStyle w:val="Strong"/>
          <w:rFonts w:ascii="Calibri" w:hAnsi="Calibri" w:cs="Calibri" w:eastAsiaTheme="majorEastAsia"/>
          <w:sz w:val="22"/>
          <w:szCs w:val="22"/>
        </w:rPr>
        <w:t xml:space="preserve"> Direct Impact (Fully Scaled Foundation)</w:t>
      </w:r>
    </w:p>
    <w:p w:rsidRPr="00391045" w:rsidR="00C56EA3" w:rsidP="004D0259" w:rsidRDefault="00C56EA3" w14:paraId="1E1EF676" w14:textId="236E7296">
      <w:pPr>
        <w:numPr>
          <w:ilvl w:val="0"/>
          <w:numId w:val="156"/>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Orchestration Coverage:</w:t>
      </w:r>
      <w:r w:rsidRPr="00391045">
        <w:rPr>
          <w:rFonts w:ascii="Calibri" w:hAnsi="Calibri" w:cs="Calibri"/>
          <w:sz w:val="22"/>
          <w:szCs w:val="22"/>
        </w:rPr>
        <w:t xml:space="preserve"> </w:t>
      </w:r>
      <w:r w:rsidRPr="00391045" w:rsidR="00B66B52">
        <w:rPr>
          <w:rFonts w:ascii="Calibri" w:hAnsi="Calibri" w:cs="Calibri"/>
          <w:sz w:val="22"/>
          <w:szCs w:val="22"/>
        </w:rPr>
        <w:t>100</w:t>
      </w:r>
      <w:r w:rsidRPr="00391045">
        <w:rPr>
          <w:rFonts w:ascii="Calibri" w:hAnsi="Calibri" w:cs="Calibri"/>
          <w:sz w:val="22"/>
          <w:szCs w:val="22"/>
        </w:rPr>
        <w:t>% of eligible communications via CEP.</w:t>
      </w:r>
    </w:p>
    <w:p w:rsidRPr="00391045" w:rsidR="00EF3421" w:rsidP="004D0259" w:rsidRDefault="00EF3421" w14:paraId="5C71D3BB" w14:textId="159BF402">
      <w:pPr>
        <w:numPr>
          <w:ilvl w:val="0"/>
          <w:numId w:val="156"/>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Role/Entity Readiness Coverage:</w:t>
      </w:r>
      <w:r w:rsidRPr="00391045">
        <w:rPr>
          <w:rFonts w:ascii="Calibri" w:hAnsi="Calibri" w:cs="Calibri"/>
          <w:sz w:val="22"/>
          <w:szCs w:val="22"/>
        </w:rPr>
        <w:t xml:space="preserve"> </w:t>
      </w:r>
      <w:r w:rsidRPr="00391045" w:rsidR="00032471">
        <w:rPr>
          <w:rFonts w:ascii="Calibri" w:hAnsi="Calibri" w:cs="Calibri"/>
          <w:sz w:val="22"/>
          <w:szCs w:val="22"/>
        </w:rPr>
        <w:t xml:space="preserve">85% across eligible </w:t>
      </w:r>
      <w:r w:rsidRPr="00391045" w:rsidR="000B59A1">
        <w:rPr>
          <w:rFonts w:ascii="Calibri" w:hAnsi="Calibri" w:cs="Calibri"/>
          <w:sz w:val="22"/>
          <w:szCs w:val="22"/>
        </w:rPr>
        <w:t>communication</w:t>
      </w:r>
      <w:r w:rsidRPr="00391045" w:rsidR="00032471">
        <w:rPr>
          <w:rFonts w:ascii="Calibri" w:hAnsi="Calibri" w:cs="Calibri"/>
          <w:sz w:val="22"/>
          <w:szCs w:val="22"/>
        </w:rPr>
        <w:t xml:space="preserve"> channels.</w:t>
      </w:r>
    </w:p>
    <w:p w:rsidRPr="00391045" w:rsidR="00C56EA3" w:rsidP="004D0259" w:rsidRDefault="00C56EA3" w14:paraId="24E1C644" w14:textId="77777777">
      <w:pPr>
        <w:numPr>
          <w:ilvl w:val="0"/>
          <w:numId w:val="156"/>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Operational Efficiency:</w:t>
      </w:r>
      <w:r w:rsidRPr="00391045">
        <w:rPr>
          <w:rFonts w:ascii="Calibri" w:hAnsi="Calibri" w:cs="Calibri"/>
          <w:sz w:val="22"/>
          <w:szCs w:val="22"/>
        </w:rPr>
        <w:t xml:space="preserve"> Engineering effort per new communication reduced by 75%.</w:t>
      </w:r>
    </w:p>
    <w:p w:rsidRPr="00391045" w:rsidR="00C56EA3" w:rsidP="004D0259" w:rsidRDefault="00C56EA3" w14:paraId="047FD76E" w14:textId="77777777">
      <w:pPr>
        <w:numPr>
          <w:ilvl w:val="0"/>
          <w:numId w:val="156"/>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Governance Quality:</w:t>
      </w:r>
      <w:r w:rsidRPr="00391045">
        <w:rPr>
          <w:rFonts w:ascii="Calibri" w:hAnsi="Calibri" w:cs="Calibri"/>
          <w:sz w:val="22"/>
          <w:szCs w:val="22"/>
        </w:rPr>
        <w:t xml:space="preserve"> ≥90% underperformers optimized/retired within 90 days.</w:t>
      </w:r>
    </w:p>
    <w:p w:rsidRPr="00391045" w:rsidR="00C56EA3" w:rsidP="004D0259" w:rsidRDefault="00C56EA3" w14:paraId="19EF7D57" w14:textId="5A7D48DF">
      <w:pPr>
        <w:numPr>
          <w:ilvl w:val="0"/>
          <w:numId w:val="156"/>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Full Policy-as-Code Enforcement:</w:t>
      </w:r>
      <w:r w:rsidRPr="00391045">
        <w:rPr>
          <w:rFonts w:ascii="Calibri" w:hAnsi="Calibri" w:cs="Calibri"/>
          <w:sz w:val="22"/>
          <w:szCs w:val="22"/>
        </w:rPr>
        <w:t xml:space="preserve"> 0 governance violations at build/send.</w:t>
      </w:r>
    </w:p>
    <w:p w:rsidRPr="00391045" w:rsidR="00C56EA3" w:rsidP="00C56EA3" w:rsidRDefault="00C56EA3" w14:paraId="13A834B2" w14:textId="77777777">
      <w:pPr>
        <w:rPr>
          <w:rFonts w:ascii="Calibri" w:hAnsi="Calibri" w:cs="Calibri"/>
          <w:sz w:val="22"/>
          <w:szCs w:val="22"/>
        </w:rPr>
      </w:pPr>
      <w:r w:rsidRPr="00391045">
        <w:rPr>
          <w:rStyle w:val="Strong"/>
          <w:rFonts w:ascii="Calibri" w:hAnsi="Calibri" w:cs="Calibri" w:eastAsiaTheme="majorEastAsia"/>
          <w:sz w:val="22"/>
          <w:szCs w:val="22"/>
        </w:rPr>
        <w:t>2. Output Metrics (Influence KPIs — enabled but not solely owned)</w:t>
      </w:r>
    </w:p>
    <w:p w:rsidRPr="00391045" w:rsidR="00C56EA3" w:rsidP="00C56EA3" w:rsidRDefault="00C56EA3" w14:paraId="36FA4C15" w14:textId="77777777">
      <w:pPr>
        <w:pStyle w:val="NormalWeb"/>
        <w:spacing w:line="300" w:lineRule="atLeast"/>
        <w:rPr>
          <w:rFonts w:ascii="Calibri" w:hAnsi="Calibri" w:cs="Calibri"/>
          <w:sz w:val="22"/>
          <w:szCs w:val="22"/>
        </w:rPr>
      </w:pPr>
      <w:r w:rsidRPr="00391045">
        <w:rPr>
          <w:rStyle w:val="Emphasis"/>
          <w:rFonts w:ascii="Calibri" w:hAnsi="Calibri" w:cs="Calibri" w:eastAsiaTheme="majorEastAsia"/>
          <w:sz w:val="22"/>
          <w:szCs w:val="22"/>
        </w:rPr>
        <w:t>What improves because the foundation exists. Influenced by targeting, creative, content, UX, timing, and domain strategy.</w:t>
      </w:r>
    </w:p>
    <w:p w:rsidRPr="00391045" w:rsidR="00C56EA3" w:rsidP="00C56EA3" w:rsidRDefault="00C56EA3" w14:paraId="3B459D0B" w14:textId="77777777">
      <w:pPr>
        <w:rPr>
          <w:rFonts w:ascii="Calibri" w:hAnsi="Calibri" w:cs="Calibri"/>
          <w:sz w:val="22"/>
          <w:szCs w:val="22"/>
        </w:rPr>
      </w:pPr>
      <w:r w:rsidRPr="00391045">
        <w:rPr>
          <w:rStyle w:val="Strong"/>
          <w:rFonts w:ascii="Calibri" w:hAnsi="Calibri" w:cs="Calibri" w:eastAsiaTheme="majorEastAsia"/>
          <w:sz w:val="22"/>
          <w:szCs w:val="22"/>
        </w:rPr>
        <w:t>2026 — Expected Impact (First Effects)</w:t>
      </w:r>
    </w:p>
    <w:p w:rsidRPr="00391045" w:rsidR="00C83412" w:rsidP="004D0259" w:rsidRDefault="00C56EA3" w14:paraId="5838D077" w14:textId="77777777">
      <w:pPr>
        <w:numPr>
          <w:ilvl w:val="0"/>
          <w:numId w:val="157"/>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Channel Effectiveness:</w:t>
      </w:r>
      <w:r w:rsidRPr="00391045">
        <w:rPr>
          <w:rFonts w:ascii="Calibri" w:hAnsi="Calibri" w:cs="Calibri"/>
          <w:sz w:val="22"/>
          <w:szCs w:val="22"/>
        </w:rPr>
        <w:t xml:space="preserve"> +3% CTR uplift on targeted channels.</w:t>
      </w:r>
    </w:p>
    <w:p w:rsidRPr="00391045" w:rsidR="00C83412" w:rsidP="004D0259" w:rsidRDefault="00C56EA3" w14:paraId="15BE139B" w14:textId="38D7CFBC">
      <w:pPr>
        <w:numPr>
          <w:ilvl w:val="0"/>
          <w:numId w:val="157"/>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Noise Reduction:</w:t>
      </w:r>
      <w:r w:rsidRPr="00391045">
        <w:rPr>
          <w:rFonts w:ascii="Calibri" w:hAnsi="Calibri" w:cs="Calibri"/>
          <w:sz w:val="22"/>
          <w:szCs w:val="22"/>
        </w:rPr>
        <w:t xml:space="preserve"> </w:t>
      </w:r>
      <w:r w:rsidRPr="00391045" w:rsidR="00C83412">
        <w:rPr>
          <w:rFonts w:ascii="Calibri" w:hAnsi="Calibri" w:cs="Calibri"/>
          <w:sz w:val="21"/>
          <w:szCs w:val="21"/>
        </w:rPr>
        <w:t>Reduction in duplicate/conflicting sends and early decrease in communication</w:t>
      </w:r>
      <w:r w:rsidRPr="7B5B3232" w:rsidR="3AAFB077">
        <w:rPr>
          <w:rFonts w:ascii="Calibri" w:hAnsi="Calibri" w:cs="Calibri"/>
          <w:sz w:val="21"/>
          <w:szCs w:val="21"/>
        </w:rPr>
        <w:t>-</w:t>
      </w:r>
      <w:r w:rsidRPr="00391045" w:rsidR="00C83412">
        <w:rPr>
          <w:rFonts w:ascii="Calibri" w:hAnsi="Calibri" w:cs="Calibri"/>
          <w:sz w:val="21"/>
          <w:szCs w:val="21"/>
        </w:rPr>
        <w:t>related tickets through structured recreation.</w:t>
      </w:r>
    </w:p>
    <w:p w:rsidRPr="00391045" w:rsidR="00C56EA3" w:rsidP="004D0259" w:rsidRDefault="00C56EA3" w14:paraId="69299933" w14:textId="1DD0F862">
      <w:pPr>
        <w:numPr>
          <w:ilvl w:val="0"/>
          <w:numId w:val="157"/>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Experience Stability:</w:t>
      </w:r>
      <w:r w:rsidRPr="00391045">
        <w:rPr>
          <w:rFonts w:ascii="Calibri" w:hAnsi="Calibri" w:cs="Calibri"/>
          <w:sz w:val="22"/>
          <w:szCs w:val="22"/>
        </w:rPr>
        <w:t xml:space="preserve"> </w:t>
      </w:r>
      <w:r w:rsidRPr="00391045" w:rsidR="00C83412">
        <w:rPr>
          <w:rFonts w:ascii="Calibri" w:hAnsi="Calibri" w:cs="Calibri"/>
          <w:sz w:val="21"/>
          <w:szCs w:val="21"/>
        </w:rPr>
        <w:t>More consistent and trustworthy communication behavior across applications and channels.</w:t>
      </w:r>
    </w:p>
    <w:p w:rsidRPr="00391045" w:rsidR="00C56EA3" w:rsidP="00C56EA3" w:rsidRDefault="00C56EA3" w14:paraId="7BE72E6A" w14:textId="77777777">
      <w:pPr>
        <w:rPr>
          <w:rFonts w:ascii="Calibri" w:hAnsi="Calibri" w:cs="Calibri"/>
          <w:sz w:val="22"/>
          <w:szCs w:val="22"/>
        </w:rPr>
      </w:pPr>
      <w:r w:rsidRPr="00391045">
        <w:rPr>
          <w:rStyle w:val="Strong"/>
          <w:rFonts w:ascii="Calibri" w:hAnsi="Calibri" w:cs="Calibri" w:eastAsiaTheme="majorEastAsia"/>
          <w:sz w:val="22"/>
          <w:szCs w:val="22"/>
        </w:rPr>
        <w:t>By 2028 — Full Impact (3</w:t>
      </w:r>
      <w:r w:rsidRPr="00391045">
        <w:rPr>
          <w:rStyle w:val="Strong"/>
          <w:rFonts w:ascii="Calibri" w:hAnsi="Calibri" w:cs="Calibri" w:eastAsiaTheme="majorEastAsia"/>
          <w:sz w:val="22"/>
          <w:szCs w:val="22"/>
        </w:rPr>
        <w:noBreakHyphen/>
      </w:r>
      <w:r w:rsidRPr="00391045">
        <w:rPr>
          <w:rStyle w:val="Strong"/>
          <w:rFonts w:ascii="Calibri" w:hAnsi="Calibri" w:cs="Calibri" w:eastAsiaTheme="majorEastAsia"/>
          <w:sz w:val="22"/>
          <w:szCs w:val="22"/>
        </w:rPr>
        <w:t>Year Outcome)</w:t>
      </w:r>
    </w:p>
    <w:p w:rsidRPr="00391045" w:rsidR="00C83412" w:rsidP="004D0259" w:rsidRDefault="00C83412" w14:paraId="1E542CE2" w14:textId="77777777">
      <w:pPr>
        <w:numPr>
          <w:ilvl w:val="0"/>
          <w:numId w:val="158"/>
        </w:numPr>
        <w:spacing w:before="100" w:beforeAutospacing="1" w:after="100" w:afterAutospacing="1" w:line="300" w:lineRule="atLeast"/>
        <w:rPr>
          <w:rStyle w:val="Strong"/>
          <w:rFonts w:ascii="Calibri" w:hAnsi="Calibri" w:cs="Calibri"/>
          <w:b w:val="0"/>
          <w:bCs w:val="0"/>
          <w:sz w:val="22"/>
          <w:szCs w:val="22"/>
        </w:rPr>
      </w:pPr>
      <w:r w:rsidRPr="00391045">
        <w:rPr>
          <w:rStyle w:val="Strong"/>
          <w:rFonts w:ascii="Calibri" w:hAnsi="Calibri" w:cs="Calibri"/>
          <w:sz w:val="22"/>
          <w:szCs w:val="22"/>
        </w:rPr>
        <w:t>Customer Transparency:</w:t>
      </w:r>
    </w:p>
    <w:p w:rsidRPr="00391045" w:rsidR="002F239D" w:rsidP="004D0259" w:rsidRDefault="002F239D" w14:paraId="4AE049D4" w14:textId="5D686569">
      <w:pPr>
        <w:numPr>
          <w:ilvl w:val="1"/>
          <w:numId w:val="158"/>
        </w:numPr>
        <w:spacing w:before="100" w:beforeAutospacing="1" w:after="100" w:afterAutospacing="1" w:line="300" w:lineRule="atLeast"/>
        <w:rPr>
          <w:rStyle w:val="Strong"/>
          <w:rFonts w:ascii="Calibri" w:hAnsi="Calibri" w:cs="Calibri"/>
          <w:b w:val="0"/>
          <w:bCs w:val="0"/>
          <w:sz w:val="22"/>
          <w:szCs w:val="22"/>
        </w:rPr>
      </w:pPr>
      <w:r w:rsidRPr="00391045">
        <w:rPr>
          <w:rStyle w:val="Strong"/>
          <w:rFonts w:ascii="Calibri" w:hAnsi="Calibri" w:cs="Calibri"/>
          <w:b w:val="0"/>
          <w:bCs w:val="0"/>
          <w:sz w:val="22"/>
          <w:szCs w:val="22"/>
        </w:rPr>
        <w:t>1</w:t>
      </w:r>
      <w:r w:rsidRPr="00391045" w:rsidR="00CB0A7D">
        <w:rPr>
          <w:rStyle w:val="Strong"/>
          <w:rFonts w:ascii="Calibri" w:hAnsi="Calibri" w:cs="Calibri"/>
          <w:b w:val="0"/>
          <w:bCs w:val="0"/>
          <w:sz w:val="22"/>
          <w:szCs w:val="22"/>
        </w:rPr>
        <w:t>0</w:t>
      </w:r>
      <w:r w:rsidRPr="00391045">
        <w:rPr>
          <w:rStyle w:val="Strong"/>
          <w:rFonts w:ascii="Calibri" w:hAnsi="Calibri" w:cs="Calibri"/>
          <w:b w:val="0"/>
          <w:bCs w:val="0"/>
          <w:sz w:val="22"/>
          <w:szCs w:val="22"/>
        </w:rPr>
        <w:t>-1</w:t>
      </w:r>
      <w:r w:rsidRPr="00391045" w:rsidR="00CB0A7D">
        <w:rPr>
          <w:rStyle w:val="Strong"/>
          <w:rFonts w:ascii="Calibri" w:hAnsi="Calibri" w:cs="Calibri"/>
          <w:b w:val="0"/>
          <w:bCs w:val="0"/>
          <w:sz w:val="22"/>
          <w:szCs w:val="22"/>
        </w:rPr>
        <w:t>5</w:t>
      </w:r>
      <w:r w:rsidRPr="00391045">
        <w:rPr>
          <w:rStyle w:val="Strong"/>
          <w:rFonts w:ascii="Calibri" w:hAnsi="Calibri" w:cs="Calibri"/>
          <w:b w:val="0"/>
          <w:bCs w:val="0"/>
          <w:sz w:val="22"/>
          <w:szCs w:val="22"/>
        </w:rPr>
        <w:t>% reduction in CC tickets related to ‘how-</w:t>
      </w:r>
      <w:proofErr w:type="spellStart"/>
      <w:r w:rsidRPr="00391045">
        <w:rPr>
          <w:rStyle w:val="Strong"/>
          <w:rFonts w:ascii="Calibri" w:hAnsi="Calibri" w:cs="Calibri"/>
          <w:b w:val="0"/>
          <w:bCs w:val="0"/>
          <w:sz w:val="22"/>
          <w:szCs w:val="22"/>
        </w:rPr>
        <w:t>tos’</w:t>
      </w:r>
      <w:proofErr w:type="spellEnd"/>
      <w:r w:rsidRPr="00391045">
        <w:rPr>
          <w:rStyle w:val="Strong"/>
          <w:rFonts w:ascii="Calibri" w:hAnsi="Calibri" w:cs="Calibri"/>
          <w:b w:val="0"/>
          <w:bCs w:val="0"/>
          <w:sz w:val="22"/>
          <w:szCs w:val="22"/>
        </w:rPr>
        <w:t xml:space="preserve"> or unclear status.</w:t>
      </w:r>
    </w:p>
    <w:p w:rsidRPr="00391045" w:rsidR="00C56EA3" w:rsidP="004D0259" w:rsidRDefault="00C56EA3" w14:paraId="6EEC8022" w14:textId="7F21B316">
      <w:pPr>
        <w:numPr>
          <w:ilvl w:val="0"/>
          <w:numId w:val="158"/>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Lifecycle Performance:</w:t>
      </w:r>
      <w:r w:rsidRPr="00391045">
        <w:rPr>
          <w:rFonts w:ascii="Calibri" w:hAnsi="Calibri" w:cs="Calibri"/>
          <w:sz w:val="22"/>
          <w:szCs w:val="22"/>
        </w:rPr>
        <w:t xml:space="preserve"> +20–30% uplift across action-driven and lifecycle journeys.</w:t>
      </w:r>
    </w:p>
    <w:p w:rsidRPr="00391045" w:rsidR="00C56EA3" w:rsidP="004D0259" w:rsidRDefault="00C56EA3" w14:paraId="01FC7A49" w14:textId="77777777">
      <w:pPr>
        <w:numPr>
          <w:ilvl w:val="0"/>
          <w:numId w:val="158"/>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Action Completion:</w:t>
      </w:r>
      <w:r w:rsidRPr="00391045">
        <w:rPr>
          <w:rFonts w:ascii="Calibri" w:hAnsi="Calibri" w:cs="Calibri"/>
          <w:sz w:val="22"/>
          <w:szCs w:val="22"/>
        </w:rPr>
        <w:t xml:space="preserve"> Sustained +15–20% increase across key flows.</w:t>
      </w:r>
    </w:p>
    <w:p w:rsidRPr="00391045" w:rsidR="00C56EA3" w:rsidP="004D0259" w:rsidRDefault="00C56EA3" w14:paraId="4DEC0594" w14:textId="77777777">
      <w:pPr>
        <w:numPr>
          <w:ilvl w:val="0"/>
          <w:numId w:val="158"/>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Predictive Intelligence:</w:t>
      </w:r>
      <w:r w:rsidRPr="00391045">
        <w:rPr>
          <w:rFonts w:ascii="Calibri" w:hAnsi="Calibri" w:cs="Calibri"/>
          <w:sz w:val="22"/>
          <w:szCs w:val="22"/>
        </w:rPr>
        <w:t xml:space="preserve"> +10–15% incremental uplift from predictive orchestration.</w:t>
      </w:r>
    </w:p>
    <w:p w:rsidRPr="00391045" w:rsidR="00C56EA3" w:rsidP="004D0259" w:rsidRDefault="00C56EA3" w14:paraId="729EEE69" w14:textId="77777777">
      <w:pPr>
        <w:numPr>
          <w:ilvl w:val="0"/>
          <w:numId w:val="158"/>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Customer Trust:</w:t>
      </w:r>
      <w:r w:rsidRPr="00391045">
        <w:rPr>
          <w:rFonts w:ascii="Calibri" w:hAnsi="Calibri" w:cs="Calibri"/>
          <w:sz w:val="22"/>
          <w:szCs w:val="22"/>
        </w:rPr>
        <w:t xml:space="preserve"> Communication Trust Score +10% (2027 baseline → 2028 target).</w:t>
      </w:r>
    </w:p>
    <w:p w:rsidRPr="00391045" w:rsidR="00C56EA3" w:rsidP="004D0259" w:rsidRDefault="00C56EA3" w14:paraId="562D1559" w14:textId="77777777">
      <w:pPr>
        <w:numPr>
          <w:ilvl w:val="0"/>
          <w:numId w:val="158"/>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Operational Cost Impact:</w:t>
      </w:r>
      <w:r w:rsidRPr="00391045">
        <w:rPr>
          <w:rFonts w:ascii="Calibri" w:hAnsi="Calibri" w:cs="Calibri"/>
          <w:sz w:val="22"/>
          <w:szCs w:val="22"/>
        </w:rPr>
        <w:t xml:space="preserve"> Significant reduction in investigation time and support tickets due to BO ledger &amp; deduplication.</w:t>
      </w:r>
    </w:p>
    <w:p w:rsidRPr="00E84E15" w:rsidR="00E84E15" w:rsidP="004D0259" w:rsidRDefault="00C56EA3" w14:paraId="63F2F006" w14:textId="5977B149">
      <w:pPr>
        <w:numPr>
          <w:ilvl w:val="0"/>
          <w:numId w:val="158"/>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Regulatory &amp; Risk:</w:t>
      </w:r>
      <w:r w:rsidRPr="00391045">
        <w:rPr>
          <w:rFonts w:ascii="Calibri" w:hAnsi="Calibri" w:cs="Calibri"/>
          <w:sz w:val="22"/>
          <w:szCs w:val="22"/>
        </w:rPr>
        <w:t xml:space="preserve"> 0 critical compliance breaches tied to communication execution.</w:t>
      </w:r>
    </w:p>
    <w:p w:rsidRPr="00E84E15" w:rsidR="00E84E15" w:rsidP="00E84E15" w:rsidRDefault="00E84E15" w14:paraId="79EEFAE1" w14:textId="26039E22">
      <w:pPr>
        <w:spacing w:before="100" w:beforeAutospacing="1" w:after="100" w:afterAutospacing="1" w:line="300" w:lineRule="atLeast"/>
        <w:outlineLvl w:val="1"/>
        <w:rPr>
          <w:rFonts w:ascii="Calibri" w:hAnsi="Calibri" w:cs="Calibri"/>
          <w:b/>
          <w:bCs/>
          <w:sz w:val="22"/>
          <w:szCs w:val="22"/>
        </w:rPr>
      </w:pPr>
      <w:r w:rsidRPr="00E84E15">
        <w:rPr>
          <w:rFonts w:ascii="Calibri" w:hAnsi="Calibri" w:cs="Calibri"/>
          <w:b/>
          <w:bCs/>
          <w:sz w:val="22"/>
          <w:szCs w:val="22"/>
        </w:rPr>
        <w:t>What gets delivered</w:t>
      </w:r>
    </w:p>
    <w:p w:rsidRPr="00391045" w:rsidR="00F25798" w:rsidP="004D0259" w:rsidRDefault="00F25798" w14:paraId="17F0C506" w14:textId="22EEEAE9">
      <w:pPr>
        <w:pStyle w:val="ListParagraph"/>
        <w:numPr>
          <w:ilvl w:val="0"/>
          <w:numId w:val="159"/>
        </w:numPr>
        <w:rPr>
          <w:rFonts w:ascii="Calibri" w:hAnsi="Calibri" w:cs="Calibri"/>
          <w:b/>
          <w:bCs/>
          <w:sz w:val="22"/>
          <w:szCs w:val="22"/>
        </w:rPr>
      </w:pPr>
      <w:r w:rsidRPr="00391045">
        <w:rPr>
          <w:rFonts w:ascii="Calibri" w:hAnsi="Calibri" w:cs="Calibri"/>
          <w:b/>
          <w:bCs/>
          <w:sz w:val="22"/>
          <w:szCs w:val="22"/>
        </w:rPr>
        <w:t>Orchestration (CEP, multi</w:t>
      </w:r>
      <w:r w:rsidRPr="00391045">
        <w:rPr>
          <w:rFonts w:ascii="Calibri" w:hAnsi="Calibri" w:cs="Calibri"/>
          <w:b/>
          <w:bCs/>
          <w:sz w:val="22"/>
          <w:szCs w:val="22"/>
        </w:rPr>
        <w:noBreakHyphen/>
      </w:r>
      <w:r w:rsidRPr="00391045">
        <w:rPr>
          <w:rFonts w:ascii="Calibri" w:hAnsi="Calibri" w:cs="Calibri"/>
          <w:b/>
          <w:bCs/>
          <w:sz w:val="22"/>
          <w:szCs w:val="22"/>
        </w:rPr>
        <w:t>vendor)</w:t>
      </w:r>
    </w:p>
    <w:p w:rsidRPr="00391045" w:rsidR="00F25798" w:rsidP="00F25798" w:rsidRDefault="00F25798" w14:paraId="0AC33526" w14:textId="3E8383EE">
      <w:pPr>
        <w:rPr>
          <w:rFonts w:ascii="Calibri" w:hAnsi="Calibri" w:cs="Calibri"/>
          <w:sz w:val="22"/>
          <w:szCs w:val="22"/>
        </w:rPr>
      </w:pPr>
      <w:r w:rsidRPr="00391045">
        <w:rPr>
          <w:rFonts w:ascii="Calibri" w:hAnsi="Calibri" w:cs="Calibri"/>
          <w:sz w:val="22"/>
          <w:szCs w:val="22"/>
        </w:rPr>
        <w:t>A centralized, event</w:t>
      </w:r>
      <w:r w:rsidRPr="7B5B3232" w:rsidR="15060C6A">
        <w:rPr>
          <w:rFonts w:ascii="Calibri" w:hAnsi="Calibri" w:cs="Calibri"/>
          <w:sz w:val="22"/>
          <w:szCs w:val="22"/>
        </w:rPr>
        <w:t>-</w:t>
      </w:r>
      <w:r w:rsidRPr="00391045">
        <w:rPr>
          <w:rFonts w:ascii="Calibri" w:hAnsi="Calibri" w:cs="Calibri"/>
          <w:sz w:val="22"/>
          <w:szCs w:val="22"/>
        </w:rPr>
        <w:t xml:space="preserve">driven orchestration capability (ROW + China) that </w:t>
      </w:r>
      <w:r w:rsidRPr="00391045">
        <w:rPr>
          <w:rStyle w:val="Strong"/>
          <w:rFonts w:ascii="Calibri" w:hAnsi="Calibri" w:cs="Calibri" w:eastAsiaTheme="majorEastAsia"/>
          <w:sz w:val="22"/>
          <w:szCs w:val="22"/>
        </w:rPr>
        <w:t>removes engineering dependency</w:t>
      </w:r>
      <w:r w:rsidRPr="00391045">
        <w:rPr>
          <w:rFonts w:ascii="Calibri" w:hAnsi="Calibri" w:cs="Calibri"/>
          <w:sz w:val="22"/>
          <w:szCs w:val="22"/>
        </w:rPr>
        <w:t xml:space="preserve">, </w:t>
      </w:r>
      <w:r w:rsidRPr="00391045">
        <w:rPr>
          <w:rStyle w:val="Strong"/>
          <w:rFonts w:ascii="Calibri" w:hAnsi="Calibri" w:cs="Calibri" w:eastAsiaTheme="majorEastAsia"/>
          <w:sz w:val="22"/>
          <w:szCs w:val="22"/>
        </w:rPr>
        <w:t>accelerates execution</w:t>
      </w:r>
      <w:r w:rsidRPr="00391045">
        <w:rPr>
          <w:rFonts w:ascii="Calibri" w:hAnsi="Calibri" w:cs="Calibri"/>
          <w:sz w:val="22"/>
          <w:szCs w:val="22"/>
        </w:rPr>
        <w:t xml:space="preserve">, and </w:t>
      </w:r>
      <w:r w:rsidRPr="00391045">
        <w:rPr>
          <w:rStyle w:val="Strong"/>
          <w:rFonts w:ascii="Calibri" w:hAnsi="Calibri" w:cs="Calibri" w:eastAsiaTheme="majorEastAsia"/>
          <w:sz w:val="22"/>
          <w:szCs w:val="22"/>
        </w:rPr>
        <w:t>enforces consistency</w:t>
      </w:r>
      <w:r w:rsidRPr="00391045">
        <w:rPr>
          <w:rFonts w:ascii="Calibri" w:hAnsi="Calibri" w:cs="Calibri"/>
          <w:sz w:val="22"/>
          <w:szCs w:val="22"/>
        </w:rPr>
        <w:t xml:space="preserve"> across all customer communications.</w:t>
      </w:r>
    </w:p>
    <w:p w:rsidRPr="00391045" w:rsidR="00F25798" w:rsidP="004D0259" w:rsidRDefault="00F25798" w14:paraId="7DDAAE98" w14:textId="4F823184">
      <w:pPr>
        <w:pStyle w:val="ListParagraph"/>
        <w:numPr>
          <w:ilvl w:val="0"/>
          <w:numId w:val="152"/>
        </w:numPr>
        <w:rPr>
          <w:rFonts w:ascii="Calibri" w:hAnsi="Calibri" w:cs="Calibri"/>
          <w:sz w:val="22"/>
          <w:szCs w:val="22"/>
        </w:rPr>
      </w:pPr>
      <w:r w:rsidRPr="00391045">
        <w:rPr>
          <w:rStyle w:val="Strong"/>
          <w:rFonts w:ascii="Calibri" w:hAnsi="Calibri" w:cs="Calibri" w:eastAsiaTheme="majorEastAsia"/>
          <w:sz w:val="22"/>
          <w:szCs w:val="22"/>
        </w:rPr>
        <w:t>Rapid change without code:</w:t>
      </w:r>
      <w:r w:rsidRPr="00391045">
        <w:rPr>
          <w:rFonts w:ascii="Calibri" w:hAnsi="Calibri" w:cs="Calibri"/>
          <w:sz w:val="22"/>
          <w:szCs w:val="22"/>
        </w:rPr>
        <w:t xml:space="preserve"> journeys can be updated in hours</w:t>
      </w:r>
      <w:r w:rsidRPr="00391045" w:rsidR="00464306">
        <w:rPr>
          <w:rFonts w:ascii="Calibri" w:hAnsi="Calibri" w:cs="Calibri"/>
          <w:sz w:val="22"/>
          <w:szCs w:val="22"/>
        </w:rPr>
        <w:t xml:space="preserve"> (</w:t>
      </w:r>
      <w:r w:rsidRPr="00391045">
        <w:rPr>
          <w:rFonts w:ascii="Calibri" w:hAnsi="Calibri" w:cs="Calibri"/>
          <w:sz w:val="22"/>
          <w:szCs w:val="22"/>
        </w:rPr>
        <w:t>not sprints</w:t>
      </w:r>
      <w:r w:rsidRPr="00391045" w:rsidR="00464306">
        <w:rPr>
          <w:rFonts w:ascii="Calibri" w:hAnsi="Calibri" w:cs="Calibri"/>
          <w:sz w:val="22"/>
          <w:szCs w:val="22"/>
        </w:rPr>
        <w:t xml:space="preserve">) </w:t>
      </w:r>
      <w:r w:rsidRPr="00391045">
        <w:rPr>
          <w:rFonts w:ascii="Calibri" w:hAnsi="Calibri" w:cs="Calibri"/>
          <w:sz w:val="22"/>
          <w:szCs w:val="22"/>
        </w:rPr>
        <w:t>enabling fast iteration, controlled rollouts, and safer change management.</w:t>
      </w:r>
    </w:p>
    <w:p w:rsidRPr="00391045" w:rsidR="00F25798" w:rsidP="004D0259" w:rsidRDefault="00F25798" w14:paraId="4968FB79" w14:textId="5392EE8E">
      <w:pPr>
        <w:pStyle w:val="ListParagraph"/>
        <w:numPr>
          <w:ilvl w:val="0"/>
          <w:numId w:val="152"/>
        </w:numPr>
        <w:rPr>
          <w:rFonts w:ascii="Calibri" w:hAnsi="Calibri" w:cs="Calibri"/>
          <w:sz w:val="22"/>
          <w:szCs w:val="22"/>
        </w:rPr>
      </w:pPr>
      <w:r w:rsidRPr="00391045">
        <w:rPr>
          <w:rStyle w:val="Strong"/>
          <w:rFonts w:ascii="Calibri" w:hAnsi="Calibri" w:cs="Calibri" w:eastAsiaTheme="majorEastAsia"/>
          <w:sz w:val="22"/>
          <w:szCs w:val="22"/>
        </w:rPr>
        <w:t>Channel expansion at scale:</w:t>
      </w:r>
      <w:r w:rsidRPr="00391045">
        <w:rPr>
          <w:rFonts w:ascii="Calibri" w:hAnsi="Calibri" w:cs="Calibri"/>
          <w:sz w:val="22"/>
          <w:szCs w:val="22"/>
        </w:rPr>
        <w:t xml:space="preserve"> new channels and reusable surfaces can be added and configured with standardized semantics (in</w:t>
      </w:r>
      <w:r w:rsidRPr="7B5B3232" w:rsidR="758D1840">
        <w:rPr>
          <w:rFonts w:ascii="Calibri" w:hAnsi="Calibri" w:cs="Calibri"/>
          <w:sz w:val="22"/>
          <w:szCs w:val="22"/>
        </w:rPr>
        <w:t>-</w:t>
      </w:r>
      <w:r w:rsidRPr="00391045">
        <w:rPr>
          <w:rFonts w:ascii="Calibri" w:hAnsi="Calibri" w:cs="Calibri"/>
          <w:sz w:val="22"/>
          <w:szCs w:val="22"/>
        </w:rPr>
        <w:t>app components, Email/Push, regional messengers), reducing time</w:t>
      </w:r>
      <w:r w:rsidRPr="7B5B3232" w:rsidR="766087EA">
        <w:rPr>
          <w:rFonts w:ascii="Calibri" w:hAnsi="Calibri" w:cs="Calibri"/>
          <w:sz w:val="22"/>
          <w:szCs w:val="22"/>
        </w:rPr>
        <w:t>-</w:t>
      </w:r>
      <w:r w:rsidRPr="00391045">
        <w:rPr>
          <w:rFonts w:ascii="Calibri" w:hAnsi="Calibri" w:cs="Calibri"/>
          <w:sz w:val="22"/>
          <w:szCs w:val="22"/>
        </w:rPr>
        <w:t>to</w:t>
      </w:r>
      <w:r w:rsidRPr="7B5B3232" w:rsidR="766087EA">
        <w:rPr>
          <w:rFonts w:ascii="Calibri" w:hAnsi="Calibri" w:cs="Calibri"/>
          <w:sz w:val="22"/>
          <w:szCs w:val="22"/>
        </w:rPr>
        <w:t>-</w:t>
      </w:r>
      <w:r w:rsidRPr="00391045">
        <w:rPr>
          <w:rFonts w:ascii="Calibri" w:hAnsi="Calibri" w:cs="Calibri"/>
          <w:sz w:val="22"/>
          <w:szCs w:val="22"/>
        </w:rPr>
        <w:t>market and duplicated implementations.</w:t>
      </w:r>
    </w:p>
    <w:p w:rsidRPr="00391045" w:rsidR="00F25798" w:rsidP="004D0259" w:rsidRDefault="00F25798" w14:paraId="5B842D58" w14:textId="77777777">
      <w:pPr>
        <w:pStyle w:val="ListParagraph"/>
        <w:numPr>
          <w:ilvl w:val="0"/>
          <w:numId w:val="152"/>
        </w:numPr>
        <w:rPr>
          <w:rFonts w:ascii="Calibri" w:hAnsi="Calibri" w:cs="Calibri"/>
          <w:sz w:val="22"/>
          <w:szCs w:val="22"/>
        </w:rPr>
      </w:pPr>
      <w:r w:rsidRPr="00391045">
        <w:rPr>
          <w:rStyle w:val="Strong"/>
          <w:rFonts w:ascii="Calibri" w:hAnsi="Calibri" w:cs="Calibri" w:eastAsiaTheme="majorEastAsia"/>
          <w:sz w:val="22"/>
          <w:szCs w:val="22"/>
        </w:rPr>
        <w:t>Single control plane:</w:t>
      </w:r>
      <w:r w:rsidRPr="00391045">
        <w:rPr>
          <w:rFonts w:ascii="Calibri" w:hAnsi="Calibri" w:cs="Calibri"/>
          <w:sz w:val="22"/>
          <w:szCs w:val="22"/>
        </w:rPr>
        <w:t xml:space="preserve"> one place to manage the communication catalog, templates, metadata, and roles/permissions—improving ownership, reducing handoffs, and increasing operational visibility.</w:t>
      </w:r>
    </w:p>
    <w:p w:rsidRPr="00391045" w:rsidR="00F25798" w:rsidP="004D0259" w:rsidRDefault="00F25798" w14:paraId="78CC6162" w14:textId="22208202">
      <w:pPr>
        <w:pStyle w:val="ListParagraph"/>
        <w:numPr>
          <w:ilvl w:val="0"/>
          <w:numId w:val="152"/>
        </w:numPr>
        <w:rPr>
          <w:rFonts w:ascii="Calibri" w:hAnsi="Calibri" w:cs="Calibri"/>
          <w:sz w:val="22"/>
          <w:szCs w:val="22"/>
        </w:rPr>
      </w:pPr>
      <w:r w:rsidRPr="00391045">
        <w:rPr>
          <w:rStyle w:val="Strong"/>
          <w:rFonts w:ascii="Calibri" w:hAnsi="Calibri" w:cs="Calibri" w:eastAsiaTheme="majorEastAsia"/>
          <w:sz w:val="22"/>
          <w:szCs w:val="22"/>
        </w:rPr>
        <w:t>Event</w:t>
      </w:r>
      <w:r w:rsidRPr="7B5B3232" w:rsidR="63D9383D">
        <w:rPr>
          <w:rStyle w:val="Strong"/>
          <w:rFonts w:ascii="Calibri" w:hAnsi="Calibri" w:cs="Calibri" w:eastAsiaTheme="majorEastAsia"/>
          <w:sz w:val="22"/>
          <w:szCs w:val="22"/>
        </w:rPr>
        <w:t>-</w:t>
      </w:r>
      <w:r w:rsidRPr="00391045">
        <w:rPr>
          <w:rStyle w:val="Strong"/>
          <w:rFonts w:ascii="Calibri" w:hAnsi="Calibri" w:cs="Calibri" w:eastAsiaTheme="majorEastAsia"/>
          <w:sz w:val="22"/>
          <w:szCs w:val="22"/>
        </w:rPr>
        <w:t>first execution:</w:t>
      </w:r>
      <w:r w:rsidRPr="00391045">
        <w:rPr>
          <w:rFonts w:ascii="Calibri" w:hAnsi="Calibri" w:cs="Calibri"/>
          <w:sz w:val="22"/>
          <w:szCs w:val="22"/>
        </w:rPr>
        <w:t xml:space="preserve"> communications are triggered by governed events (“No event → No communication”) with tiered real</w:t>
      </w:r>
      <w:r w:rsidRPr="7B5B3232" w:rsidR="1391847C">
        <w:rPr>
          <w:rFonts w:ascii="Calibri" w:hAnsi="Calibri" w:cs="Calibri"/>
          <w:sz w:val="22"/>
          <w:szCs w:val="22"/>
        </w:rPr>
        <w:t>-</w:t>
      </w:r>
      <w:r w:rsidRPr="00391045">
        <w:rPr>
          <w:rFonts w:ascii="Calibri" w:hAnsi="Calibri" w:cs="Calibri"/>
          <w:sz w:val="22"/>
          <w:szCs w:val="22"/>
        </w:rPr>
        <w:t>time/near</w:t>
      </w:r>
      <w:r w:rsidRPr="7B5B3232" w:rsidR="590BADBC">
        <w:rPr>
          <w:rFonts w:ascii="Calibri" w:hAnsi="Calibri" w:cs="Calibri"/>
          <w:sz w:val="22"/>
          <w:szCs w:val="22"/>
        </w:rPr>
        <w:t>-</w:t>
      </w:r>
      <w:r w:rsidRPr="00391045">
        <w:rPr>
          <w:rFonts w:ascii="Calibri" w:hAnsi="Calibri" w:cs="Calibri"/>
          <w:sz w:val="22"/>
          <w:szCs w:val="22"/>
        </w:rPr>
        <w:t>real</w:t>
      </w:r>
      <w:r w:rsidRPr="7B5B3232" w:rsidR="102877CA">
        <w:rPr>
          <w:rFonts w:ascii="Calibri" w:hAnsi="Calibri" w:cs="Calibri"/>
          <w:sz w:val="22"/>
          <w:szCs w:val="22"/>
        </w:rPr>
        <w:t>-</w:t>
      </w:r>
      <w:r w:rsidRPr="00391045">
        <w:rPr>
          <w:rFonts w:ascii="Calibri" w:hAnsi="Calibri" w:cs="Calibri"/>
          <w:sz w:val="22"/>
          <w:szCs w:val="22"/>
        </w:rPr>
        <w:t xml:space="preserve">time SLAs—enabling consistent, measurable journey behavior instead of </w:t>
      </w:r>
      <w:r w:rsidRPr="7B5B3232">
        <w:rPr>
          <w:rFonts w:ascii="Calibri" w:hAnsi="Calibri" w:cs="Calibri"/>
          <w:sz w:val="22"/>
          <w:szCs w:val="22"/>
        </w:rPr>
        <w:t>hardcoded</w:t>
      </w:r>
      <w:r w:rsidRPr="00391045">
        <w:rPr>
          <w:rFonts w:ascii="Calibri" w:hAnsi="Calibri" w:cs="Calibri"/>
          <w:sz w:val="22"/>
          <w:szCs w:val="22"/>
        </w:rPr>
        <w:t xml:space="preserve"> triggers.</w:t>
      </w:r>
    </w:p>
    <w:p w:rsidRPr="00391045" w:rsidR="00F25798" w:rsidP="004D0259" w:rsidRDefault="00F25798" w14:paraId="53C0D354" w14:textId="4BB870FB">
      <w:pPr>
        <w:pStyle w:val="ListParagraph"/>
        <w:numPr>
          <w:ilvl w:val="0"/>
          <w:numId w:val="152"/>
        </w:numPr>
        <w:rPr>
          <w:rFonts w:ascii="Calibri" w:hAnsi="Calibri" w:cs="Calibri"/>
          <w:sz w:val="22"/>
          <w:szCs w:val="22"/>
        </w:rPr>
      </w:pPr>
      <w:r w:rsidRPr="00391045">
        <w:rPr>
          <w:rStyle w:val="Strong"/>
          <w:rFonts w:ascii="Calibri" w:hAnsi="Calibri" w:cs="Calibri" w:eastAsiaTheme="majorEastAsia"/>
          <w:sz w:val="22"/>
          <w:szCs w:val="22"/>
        </w:rPr>
        <w:t>Preference</w:t>
      </w:r>
      <w:r w:rsidRPr="7B5B3232" w:rsidR="478BDB2B">
        <w:rPr>
          <w:rStyle w:val="Strong"/>
          <w:rFonts w:ascii="Calibri" w:hAnsi="Calibri" w:cs="Calibri" w:eastAsiaTheme="majorEastAsia"/>
          <w:sz w:val="22"/>
          <w:szCs w:val="22"/>
        </w:rPr>
        <w:t>-</w:t>
      </w:r>
      <w:r w:rsidRPr="00391045">
        <w:rPr>
          <w:rStyle w:val="Strong"/>
          <w:rFonts w:ascii="Calibri" w:hAnsi="Calibri" w:cs="Calibri" w:eastAsiaTheme="majorEastAsia"/>
          <w:sz w:val="22"/>
          <w:szCs w:val="22"/>
        </w:rPr>
        <w:t>ready foundations:</w:t>
      </w:r>
      <w:r w:rsidRPr="00391045">
        <w:rPr>
          <w:rFonts w:ascii="Calibri" w:hAnsi="Calibri" w:cs="Calibri"/>
          <w:sz w:val="22"/>
          <w:szCs w:val="22"/>
        </w:rPr>
        <w:t xml:space="preserve"> mandatory categorization and send</w:t>
      </w:r>
      <w:r w:rsidRPr="7B5B3232" w:rsidR="0AC3F5E1">
        <w:rPr>
          <w:rFonts w:ascii="Calibri" w:hAnsi="Calibri" w:cs="Calibri"/>
          <w:sz w:val="22"/>
          <w:szCs w:val="22"/>
        </w:rPr>
        <w:t>-</w:t>
      </w:r>
      <w:r w:rsidRPr="00391045">
        <w:rPr>
          <w:rFonts w:ascii="Calibri" w:hAnsi="Calibri" w:cs="Calibri"/>
          <w:sz w:val="22"/>
          <w:szCs w:val="22"/>
        </w:rPr>
        <w:t>time enforcement establish the baseline required for a Preference Center (including future role/entity</w:t>
      </w:r>
      <w:r w:rsidRPr="7B5B3232" w:rsidR="19F003FB">
        <w:rPr>
          <w:rFonts w:ascii="Calibri" w:hAnsi="Calibri" w:cs="Calibri"/>
          <w:sz w:val="22"/>
          <w:szCs w:val="22"/>
        </w:rPr>
        <w:t>-</w:t>
      </w:r>
      <w:r w:rsidRPr="00391045">
        <w:rPr>
          <w:rFonts w:ascii="Calibri" w:hAnsi="Calibri" w:cs="Calibri"/>
          <w:sz w:val="22"/>
          <w:szCs w:val="22"/>
        </w:rPr>
        <w:t>aware controls), which is impossible to operate reliably in a fragmented ecosystem.</w:t>
      </w:r>
    </w:p>
    <w:p w:rsidRPr="00391045" w:rsidR="00F25798" w:rsidP="004D0259" w:rsidRDefault="00F25798" w14:paraId="2778188E" w14:textId="2E1757BC">
      <w:pPr>
        <w:pStyle w:val="ListParagraph"/>
        <w:numPr>
          <w:ilvl w:val="0"/>
          <w:numId w:val="152"/>
        </w:numPr>
        <w:rPr>
          <w:rFonts w:ascii="Calibri" w:hAnsi="Calibri" w:cs="Calibri"/>
          <w:sz w:val="22"/>
          <w:szCs w:val="22"/>
        </w:rPr>
      </w:pPr>
      <w:r w:rsidRPr="00391045">
        <w:rPr>
          <w:rStyle w:val="Strong"/>
          <w:rFonts w:ascii="Calibri" w:hAnsi="Calibri" w:cs="Calibri" w:eastAsiaTheme="majorEastAsia"/>
          <w:sz w:val="22"/>
          <w:szCs w:val="22"/>
        </w:rPr>
        <w:t>Application</w:t>
      </w:r>
      <w:r w:rsidRPr="7B5B3232" w:rsidR="582F76E2">
        <w:rPr>
          <w:rStyle w:val="Strong"/>
          <w:rFonts w:ascii="Calibri" w:hAnsi="Calibri" w:cs="Calibri" w:eastAsiaTheme="majorEastAsia"/>
          <w:sz w:val="22"/>
          <w:szCs w:val="22"/>
        </w:rPr>
        <w:t>-</w:t>
      </w:r>
      <w:r w:rsidRPr="00391045">
        <w:rPr>
          <w:rStyle w:val="Strong"/>
          <w:rFonts w:ascii="Calibri" w:hAnsi="Calibri" w:cs="Calibri" w:eastAsiaTheme="majorEastAsia"/>
          <w:sz w:val="22"/>
          <w:szCs w:val="22"/>
        </w:rPr>
        <w:t>aware delivery:</w:t>
      </w:r>
      <w:r w:rsidRPr="00391045">
        <w:rPr>
          <w:rFonts w:ascii="Calibri" w:hAnsi="Calibri" w:cs="Calibri"/>
          <w:sz w:val="22"/>
          <w:szCs w:val="22"/>
        </w:rPr>
        <w:t xml:space="preserve"> configuration by application (My Account / Manager Account / Partner Admin) ensures message types and surfaces are controlled per context, with governed routing priority and channel semantics.</w:t>
      </w:r>
    </w:p>
    <w:p w:rsidRPr="00391045" w:rsidR="00F25798" w:rsidP="004D0259" w:rsidRDefault="00F25798" w14:paraId="4552CDA9" w14:textId="77777777">
      <w:pPr>
        <w:pStyle w:val="ListParagraph"/>
        <w:numPr>
          <w:ilvl w:val="0"/>
          <w:numId w:val="152"/>
        </w:numPr>
        <w:rPr>
          <w:rFonts w:ascii="Calibri" w:hAnsi="Calibri" w:cs="Calibri"/>
          <w:sz w:val="22"/>
          <w:szCs w:val="22"/>
        </w:rPr>
      </w:pPr>
      <w:r w:rsidRPr="00391045">
        <w:rPr>
          <w:rStyle w:val="Strong"/>
          <w:rFonts w:ascii="Calibri" w:hAnsi="Calibri" w:cs="Calibri" w:eastAsiaTheme="majorEastAsia"/>
          <w:sz w:val="22"/>
          <w:szCs w:val="22"/>
        </w:rPr>
        <w:t>Full traceability by design:</w:t>
      </w:r>
      <w:r w:rsidRPr="00391045">
        <w:rPr>
          <w:rFonts w:ascii="Calibri" w:hAnsi="Calibri" w:cs="Calibri"/>
          <w:sz w:val="22"/>
          <w:szCs w:val="22"/>
        </w:rPr>
        <w:t xml:space="preserve"> a </w:t>
      </w:r>
      <w:commentRangeStart w:id="3"/>
      <w:r w:rsidRPr="00391045">
        <w:rPr>
          <w:rFonts w:ascii="Calibri" w:hAnsi="Calibri" w:cs="Calibri"/>
          <w:sz w:val="22"/>
          <w:szCs w:val="22"/>
        </w:rPr>
        <w:t xml:space="preserve">BackOffice ledger </w:t>
      </w:r>
      <w:commentRangeEnd w:id="3"/>
      <w:r w:rsidRPr="00391045" w:rsidR="00442EE2">
        <w:rPr>
          <w:rStyle w:val="CommentReference"/>
          <w:rFonts w:ascii="Calibri" w:hAnsi="Calibri" w:cs="Calibri"/>
          <w:sz w:val="22"/>
          <w:szCs w:val="22"/>
        </w:rPr>
        <w:commentReference w:id="3"/>
      </w:r>
      <w:r w:rsidRPr="00391045">
        <w:rPr>
          <w:rFonts w:ascii="Calibri" w:hAnsi="Calibri" w:cs="Calibri"/>
          <w:sz w:val="22"/>
          <w:szCs w:val="22"/>
        </w:rPr>
        <w:t>provides an authoritative record of who received what/when/where/why—accelerating investigations, audits, and issue resolution while strengthening customer trust.</w:t>
      </w:r>
    </w:p>
    <w:p w:rsidRPr="00391045" w:rsidR="00F25798" w:rsidP="009F76E1" w:rsidRDefault="00F25798" w14:paraId="14A8B094" w14:textId="1D44E693">
      <w:pPr>
        <w:tabs>
          <w:tab w:val="left" w:pos="4017"/>
        </w:tabs>
        <w:rPr>
          <w:rFonts w:ascii="Calibri" w:hAnsi="Calibri" w:cs="Calibri"/>
          <w:sz w:val="22"/>
          <w:szCs w:val="22"/>
        </w:rPr>
      </w:pPr>
    </w:p>
    <w:p w:rsidRPr="00391045" w:rsidR="00F25798" w:rsidP="004D0259" w:rsidRDefault="00F25798" w14:paraId="268ACBA0" w14:textId="697D320A">
      <w:pPr>
        <w:pStyle w:val="ListParagraph"/>
        <w:numPr>
          <w:ilvl w:val="0"/>
          <w:numId w:val="159"/>
        </w:numPr>
        <w:rPr>
          <w:rFonts w:ascii="Calibri" w:hAnsi="Calibri" w:cs="Calibri"/>
          <w:b/>
          <w:bCs/>
          <w:sz w:val="22"/>
          <w:szCs w:val="22"/>
        </w:rPr>
      </w:pPr>
      <w:r w:rsidRPr="00391045">
        <w:rPr>
          <w:rFonts w:ascii="Calibri" w:hAnsi="Calibri" w:cs="Calibri"/>
          <w:b/>
          <w:bCs/>
          <w:sz w:val="22"/>
          <w:szCs w:val="22"/>
        </w:rPr>
        <w:t>Data &amp; Events</w:t>
      </w:r>
    </w:p>
    <w:p w:rsidRPr="00391045" w:rsidR="00F25798" w:rsidP="00F25798" w:rsidRDefault="00F25798" w14:paraId="35B272E5" w14:textId="77777777">
      <w:pPr>
        <w:rPr>
          <w:rFonts w:ascii="Calibri" w:hAnsi="Calibri" w:cs="Calibri"/>
          <w:sz w:val="22"/>
          <w:szCs w:val="22"/>
        </w:rPr>
      </w:pPr>
      <w:r w:rsidRPr="00391045">
        <w:rPr>
          <w:rFonts w:ascii="Calibri" w:hAnsi="Calibri" w:cs="Calibri"/>
          <w:sz w:val="22"/>
          <w:szCs w:val="22"/>
        </w:rPr>
        <w:t xml:space="preserve">A reliable, unified data foundation that makes orchestration </w:t>
      </w:r>
      <w:r w:rsidRPr="00391045">
        <w:rPr>
          <w:rStyle w:val="Strong"/>
          <w:rFonts w:ascii="Calibri" w:hAnsi="Calibri" w:cs="Calibri" w:eastAsiaTheme="majorEastAsia"/>
          <w:sz w:val="22"/>
          <w:szCs w:val="22"/>
        </w:rPr>
        <w:t>accurate, measurable, and scalable</w:t>
      </w:r>
      <w:r w:rsidRPr="00391045">
        <w:rPr>
          <w:rFonts w:ascii="Calibri" w:hAnsi="Calibri" w:cs="Calibri"/>
          <w:sz w:val="22"/>
          <w:szCs w:val="22"/>
        </w:rPr>
        <w:t>.</w:t>
      </w:r>
    </w:p>
    <w:p w:rsidRPr="00391045" w:rsidR="00F25798" w:rsidP="00F25798" w:rsidRDefault="00F25798" w14:paraId="19EE96C2" w14:textId="77777777">
      <w:pPr>
        <w:rPr>
          <w:rFonts w:ascii="Calibri" w:hAnsi="Calibri" w:cs="Calibri"/>
          <w:sz w:val="22"/>
          <w:szCs w:val="22"/>
        </w:rPr>
      </w:pPr>
      <w:r w:rsidRPr="00391045">
        <w:rPr>
          <w:rStyle w:val="Strong"/>
          <w:rFonts w:ascii="Calibri" w:hAnsi="Calibri" w:cs="Calibri" w:eastAsiaTheme="majorEastAsia"/>
          <w:sz w:val="22"/>
          <w:szCs w:val="22"/>
        </w:rPr>
        <w:t>Single source of truth</w:t>
      </w:r>
      <w:r w:rsidRPr="00391045">
        <w:rPr>
          <w:rFonts w:ascii="Calibri" w:hAnsi="Calibri" w:cs="Calibri"/>
          <w:sz w:val="22"/>
          <w:szCs w:val="22"/>
        </w:rPr>
        <w:t xml:space="preserve"> for eligibility, segmentation, and lifecycle context.</w:t>
      </w:r>
    </w:p>
    <w:p w:rsidRPr="00391045" w:rsidR="00F25798" w:rsidP="00F25798" w:rsidRDefault="00F25798" w14:paraId="711A429A" w14:textId="547CE703">
      <w:pPr>
        <w:rPr>
          <w:rFonts w:ascii="Calibri" w:hAnsi="Calibri" w:cs="Calibri"/>
          <w:sz w:val="22"/>
          <w:szCs w:val="22"/>
        </w:rPr>
      </w:pPr>
      <w:r w:rsidRPr="00391045">
        <w:rPr>
          <w:rStyle w:val="Strong"/>
          <w:rFonts w:ascii="Calibri" w:hAnsi="Calibri" w:cs="Calibri" w:eastAsiaTheme="majorEastAsia"/>
          <w:sz w:val="22"/>
          <w:szCs w:val="22"/>
        </w:rPr>
        <w:t>Tiered event SLAs</w:t>
      </w:r>
      <w:r w:rsidRPr="00391045">
        <w:rPr>
          <w:rFonts w:ascii="Calibri" w:hAnsi="Calibri" w:cs="Calibri"/>
          <w:sz w:val="22"/>
          <w:szCs w:val="22"/>
        </w:rPr>
        <w:t xml:space="preserve"> that support both critical real</w:t>
      </w:r>
      <w:r w:rsidRPr="7B5B3232" w:rsidR="2C5AA9DB">
        <w:rPr>
          <w:rFonts w:ascii="Calibri" w:hAnsi="Calibri" w:cs="Calibri"/>
          <w:sz w:val="22"/>
          <w:szCs w:val="22"/>
        </w:rPr>
        <w:t>-</w:t>
      </w:r>
      <w:r w:rsidRPr="00391045">
        <w:rPr>
          <w:rFonts w:ascii="Calibri" w:hAnsi="Calibri" w:cs="Calibri"/>
          <w:sz w:val="22"/>
          <w:szCs w:val="22"/>
        </w:rPr>
        <w:t>time triggers and broader near</w:t>
      </w:r>
      <w:r w:rsidRPr="7B5B3232" w:rsidR="070AEFEC">
        <w:rPr>
          <w:rFonts w:ascii="Calibri" w:hAnsi="Calibri" w:cs="Calibri"/>
          <w:sz w:val="22"/>
          <w:szCs w:val="22"/>
        </w:rPr>
        <w:t>-</w:t>
      </w:r>
      <w:r w:rsidRPr="00391045">
        <w:rPr>
          <w:rFonts w:ascii="Calibri" w:hAnsi="Calibri" w:cs="Calibri"/>
          <w:sz w:val="22"/>
          <w:szCs w:val="22"/>
        </w:rPr>
        <w:t>real</w:t>
      </w:r>
      <w:r w:rsidRPr="7B5B3232" w:rsidR="5769AC01">
        <w:rPr>
          <w:rFonts w:ascii="Calibri" w:hAnsi="Calibri" w:cs="Calibri"/>
          <w:sz w:val="22"/>
          <w:szCs w:val="22"/>
        </w:rPr>
        <w:t>-</w:t>
      </w:r>
      <w:r w:rsidRPr="00391045">
        <w:rPr>
          <w:rFonts w:ascii="Calibri" w:hAnsi="Calibri" w:cs="Calibri"/>
          <w:sz w:val="22"/>
          <w:szCs w:val="22"/>
        </w:rPr>
        <w:t>time journeys.</w:t>
      </w:r>
    </w:p>
    <w:p w:rsidRPr="00391045" w:rsidR="00F25798" w:rsidP="00F25798" w:rsidRDefault="00F25798" w14:paraId="1779FBA5" w14:textId="3AA1CF0B">
      <w:pPr>
        <w:rPr>
          <w:rFonts w:ascii="Calibri" w:hAnsi="Calibri" w:cs="Calibri"/>
          <w:sz w:val="22"/>
          <w:szCs w:val="22"/>
        </w:rPr>
      </w:pPr>
      <w:r w:rsidRPr="00391045">
        <w:rPr>
          <w:rStyle w:val="Strong"/>
          <w:rFonts w:ascii="Calibri" w:hAnsi="Calibri" w:cs="Calibri" w:eastAsiaTheme="majorEastAsia"/>
          <w:sz w:val="22"/>
          <w:szCs w:val="22"/>
        </w:rPr>
        <w:t>Closed</w:t>
      </w:r>
      <w:r w:rsidRPr="7B5B3232" w:rsidR="229336EC">
        <w:rPr>
          <w:rStyle w:val="Strong"/>
          <w:rFonts w:ascii="Calibri" w:hAnsi="Calibri" w:cs="Calibri" w:eastAsiaTheme="majorEastAsia"/>
          <w:sz w:val="22"/>
          <w:szCs w:val="22"/>
        </w:rPr>
        <w:t>-</w:t>
      </w:r>
      <w:r w:rsidRPr="00391045">
        <w:rPr>
          <w:rStyle w:val="Strong"/>
          <w:rFonts w:ascii="Calibri" w:hAnsi="Calibri" w:cs="Calibri" w:eastAsiaTheme="majorEastAsia"/>
          <w:sz w:val="22"/>
          <w:szCs w:val="22"/>
        </w:rPr>
        <w:t>loop measurement</w:t>
      </w:r>
      <w:r w:rsidRPr="00391045">
        <w:rPr>
          <w:rFonts w:ascii="Calibri" w:hAnsi="Calibri" w:cs="Calibri"/>
          <w:sz w:val="22"/>
          <w:szCs w:val="22"/>
        </w:rPr>
        <w:t xml:space="preserve"> by connecting sends → engagement → downstream actions.</w:t>
      </w:r>
    </w:p>
    <w:p w:rsidRPr="00391045" w:rsidR="00F25798" w:rsidP="00F25798" w:rsidRDefault="00F25798" w14:paraId="3DB7996C" w14:textId="3D23DB3F">
      <w:pPr>
        <w:rPr>
          <w:rFonts w:ascii="Calibri" w:hAnsi="Calibri" w:cs="Calibri"/>
          <w:sz w:val="22"/>
          <w:szCs w:val="22"/>
        </w:rPr>
      </w:pPr>
    </w:p>
    <w:p w:rsidRPr="00391045" w:rsidR="00F25798" w:rsidP="00F25798" w:rsidRDefault="00F25798" w14:paraId="47858BB7" w14:textId="77777777">
      <w:pPr>
        <w:rPr>
          <w:rFonts w:ascii="Calibri" w:hAnsi="Calibri" w:cs="Calibri"/>
          <w:b/>
          <w:bCs/>
          <w:sz w:val="22"/>
          <w:szCs w:val="22"/>
        </w:rPr>
      </w:pPr>
      <w:r w:rsidRPr="00391045">
        <w:rPr>
          <w:rFonts w:ascii="Calibri" w:hAnsi="Calibri" w:cs="Calibri"/>
          <w:b/>
          <w:bCs/>
          <w:sz w:val="22"/>
          <w:szCs w:val="22"/>
        </w:rPr>
        <w:t>Standards &amp; Quality</w:t>
      </w:r>
    </w:p>
    <w:p w:rsidRPr="00391045" w:rsidR="00F25798" w:rsidP="00F25798" w:rsidRDefault="00F25798" w14:paraId="694DD042" w14:textId="77777777">
      <w:pPr>
        <w:rPr>
          <w:rFonts w:ascii="Calibri" w:hAnsi="Calibri" w:cs="Calibri"/>
          <w:sz w:val="22"/>
          <w:szCs w:val="22"/>
        </w:rPr>
      </w:pPr>
      <w:r w:rsidRPr="00391045">
        <w:rPr>
          <w:rFonts w:ascii="Calibri" w:hAnsi="Calibri" w:cs="Calibri"/>
          <w:sz w:val="22"/>
          <w:szCs w:val="22"/>
        </w:rPr>
        <w:t xml:space="preserve">A governance system that prevents “garbage” communications and makes performance </w:t>
      </w:r>
      <w:r w:rsidRPr="00391045">
        <w:rPr>
          <w:rStyle w:val="Strong"/>
          <w:rFonts w:ascii="Calibri" w:hAnsi="Calibri" w:cs="Calibri" w:eastAsiaTheme="majorEastAsia"/>
          <w:sz w:val="22"/>
          <w:szCs w:val="22"/>
        </w:rPr>
        <w:t>repeatable and enforceable</w:t>
      </w:r>
      <w:r w:rsidRPr="00391045">
        <w:rPr>
          <w:rFonts w:ascii="Calibri" w:hAnsi="Calibri" w:cs="Calibri"/>
          <w:sz w:val="22"/>
          <w:szCs w:val="22"/>
        </w:rPr>
        <w:t>.</w:t>
      </w:r>
    </w:p>
    <w:p w:rsidRPr="00391045" w:rsidR="00F25798" w:rsidP="004D0259" w:rsidRDefault="00F25798" w14:paraId="693B5994" w14:textId="77777777">
      <w:pPr>
        <w:pStyle w:val="ListParagraph"/>
        <w:numPr>
          <w:ilvl w:val="0"/>
          <w:numId w:val="153"/>
        </w:numPr>
        <w:rPr>
          <w:rFonts w:ascii="Calibri" w:hAnsi="Calibri" w:cs="Calibri"/>
          <w:sz w:val="22"/>
          <w:szCs w:val="22"/>
        </w:rPr>
      </w:pPr>
      <w:r w:rsidRPr="00391045">
        <w:rPr>
          <w:rStyle w:val="Strong"/>
          <w:rFonts w:ascii="Calibri" w:hAnsi="Calibri" w:cs="Calibri" w:eastAsiaTheme="majorEastAsia"/>
          <w:sz w:val="22"/>
          <w:szCs w:val="22"/>
        </w:rPr>
        <w:t>Policy</w:t>
      </w:r>
      <w:r w:rsidRPr="00391045">
        <w:rPr>
          <w:rStyle w:val="Strong"/>
          <w:rFonts w:ascii="Calibri" w:hAnsi="Calibri" w:cs="Calibri" w:eastAsiaTheme="majorEastAsia"/>
          <w:sz w:val="22"/>
          <w:szCs w:val="22"/>
        </w:rPr>
        <w:noBreakHyphen/>
      </w:r>
      <w:r w:rsidRPr="00391045">
        <w:rPr>
          <w:rStyle w:val="Strong"/>
          <w:rFonts w:ascii="Calibri" w:hAnsi="Calibri" w:cs="Calibri" w:eastAsiaTheme="majorEastAsia"/>
          <w:sz w:val="22"/>
          <w:szCs w:val="22"/>
        </w:rPr>
        <w:t>as</w:t>
      </w:r>
      <w:r w:rsidRPr="00391045">
        <w:rPr>
          <w:rStyle w:val="Strong"/>
          <w:rFonts w:ascii="Calibri" w:hAnsi="Calibri" w:cs="Calibri" w:eastAsiaTheme="majorEastAsia"/>
          <w:sz w:val="22"/>
          <w:szCs w:val="22"/>
        </w:rPr>
        <w:noBreakHyphen/>
      </w:r>
      <w:r w:rsidRPr="00391045">
        <w:rPr>
          <w:rStyle w:val="Strong"/>
          <w:rFonts w:ascii="Calibri" w:hAnsi="Calibri" w:cs="Calibri" w:eastAsiaTheme="majorEastAsia"/>
          <w:sz w:val="22"/>
          <w:szCs w:val="22"/>
        </w:rPr>
        <w:t>code enforcement</w:t>
      </w:r>
      <w:r w:rsidRPr="00391045">
        <w:rPr>
          <w:rFonts w:ascii="Calibri" w:hAnsi="Calibri" w:cs="Calibri"/>
          <w:sz w:val="22"/>
          <w:szCs w:val="22"/>
        </w:rPr>
        <w:t xml:space="preserve"> at build/send to ensure compliance, quality, and safe delivery.</w:t>
      </w:r>
    </w:p>
    <w:p w:rsidRPr="00391045" w:rsidR="00F25798" w:rsidP="004D0259" w:rsidRDefault="00F25798" w14:paraId="24E8684C" w14:textId="77777777">
      <w:pPr>
        <w:pStyle w:val="ListParagraph"/>
        <w:numPr>
          <w:ilvl w:val="0"/>
          <w:numId w:val="153"/>
        </w:numPr>
        <w:rPr>
          <w:rFonts w:ascii="Calibri" w:hAnsi="Calibri" w:cs="Calibri"/>
          <w:sz w:val="22"/>
          <w:szCs w:val="22"/>
        </w:rPr>
      </w:pPr>
      <w:r w:rsidRPr="00391045">
        <w:rPr>
          <w:rStyle w:val="Strong"/>
          <w:rFonts w:ascii="Calibri" w:hAnsi="Calibri" w:cs="Calibri" w:eastAsiaTheme="majorEastAsia"/>
          <w:sz w:val="22"/>
          <w:szCs w:val="22"/>
        </w:rPr>
        <w:t>Taxonomy/metadata standards</w:t>
      </w:r>
      <w:r w:rsidRPr="00391045">
        <w:rPr>
          <w:rFonts w:ascii="Calibri" w:hAnsi="Calibri" w:cs="Calibri"/>
          <w:sz w:val="22"/>
          <w:szCs w:val="22"/>
        </w:rPr>
        <w:t xml:space="preserve"> that make communications searchable, governable, and measurable.</w:t>
      </w:r>
    </w:p>
    <w:p w:rsidRPr="00391045" w:rsidR="00F25798" w:rsidP="004D0259" w:rsidRDefault="00F25798" w14:paraId="02F5E3CF" w14:textId="77777777">
      <w:pPr>
        <w:pStyle w:val="ListParagraph"/>
        <w:numPr>
          <w:ilvl w:val="0"/>
          <w:numId w:val="153"/>
        </w:numPr>
        <w:rPr>
          <w:rFonts w:ascii="Calibri" w:hAnsi="Calibri" w:cs="Calibri"/>
          <w:sz w:val="22"/>
          <w:szCs w:val="22"/>
        </w:rPr>
      </w:pPr>
      <w:r w:rsidRPr="00391045">
        <w:rPr>
          <w:rStyle w:val="Strong"/>
          <w:rFonts w:ascii="Calibri" w:hAnsi="Calibri" w:cs="Calibri" w:eastAsiaTheme="majorEastAsia"/>
          <w:sz w:val="22"/>
          <w:szCs w:val="22"/>
        </w:rPr>
        <w:t>Governed templates</w:t>
      </w:r>
      <w:r w:rsidRPr="00391045">
        <w:rPr>
          <w:rFonts w:ascii="Calibri" w:hAnsi="Calibri" w:cs="Calibri"/>
          <w:sz w:val="22"/>
          <w:szCs w:val="22"/>
        </w:rPr>
        <w:t xml:space="preserve"> that reduce defects and accelerate creation.</w:t>
      </w:r>
    </w:p>
    <w:p w:rsidRPr="00391045" w:rsidR="00F25798" w:rsidP="004D0259" w:rsidRDefault="00F25798" w14:paraId="2E313885" w14:textId="77777777">
      <w:pPr>
        <w:pStyle w:val="ListParagraph"/>
        <w:numPr>
          <w:ilvl w:val="0"/>
          <w:numId w:val="153"/>
        </w:numPr>
        <w:rPr>
          <w:rFonts w:ascii="Calibri" w:hAnsi="Calibri" w:cs="Calibri"/>
          <w:sz w:val="22"/>
          <w:szCs w:val="22"/>
        </w:rPr>
      </w:pPr>
      <w:r w:rsidRPr="00391045">
        <w:rPr>
          <w:rStyle w:val="Strong"/>
          <w:rFonts w:ascii="Calibri" w:hAnsi="Calibri" w:cs="Calibri" w:eastAsiaTheme="majorEastAsia"/>
          <w:sz w:val="22"/>
          <w:szCs w:val="22"/>
        </w:rPr>
        <w:t>Channel semantics + quarterly lifecycle reviews</w:t>
      </w:r>
      <w:r w:rsidRPr="00391045">
        <w:rPr>
          <w:rFonts w:ascii="Calibri" w:hAnsi="Calibri" w:cs="Calibri"/>
          <w:sz w:val="22"/>
          <w:szCs w:val="22"/>
        </w:rPr>
        <w:t xml:space="preserve"> to keep communication intentional, consistent, and optimized over time.</w:t>
      </w:r>
    </w:p>
    <w:p w:rsidRPr="00391045" w:rsidR="00F25798" w:rsidP="00F25798" w:rsidRDefault="00F25798" w14:paraId="31520243" w14:textId="6F5F7BF8">
      <w:pPr>
        <w:rPr>
          <w:rFonts w:ascii="Calibri" w:hAnsi="Calibri" w:cs="Calibri"/>
          <w:sz w:val="22"/>
          <w:szCs w:val="22"/>
        </w:rPr>
      </w:pPr>
    </w:p>
    <w:p w:rsidRPr="00391045" w:rsidR="00F25798" w:rsidP="004D0259" w:rsidRDefault="00F25798" w14:paraId="322D9ACF" w14:textId="3BF0AE16">
      <w:pPr>
        <w:pStyle w:val="ListParagraph"/>
        <w:numPr>
          <w:ilvl w:val="0"/>
          <w:numId w:val="159"/>
        </w:numPr>
        <w:rPr>
          <w:rFonts w:ascii="Calibri" w:hAnsi="Calibri" w:cs="Calibri"/>
          <w:b/>
          <w:bCs/>
          <w:sz w:val="22"/>
          <w:szCs w:val="22"/>
        </w:rPr>
      </w:pPr>
      <w:r w:rsidRPr="00391045">
        <w:rPr>
          <w:rFonts w:ascii="Calibri" w:hAnsi="Calibri" w:cs="Calibri"/>
          <w:b/>
          <w:bCs/>
          <w:sz w:val="22"/>
          <w:szCs w:val="22"/>
        </w:rPr>
        <w:t>Channels (internal + external)</w:t>
      </w:r>
    </w:p>
    <w:p w:rsidRPr="00391045" w:rsidR="00F25798" w:rsidP="00F25798" w:rsidRDefault="00F25798" w14:paraId="1A98C234" w14:textId="77777777">
      <w:pPr>
        <w:rPr>
          <w:rFonts w:ascii="Calibri" w:hAnsi="Calibri" w:cs="Calibri"/>
          <w:sz w:val="22"/>
          <w:szCs w:val="22"/>
        </w:rPr>
      </w:pPr>
      <w:r w:rsidRPr="00391045">
        <w:rPr>
          <w:rFonts w:ascii="Calibri" w:hAnsi="Calibri" w:cs="Calibri"/>
          <w:sz w:val="22"/>
          <w:szCs w:val="22"/>
        </w:rPr>
        <w:t xml:space="preserve">A governed set of reusable customer surfaces that turn communication into a </w:t>
      </w:r>
      <w:r w:rsidRPr="00391045">
        <w:rPr>
          <w:rStyle w:val="Strong"/>
          <w:rFonts w:ascii="Calibri" w:hAnsi="Calibri" w:cs="Calibri" w:eastAsiaTheme="majorEastAsia"/>
          <w:sz w:val="22"/>
          <w:szCs w:val="22"/>
        </w:rPr>
        <w:t>measurable product capability</w:t>
      </w:r>
      <w:r w:rsidRPr="00391045">
        <w:rPr>
          <w:rFonts w:ascii="Calibri" w:hAnsi="Calibri" w:cs="Calibri"/>
          <w:sz w:val="22"/>
          <w:szCs w:val="22"/>
        </w:rPr>
        <w:t>, not an email stream.</w:t>
      </w:r>
    </w:p>
    <w:p w:rsidRPr="00391045" w:rsidR="00F25798" w:rsidP="004D0259" w:rsidRDefault="00F25798" w14:paraId="715F17E9" w14:textId="77777777">
      <w:pPr>
        <w:pStyle w:val="ListParagraph"/>
        <w:numPr>
          <w:ilvl w:val="0"/>
          <w:numId w:val="154"/>
        </w:numPr>
        <w:rPr>
          <w:rFonts w:ascii="Calibri" w:hAnsi="Calibri" w:cs="Calibri"/>
          <w:sz w:val="22"/>
          <w:szCs w:val="22"/>
        </w:rPr>
      </w:pPr>
      <w:r w:rsidRPr="00391045">
        <w:rPr>
          <w:rStyle w:val="Strong"/>
          <w:rFonts w:ascii="Calibri" w:hAnsi="Calibri" w:cs="Calibri" w:eastAsiaTheme="majorEastAsia"/>
          <w:sz w:val="22"/>
          <w:szCs w:val="22"/>
        </w:rPr>
        <w:t>Reusable in</w:t>
      </w:r>
      <w:r w:rsidRPr="00391045">
        <w:rPr>
          <w:rStyle w:val="Strong"/>
          <w:rFonts w:ascii="Calibri" w:hAnsi="Calibri" w:cs="Calibri" w:eastAsiaTheme="majorEastAsia"/>
          <w:sz w:val="22"/>
          <w:szCs w:val="22"/>
        </w:rPr>
        <w:noBreakHyphen/>
      </w:r>
      <w:r w:rsidRPr="00391045">
        <w:rPr>
          <w:rStyle w:val="Strong"/>
          <w:rFonts w:ascii="Calibri" w:hAnsi="Calibri" w:cs="Calibri" w:eastAsiaTheme="majorEastAsia"/>
          <w:sz w:val="22"/>
          <w:szCs w:val="22"/>
        </w:rPr>
        <w:t>app surfaces</w:t>
      </w:r>
      <w:r w:rsidRPr="00391045">
        <w:rPr>
          <w:rFonts w:ascii="Calibri" w:hAnsi="Calibri" w:cs="Calibri"/>
          <w:sz w:val="22"/>
          <w:szCs w:val="22"/>
        </w:rPr>
        <w:t xml:space="preserve"> (Alerts, Notification Center, Banners, What’s New) plus Email/Push and ROI</w:t>
      </w:r>
      <w:r w:rsidRPr="00391045">
        <w:rPr>
          <w:rFonts w:ascii="Calibri" w:hAnsi="Calibri" w:cs="Calibri"/>
          <w:sz w:val="22"/>
          <w:szCs w:val="22"/>
        </w:rPr>
        <w:noBreakHyphen/>
      </w:r>
      <w:r w:rsidRPr="00391045">
        <w:rPr>
          <w:rFonts w:ascii="Calibri" w:hAnsi="Calibri" w:cs="Calibri"/>
          <w:sz w:val="22"/>
          <w:szCs w:val="22"/>
        </w:rPr>
        <w:t>positive regional messengers.</w:t>
      </w:r>
    </w:p>
    <w:p w:rsidRPr="00391045" w:rsidR="00F25798" w:rsidP="004D0259" w:rsidRDefault="00F25798" w14:paraId="6825295F" w14:textId="77777777">
      <w:pPr>
        <w:pStyle w:val="ListParagraph"/>
        <w:numPr>
          <w:ilvl w:val="0"/>
          <w:numId w:val="154"/>
        </w:numPr>
        <w:rPr>
          <w:rFonts w:ascii="Calibri" w:hAnsi="Calibri" w:cs="Calibri"/>
          <w:sz w:val="22"/>
          <w:szCs w:val="22"/>
        </w:rPr>
      </w:pPr>
      <w:r w:rsidRPr="00391045">
        <w:rPr>
          <w:rStyle w:val="Strong"/>
          <w:rFonts w:ascii="Calibri" w:hAnsi="Calibri" w:cs="Calibri" w:eastAsiaTheme="majorEastAsia"/>
          <w:sz w:val="22"/>
          <w:szCs w:val="22"/>
        </w:rPr>
        <w:t>Instrumented end</w:t>
      </w:r>
      <w:r w:rsidRPr="00391045">
        <w:rPr>
          <w:rStyle w:val="Strong"/>
          <w:rFonts w:ascii="Calibri" w:hAnsi="Calibri" w:cs="Calibri" w:eastAsiaTheme="majorEastAsia"/>
          <w:sz w:val="22"/>
          <w:szCs w:val="22"/>
        </w:rPr>
        <w:noBreakHyphen/>
      </w:r>
      <w:r w:rsidRPr="00391045">
        <w:rPr>
          <w:rStyle w:val="Strong"/>
          <w:rFonts w:ascii="Calibri" w:hAnsi="Calibri" w:cs="Calibri" w:eastAsiaTheme="majorEastAsia"/>
          <w:sz w:val="22"/>
          <w:szCs w:val="22"/>
        </w:rPr>
        <w:t>to</w:t>
      </w:r>
      <w:r w:rsidRPr="00391045">
        <w:rPr>
          <w:rStyle w:val="Strong"/>
          <w:rFonts w:ascii="Calibri" w:hAnsi="Calibri" w:cs="Calibri" w:eastAsiaTheme="majorEastAsia"/>
          <w:sz w:val="22"/>
          <w:szCs w:val="22"/>
        </w:rPr>
        <w:noBreakHyphen/>
      </w:r>
      <w:r w:rsidRPr="00391045">
        <w:rPr>
          <w:rStyle w:val="Strong"/>
          <w:rFonts w:ascii="Calibri" w:hAnsi="Calibri" w:cs="Calibri" w:eastAsiaTheme="majorEastAsia"/>
          <w:sz w:val="22"/>
          <w:szCs w:val="22"/>
        </w:rPr>
        <w:t>end</w:t>
      </w:r>
      <w:r w:rsidRPr="00391045">
        <w:rPr>
          <w:rFonts w:ascii="Calibri" w:hAnsi="Calibri" w:cs="Calibri"/>
          <w:sz w:val="22"/>
          <w:szCs w:val="22"/>
        </w:rPr>
        <w:t xml:space="preserve"> (impression → click → action) to prove impact and enable optimization.</w:t>
      </w:r>
    </w:p>
    <w:p w:rsidRPr="00391045" w:rsidR="00F25798" w:rsidP="004D0259" w:rsidRDefault="00F25798" w14:paraId="74B118B8" w14:textId="5BB0745D">
      <w:pPr>
        <w:pStyle w:val="ListParagraph"/>
        <w:numPr>
          <w:ilvl w:val="0"/>
          <w:numId w:val="154"/>
        </w:numPr>
        <w:rPr>
          <w:rFonts w:ascii="Calibri" w:hAnsi="Calibri" w:cs="Calibri"/>
          <w:sz w:val="22"/>
          <w:szCs w:val="22"/>
        </w:rPr>
      </w:pPr>
      <w:r w:rsidRPr="00391045">
        <w:rPr>
          <w:rStyle w:val="Strong"/>
          <w:rFonts w:ascii="Calibri" w:hAnsi="Calibri" w:cs="Calibri" w:eastAsiaTheme="majorEastAsia"/>
          <w:sz w:val="22"/>
          <w:szCs w:val="22"/>
        </w:rPr>
        <w:t>Governed experience controls</w:t>
      </w:r>
      <w:r w:rsidRPr="00391045">
        <w:rPr>
          <w:rFonts w:ascii="Calibri" w:hAnsi="Calibri" w:cs="Calibri"/>
          <w:sz w:val="22"/>
          <w:szCs w:val="22"/>
        </w:rPr>
        <w:t xml:space="preserve"> (quiet hours, fatigue management, fallback rules</w:t>
      </w:r>
      <w:r w:rsidRPr="00391045" w:rsidR="00EF4B90">
        <w:rPr>
          <w:rFonts w:ascii="Calibri" w:hAnsi="Calibri" w:cs="Calibri"/>
          <w:sz w:val="22"/>
          <w:szCs w:val="22"/>
        </w:rPr>
        <w:t>, channel orchestration</w:t>
      </w:r>
      <w:r w:rsidRPr="00391045">
        <w:rPr>
          <w:rFonts w:ascii="Calibri" w:hAnsi="Calibri" w:cs="Calibri"/>
          <w:sz w:val="22"/>
          <w:szCs w:val="22"/>
        </w:rPr>
        <w:t>) to protect trust and retention while scaling volume responsibly.</w:t>
      </w:r>
    </w:p>
    <w:p w:rsidRPr="00391045" w:rsidR="00464306" w:rsidP="00464306" w:rsidRDefault="00464306" w14:paraId="404167B1" w14:textId="77777777">
      <w:pPr>
        <w:rPr>
          <w:rFonts w:ascii="Calibri" w:hAnsi="Calibri" w:cs="Calibri"/>
          <w:sz w:val="22"/>
          <w:szCs w:val="22"/>
        </w:rPr>
      </w:pPr>
    </w:p>
    <w:p w:rsidRPr="00E84E15" w:rsidR="00E84E15" w:rsidP="00DB4D2D" w:rsidRDefault="00F25798" w14:paraId="0FE2CB94" w14:textId="7770851D">
      <w:pPr>
        <w:rPr>
          <w:rFonts w:ascii="Calibri" w:hAnsi="Calibri" w:cs="Calibri"/>
          <w:sz w:val="22"/>
          <w:szCs w:val="22"/>
        </w:rPr>
      </w:pPr>
      <w:r w:rsidRPr="00391045">
        <w:rPr>
          <w:rFonts w:ascii="Calibri" w:hAnsi="Calibri" w:cs="Calibri"/>
          <w:sz w:val="22"/>
          <w:szCs w:val="22"/>
        </w:rPr>
        <w:t xml:space="preserve">Together, these deliverables turn communication into a </w:t>
      </w:r>
      <w:r w:rsidRPr="00391045" w:rsidR="00B46E2E">
        <w:rPr>
          <w:rStyle w:val="Strong"/>
          <w:rFonts w:ascii="Calibri" w:hAnsi="Calibri" w:cs="Calibri" w:eastAsiaTheme="majorEastAsia"/>
          <w:sz w:val="22"/>
          <w:szCs w:val="22"/>
        </w:rPr>
        <w:t xml:space="preserve">single source of execution and </w:t>
      </w:r>
      <w:proofErr w:type="spellStart"/>
      <w:r w:rsidRPr="00391045" w:rsidR="00B46E2E">
        <w:rPr>
          <w:rStyle w:val="Strong"/>
          <w:rFonts w:ascii="Calibri" w:hAnsi="Calibri" w:cs="Calibri" w:eastAsiaTheme="majorEastAsia"/>
          <w:sz w:val="22"/>
          <w:szCs w:val="22"/>
        </w:rPr>
        <w:t>governence</w:t>
      </w:r>
      <w:proofErr w:type="spellEnd"/>
      <w:r w:rsidRPr="00391045">
        <w:rPr>
          <w:rFonts w:ascii="Calibri" w:hAnsi="Calibri" w:cs="Calibri"/>
          <w:sz w:val="22"/>
          <w:szCs w:val="22"/>
        </w:rPr>
        <w:t xml:space="preserve"> that drives lifecycle growth, protects trust and compliance, and reduces operational load by making change fast, governed, and measurable.</w:t>
      </w:r>
    </w:p>
    <w:p w:rsidRPr="00391045" w:rsidR="008F7F7A" w:rsidP="008F7F7A" w:rsidRDefault="008F7F7A" w14:paraId="794FE58B" w14:textId="77C81338">
      <w:pPr>
        <w:spacing w:line="300" w:lineRule="atLeast"/>
        <w:rPr>
          <w:rFonts w:ascii="Calibri" w:hAnsi="Calibri" w:cs="Calibri"/>
          <w:sz w:val="22"/>
          <w:szCs w:val="22"/>
        </w:rPr>
      </w:pPr>
    </w:p>
    <w:p w:rsidRPr="00391045" w:rsidR="00243324" w:rsidP="002B091A" w:rsidRDefault="008F152A" w14:paraId="446C42BE" w14:textId="03DA7A03">
      <w:pPr>
        <w:rPr>
          <w:rFonts w:ascii="Calibri" w:hAnsi="Calibri" w:cs="Calibri"/>
          <w:b/>
          <w:bCs/>
          <w:sz w:val="22"/>
          <w:szCs w:val="22"/>
        </w:rPr>
      </w:pPr>
      <w:r w:rsidRPr="00391045">
        <w:rPr>
          <w:rFonts w:ascii="Calibri" w:hAnsi="Calibri" w:cs="Calibri"/>
          <w:b/>
          <w:bCs/>
          <w:sz w:val="22"/>
          <w:szCs w:val="22"/>
        </w:rPr>
        <w:t xml:space="preserve">The Communication strategy is based on 3 fundamental </w:t>
      </w:r>
      <w:r w:rsidRPr="00391045" w:rsidR="00671A01">
        <w:rPr>
          <w:rFonts w:ascii="Calibri" w:hAnsi="Calibri" w:cs="Calibri"/>
          <w:b/>
          <w:bCs/>
          <w:sz w:val="22"/>
          <w:szCs w:val="22"/>
        </w:rPr>
        <w:t>parts:</w:t>
      </w:r>
    </w:p>
    <w:p w:rsidRPr="00391045" w:rsidR="008E667C" w:rsidP="002B091A" w:rsidRDefault="00261F53" w14:paraId="48310CF2" w14:textId="36875F20">
      <w:pPr>
        <w:rPr>
          <w:rFonts w:ascii="Calibri" w:hAnsi="Calibri" w:cs="Calibri"/>
          <w:b/>
          <w:bCs/>
          <w:sz w:val="22"/>
          <w:szCs w:val="22"/>
        </w:rPr>
      </w:pPr>
      <w:r w:rsidRPr="00391045">
        <w:rPr>
          <w:rFonts w:ascii="Calibri" w:hAnsi="Calibri" w:cs="Calibri"/>
          <w:b/>
          <w:bCs/>
          <w:noProof/>
          <w:sz w:val="22"/>
          <w:szCs w:val="22"/>
        </w:rPr>
        <w:drawing>
          <wp:inline distT="0" distB="0" distL="0" distR="0" wp14:anchorId="02592E76" wp14:editId="727BFEBD">
            <wp:extent cx="5943600" cy="2667635"/>
            <wp:effectExtent l="0" t="0" r="0" b="0"/>
            <wp:docPr id="202076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61181" name=""/>
                    <pic:cNvPicPr/>
                  </pic:nvPicPr>
                  <pic:blipFill>
                    <a:blip r:embed="rId12"/>
                    <a:stretch>
                      <a:fillRect/>
                    </a:stretch>
                  </pic:blipFill>
                  <pic:spPr>
                    <a:xfrm>
                      <a:off x="0" y="0"/>
                      <a:ext cx="5943600" cy="2667635"/>
                    </a:xfrm>
                    <a:prstGeom prst="rect">
                      <a:avLst/>
                    </a:prstGeom>
                  </pic:spPr>
                </pic:pic>
              </a:graphicData>
            </a:graphic>
          </wp:inline>
        </w:drawing>
      </w:r>
    </w:p>
    <w:p w:rsidRPr="00391045" w:rsidR="00261F53" w:rsidP="002B091A" w:rsidRDefault="00261F53" w14:paraId="0A853050" w14:textId="77777777">
      <w:pPr>
        <w:rPr>
          <w:rFonts w:ascii="Calibri" w:hAnsi="Calibri" w:cs="Calibri"/>
          <w:b/>
          <w:bCs/>
          <w:sz w:val="22"/>
          <w:szCs w:val="22"/>
        </w:rPr>
      </w:pPr>
    </w:p>
    <w:p w:rsidRPr="00391045" w:rsidR="008E667C" w:rsidP="002B091A" w:rsidRDefault="008E667C" w14:paraId="06E4B96D" w14:textId="77777777">
      <w:pPr>
        <w:rPr>
          <w:rFonts w:ascii="Calibri" w:hAnsi="Calibri" w:cs="Calibri"/>
          <w:b/>
          <w:bCs/>
          <w:sz w:val="22"/>
          <w:szCs w:val="22"/>
        </w:rPr>
      </w:pPr>
    </w:p>
    <w:p w:rsidRPr="00391045" w:rsidR="008F7F7A" w:rsidP="0002786F" w:rsidRDefault="008F7F7A" w14:paraId="092610CB" w14:textId="7C0C8961">
      <w:pPr>
        <w:rPr>
          <w:rFonts w:ascii="Calibri" w:hAnsi="Calibri" w:cs="Calibri"/>
          <w:b/>
          <w:bCs/>
          <w:sz w:val="22"/>
          <w:szCs w:val="22"/>
        </w:rPr>
      </w:pPr>
      <w:r w:rsidRPr="00391045">
        <w:rPr>
          <w:rFonts w:ascii="Calibri" w:hAnsi="Calibri" w:cs="Calibri"/>
          <w:b/>
          <w:bCs/>
          <w:sz w:val="22"/>
          <w:szCs w:val="22"/>
        </w:rPr>
        <w:t>Strategic Pillars (High</w:t>
      </w:r>
      <w:r w:rsidRPr="00391045" w:rsidR="00BF4661">
        <w:rPr>
          <w:rFonts w:ascii="Calibri" w:hAnsi="Calibri" w:cs="Calibri"/>
          <w:b/>
          <w:bCs/>
          <w:sz w:val="22"/>
          <w:szCs w:val="22"/>
        </w:rPr>
        <w:t>-</w:t>
      </w:r>
      <w:r w:rsidRPr="00391045">
        <w:rPr>
          <w:rFonts w:ascii="Calibri" w:hAnsi="Calibri" w:cs="Calibri"/>
          <w:b/>
          <w:bCs/>
          <w:sz w:val="22"/>
          <w:szCs w:val="22"/>
        </w:rPr>
        <w:t>Level)</w:t>
      </w:r>
    </w:p>
    <w:p w:rsidRPr="00391045" w:rsidR="008F7F7A" w:rsidP="00B54492" w:rsidRDefault="008F7F7A" w14:paraId="1729451C" w14:textId="4749DDA0">
      <w:pPr>
        <w:pStyle w:val="NormalWeb"/>
        <w:spacing w:line="300" w:lineRule="atLeast"/>
        <w:rPr>
          <w:rFonts w:ascii="Calibri" w:hAnsi="Calibri" w:cs="Calibri"/>
          <w:sz w:val="22"/>
          <w:szCs w:val="22"/>
        </w:rPr>
      </w:pPr>
      <w:r w:rsidRPr="00391045">
        <w:rPr>
          <w:rFonts w:ascii="Calibri" w:hAnsi="Calibri" w:cs="Calibri"/>
          <w:sz w:val="22"/>
          <w:szCs w:val="22"/>
        </w:rPr>
        <w:t xml:space="preserve">Together these seven pillars create a </w:t>
      </w:r>
      <w:r w:rsidRPr="00391045">
        <w:rPr>
          <w:rStyle w:val="Strong"/>
          <w:rFonts w:ascii="Calibri" w:hAnsi="Calibri" w:cs="Calibri" w:eastAsiaTheme="majorEastAsia"/>
          <w:sz w:val="22"/>
          <w:szCs w:val="22"/>
        </w:rPr>
        <w:t>unified, governed, intelligent</w:t>
      </w:r>
      <w:r w:rsidRPr="00391045">
        <w:rPr>
          <w:rFonts w:ascii="Calibri" w:hAnsi="Calibri" w:cs="Calibri"/>
          <w:sz w:val="22"/>
          <w:szCs w:val="22"/>
        </w:rPr>
        <w:t xml:space="preserve"> communication ecosystem.</w:t>
      </w:r>
    </w:p>
    <w:p w:rsidRPr="00391045" w:rsidR="00196672" w:rsidP="00120136" w:rsidRDefault="00F816BC" w14:paraId="1F5BD191" w14:textId="7514D44A">
      <w:pPr>
        <w:rPr>
          <w:rFonts w:ascii="Calibri" w:hAnsi="Calibri" w:cs="Calibri"/>
          <w:b/>
          <w:bCs/>
          <w:sz w:val="22"/>
          <w:szCs w:val="22"/>
        </w:rPr>
      </w:pPr>
      <w:r w:rsidRPr="00391045">
        <w:rPr>
          <w:rFonts w:ascii="Calibri" w:hAnsi="Calibri" w:cs="Calibri"/>
          <w:b/>
          <w:bCs/>
          <w:noProof/>
          <w:sz w:val="22"/>
          <w:szCs w:val="22"/>
        </w:rPr>
        <w:drawing>
          <wp:inline distT="0" distB="0" distL="0" distR="0" wp14:anchorId="4467F86B" wp14:editId="03666D43">
            <wp:extent cx="5943600" cy="3275330"/>
            <wp:effectExtent l="0" t="0" r="0" b="1270"/>
            <wp:docPr id="824359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59717" name="Picture 1" descr="A screenshot of a computer&#10;&#10;AI-generated content may be incorrect."/>
                    <pic:cNvPicPr/>
                  </pic:nvPicPr>
                  <pic:blipFill>
                    <a:blip r:embed="rId13"/>
                    <a:stretch>
                      <a:fillRect/>
                    </a:stretch>
                  </pic:blipFill>
                  <pic:spPr>
                    <a:xfrm>
                      <a:off x="0" y="0"/>
                      <a:ext cx="5981113" cy="3296002"/>
                    </a:xfrm>
                    <a:prstGeom prst="rect">
                      <a:avLst/>
                    </a:prstGeom>
                  </pic:spPr>
                </pic:pic>
              </a:graphicData>
            </a:graphic>
          </wp:inline>
        </w:drawing>
      </w:r>
      <w:r w:rsidRPr="00391045" w:rsidR="00DF1905">
        <w:rPr>
          <w:rFonts w:ascii="Calibri" w:hAnsi="Calibri" w:cs="Calibri"/>
          <w:b/>
          <w:bCs/>
          <w:sz w:val="22"/>
          <w:szCs w:val="22"/>
        </w:rPr>
        <w:br/>
      </w:r>
      <w:r w:rsidRPr="00391045" w:rsidR="00DF1905">
        <w:rPr>
          <w:rFonts w:ascii="Calibri" w:hAnsi="Calibri" w:cs="Calibri"/>
          <w:b/>
          <w:bCs/>
          <w:noProof/>
          <w:sz w:val="22"/>
          <w:szCs w:val="22"/>
        </w:rPr>
        <w:drawing>
          <wp:inline distT="0" distB="0" distL="0" distR="0" wp14:anchorId="3B211B16" wp14:editId="72863033">
            <wp:extent cx="5943600" cy="2529840"/>
            <wp:effectExtent l="0" t="0" r="0" b="0"/>
            <wp:docPr id="1762073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73055" name="Picture 1" descr="A screenshot of a computer&#10;&#10;AI-generated content may be incorrect."/>
                    <pic:cNvPicPr/>
                  </pic:nvPicPr>
                  <pic:blipFill>
                    <a:blip r:embed="rId14"/>
                    <a:stretch>
                      <a:fillRect/>
                    </a:stretch>
                  </pic:blipFill>
                  <pic:spPr>
                    <a:xfrm>
                      <a:off x="0" y="0"/>
                      <a:ext cx="5943600" cy="2529840"/>
                    </a:xfrm>
                    <a:prstGeom prst="rect">
                      <a:avLst/>
                    </a:prstGeom>
                  </pic:spPr>
                </pic:pic>
              </a:graphicData>
            </a:graphic>
          </wp:inline>
        </w:drawing>
      </w:r>
      <w:r w:rsidRPr="00391045">
        <w:rPr>
          <w:rFonts w:ascii="Calibri" w:hAnsi="Calibri" w:cs="Calibri"/>
          <w:b/>
          <w:bCs/>
          <w:sz w:val="22"/>
          <w:szCs w:val="22"/>
        </w:rPr>
        <w:br/>
      </w:r>
    </w:p>
    <w:p w:rsidRPr="00391045" w:rsidR="00EF4485" w:rsidP="00E905E5" w:rsidRDefault="00EF4485" w14:paraId="1FA2BBC6" w14:textId="77777777">
      <w:pPr>
        <w:rPr>
          <w:rFonts w:ascii="Calibri" w:hAnsi="Calibri" w:cs="Calibri"/>
          <w:b/>
          <w:bCs/>
          <w:sz w:val="22"/>
          <w:szCs w:val="22"/>
        </w:rPr>
      </w:pPr>
    </w:p>
    <w:p w:rsidRPr="00391045" w:rsidR="00E905E5" w:rsidP="00E905E5" w:rsidRDefault="00E905E5" w14:paraId="6CF615CA" w14:textId="77777777">
      <w:pPr>
        <w:rPr>
          <w:rFonts w:ascii="Calibri" w:hAnsi="Calibri" w:cs="Calibri"/>
          <w:b/>
          <w:bCs/>
          <w:sz w:val="22"/>
          <w:szCs w:val="22"/>
        </w:rPr>
      </w:pPr>
      <w:commentRangeStart w:id="4"/>
      <w:commentRangeStart w:id="5"/>
      <w:r w:rsidRPr="00391045">
        <w:rPr>
          <w:rFonts w:ascii="Calibri" w:hAnsi="Calibri" w:cs="Calibri"/>
          <w:b/>
          <w:bCs/>
          <w:sz w:val="22"/>
          <w:szCs w:val="22"/>
        </w:rPr>
        <w:t>Strategic Outcome (2026–2028)</w:t>
      </w:r>
    </w:p>
    <w:p w:rsidRPr="00391045" w:rsidR="00E905E5" w:rsidP="00E905E5" w:rsidRDefault="00E905E5" w14:paraId="37AEE889" w14:textId="77777777">
      <w:pPr>
        <w:pStyle w:val="NormalWeb"/>
        <w:spacing w:line="300" w:lineRule="atLeast"/>
        <w:rPr>
          <w:rFonts w:ascii="Calibri" w:hAnsi="Calibri" w:cs="Calibri"/>
          <w:sz w:val="22"/>
          <w:szCs w:val="22"/>
        </w:rPr>
      </w:pPr>
      <w:r w:rsidRPr="00391045">
        <w:rPr>
          <w:rFonts w:ascii="Calibri" w:hAnsi="Calibri" w:cs="Calibri"/>
          <w:sz w:val="22"/>
          <w:szCs w:val="22"/>
        </w:rPr>
        <w:t xml:space="preserve">By 2028, Payoneer will operate a </w:t>
      </w:r>
      <w:r w:rsidRPr="00391045">
        <w:rPr>
          <w:rStyle w:val="Strong"/>
          <w:rFonts w:ascii="Calibri" w:hAnsi="Calibri" w:cs="Calibri" w:eastAsiaTheme="majorEastAsia"/>
          <w:sz w:val="22"/>
          <w:szCs w:val="22"/>
        </w:rPr>
        <w:t>unified, intelligent, compliant communication ecosystem</w:t>
      </w:r>
      <w:r w:rsidRPr="00391045">
        <w:rPr>
          <w:rFonts w:ascii="Calibri" w:hAnsi="Calibri" w:cs="Calibri"/>
          <w:sz w:val="22"/>
          <w:szCs w:val="22"/>
        </w:rPr>
        <w:t xml:space="preserve"> with:</w:t>
      </w:r>
    </w:p>
    <w:p w:rsidRPr="00391045" w:rsidR="00E905E5" w:rsidP="004D0259" w:rsidRDefault="00E905E5" w14:paraId="4C1B96E0" w14:textId="7DBBFE59">
      <w:pPr>
        <w:numPr>
          <w:ilvl w:val="0"/>
          <w:numId w:val="144"/>
        </w:numPr>
        <w:spacing w:before="100" w:beforeAutospacing="1" w:after="100" w:afterAutospacing="1" w:line="300" w:lineRule="atLeast"/>
        <w:rPr>
          <w:rFonts w:ascii="Calibri" w:hAnsi="Calibri" w:cs="Calibri"/>
          <w:sz w:val="22"/>
          <w:szCs w:val="22"/>
        </w:rPr>
      </w:pPr>
      <w:r w:rsidRPr="00391045">
        <w:rPr>
          <w:rFonts w:ascii="Calibri" w:hAnsi="Calibri" w:cs="Calibri"/>
          <w:sz w:val="22"/>
          <w:szCs w:val="22"/>
        </w:rPr>
        <w:t>CEP orchestration</w:t>
      </w:r>
      <w:ins w:author="Eyal Zehavi" w:date="2026-02-24T17:21:00Z" w16du:dateUtc="2026-02-24T15:21:00Z" w:id="6">
        <w:r w:rsidRPr="00391045" w:rsidR="000F16CD">
          <w:rPr>
            <w:rFonts w:ascii="Calibri" w:hAnsi="Calibri" w:cs="Calibri"/>
            <w:sz w:val="22"/>
            <w:szCs w:val="22"/>
          </w:rPr>
          <w:t xml:space="preserve"> </w:t>
        </w:r>
      </w:ins>
      <w:r w:rsidRPr="00391045" w:rsidR="00087BD3">
        <w:rPr>
          <w:rFonts w:ascii="Calibri" w:hAnsi="Calibri" w:cs="Calibri"/>
          <w:sz w:val="22"/>
          <w:szCs w:val="22"/>
        </w:rPr>
        <w:t>of non-security &amp; non-partnership communication (operational, transactional &amp; promotional).</w:t>
      </w:r>
    </w:p>
    <w:p w:rsidRPr="00391045" w:rsidR="00E905E5" w:rsidP="004D0259" w:rsidRDefault="00E905E5" w14:paraId="5977F7AD" w14:textId="77777777">
      <w:pPr>
        <w:numPr>
          <w:ilvl w:val="0"/>
          <w:numId w:val="144"/>
        </w:numPr>
        <w:spacing w:before="100" w:beforeAutospacing="1" w:after="100" w:afterAutospacing="1" w:line="300" w:lineRule="atLeast"/>
        <w:rPr>
          <w:rFonts w:ascii="Calibri" w:hAnsi="Calibri" w:cs="Calibri"/>
          <w:sz w:val="22"/>
          <w:szCs w:val="22"/>
        </w:rPr>
      </w:pPr>
      <w:r w:rsidRPr="00391045">
        <w:rPr>
          <w:rFonts w:ascii="Calibri" w:hAnsi="Calibri" w:cs="Calibri"/>
          <w:b/>
          <w:bCs/>
          <w:sz w:val="22"/>
          <w:szCs w:val="22"/>
        </w:rPr>
        <w:t>Measurable lifecycle lifts</w:t>
      </w:r>
      <w:r w:rsidRPr="00391045">
        <w:rPr>
          <w:rFonts w:ascii="Calibri" w:hAnsi="Calibri" w:cs="Calibri"/>
          <w:sz w:val="22"/>
          <w:szCs w:val="22"/>
        </w:rPr>
        <w:t xml:space="preserve"> across onboarding, activation, reactivation, and adoption</w:t>
      </w:r>
    </w:p>
    <w:p w:rsidRPr="00391045" w:rsidR="00E905E5" w:rsidP="004D0259" w:rsidRDefault="00E905E5" w14:paraId="6A657BB1" w14:textId="77777777">
      <w:pPr>
        <w:numPr>
          <w:ilvl w:val="0"/>
          <w:numId w:val="144"/>
        </w:numPr>
        <w:spacing w:before="100" w:beforeAutospacing="1" w:after="100" w:afterAutospacing="1" w:line="300" w:lineRule="atLeast"/>
        <w:rPr>
          <w:rFonts w:ascii="Calibri" w:hAnsi="Calibri" w:cs="Calibri"/>
          <w:sz w:val="22"/>
          <w:szCs w:val="22"/>
        </w:rPr>
      </w:pPr>
      <w:r w:rsidRPr="00391045">
        <w:rPr>
          <w:rFonts w:ascii="Calibri" w:hAnsi="Calibri" w:cs="Calibri"/>
          <w:b/>
          <w:bCs/>
          <w:sz w:val="22"/>
          <w:szCs w:val="22"/>
        </w:rPr>
        <w:t>Clear ROI per</w:t>
      </w:r>
      <w:r w:rsidRPr="00391045">
        <w:rPr>
          <w:rFonts w:ascii="Calibri" w:hAnsi="Calibri" w:cs="Calibri"/>
          <w:sz w:val="22"/>
          <w:szCs w:val="22"/>
        </w:rPr>
        <w:t xml:space="preserve"> category and channel with lower unit costs</w:t>
      </w:r>
    </w:p>
    <w:p w:rsidRPr="00391045" w:rsidR="00E905E5" w:rsidP="004D0259" w:rsidRDefault="00E905E5" w14:paraId="524718F4" w14:textId="59FF927C">
      <w:pPr>
        <w:numPr>
          <w:ilvl w:val="0"/>
          <w:numId w:val="144"/>
        </w:numPr>
        <w:spacing w:before="100" w:beforeAutospacing="1" w:after="100" w:afterAutospacing="1" w:line="300" w:lineRule="atLeast"/>
        <w:rPr>
          <w:rFonts w:ascii="Calibri" w:hAnsi="Calibri" w:cs="Calibri"/>
          <w:sz w:val="22"/>
          <w:szCs w:val="22"/>
        </w:rPr>
      </w:pPr>
      <w:r w:rsidRPr="00391045">
        <w:rPr>
          <w:rFonts w:ascii="Calibri" w:hAnsi="Calibri" w:cs="Calibri"/>
          <w:b/>
          <w:bCs/>
          <w:sz w:val="22"/>
          <w:szCs w:val="22"/>
        </w:rPr>
        <w:t xml:space="preserve">Consistent </w:t>
      </w:r>
      <w:r w:rsidRPr="00391045" w:rsidR="001E44BC">
        <w:rPr>
          <w:rFonts w:ascii="Calibri" w:hAnsi="Calibri" w:cs="Calibri"/>
          <w:b/>
          <w:bCs/>
          <w:sz w:val="22"/>
          <w:szCs w:val="22"/>
        </w:rPr>
        <w:t>cross-application experiences</w:t>
      </w:r>
      <w:r w:rsidRPr="00391045">
        <w:rPr>
          <w:rFonts w:ascii="Calibri" w:hAnsi="Calibri" w:cs="Calibri"/>
          <w:b/>
          <w:bCs/>
          <w:sz w:val="22"/>
          <w:szCs w:val="22"/>
        </w:rPr>
        <w:t xml:space="preserve"> </w:t>
      </w:r>
      <w:r w:rsidRPr="00391045" w:rsidR="001E44BC">
        <w:rPr>
          <w:rFonts w:ascii="Calibri" w:hAnsi="Calibri" w:cs="Calibri"/>
          <w:sz w:val="22"/>
          <w:szCs w:val="22"/>
        </w:rPr>
        <w:t>(</w:t>
      </w:r>
      <w:r w:rsidRPr="00391045">
        <w:rPr>
          <w:rFonts w:ascii="Calibri" w:hAnsi="Calibri" w:cs="Calibri"/>
          <w:sz w:val="22"/>
          <w:szCs w:val="22"/>
        </w:rPr>
        <w:t>MyAccount, Manager Account, and Partner Admin</w:t>
      </w:r>
      <w:r w:rsidRPr="00391045" w:rsidR="00D973C1">
        <w:rPr>
          <w:rFonts w:ascii="Calibri" w:hAnsi="Calibri" w:cs="Calibri"/>
          <w:sz w:val="22"/>
          <w:szCs w:val="22"/>
        </w:rPr>
        <w:t>)</w:t>
      </w:r>
    </w:p>
    <w:p w:rsidRPr="00391045" w:rsidR="00E905E5" w:rsidP="004D0259" w:rsidRDefault="00E905E5" w14:paraId="0C9538D0" w14:textId="5E2A7CFF">
      <w:pPr>
        <w:numPr>
          <w:ilvl w:val="0"/>
          <w:numId w:val="144"/>
        </w:numPr>
        <w:spacing w:before="100" w:beforeAutospacing="1" w:after="100" w:afterAutospacing="1" w:line="300" w:lineRule="atLeast"/>
        <w:rPr>
          <w:rFonts w:ascii="Calibri" w:hAnsi="Calibri" w:cs="Calibri"/>
          <w:sz w:val="22"/>
          <w:szCs w:val="22"/>
        </w:rPr>
      </w:pPr>
      <w:r w:rsidRPr="00391045">
        <w:rPr>
          <w:rStyle w:val="Strong"/>
          <w:rFonts w:ascii="Calibri" w:hAnsi="Calibri" w:cs="Calibri" w:eastAsiaTheme="majorEastAsia"/>
          <w:sz w:val="22"/>
          <w:szCs w:val="22"/>
        </w:rPr>
        <w:t>Full auditability</w:t>
      </w:r>
      <w:r w:rsidRPr="00391045">
        <w:rPr>
          <w:rFonts w:ascii="Calibri" w:hAnsi="Calibri" w:cs="Calibri"/>
          <w:sz w:val="22"/>
          <w:szCs w:val="22"/>
        </w:rPr>
        <w:t xml:space="preserve"> and </w:t>
      </w:r>
      <w:r w:rsidRPr="00391045" w:rsidR="1AF071F7">
        <w:rPr>
          <w:rFonts w:ascii="Calibri" w:hAnsi="Calibri" w:cs="Calibri"/>
          <w:b/>
          <w:bCs/>
          <w:sz w:val="22"/>
          <w:szCs w:val="22"/>
        </w:rPr>
        <w:t>preference</w:t>
      </w:r>
      <w:r w:rsidRPr="00391045" w:rsidR="008E6DB7">
        <w:rPr>
          <w:rFonts w:ascii="Calibri" w:hAnsi="Calibri" w:cs="Calibri"/>
          <w:b/>
          <w:bCs/>
          <w:sz w:val="22"/>
          <w:szCs w:val="22"/>
        </w:rPr>
        <w:t>-</w:t>
      </w:r>
      <w:r w:rsidRPr="00391045" w:rsidR="1AF071F7">
        <w:rPr>
          <w:rFonts w:ascii="Calibri" w:hAnsi="Calibri" w:cs="Calibri"/>
          <w:b/>
          <w:bCs/>
          <w:sz w:val="22"/>
          <w:szCs w:val="22"/>
        </w:rPr>
        <w:t>aware</w:t>
      </w:r>
      <w:r w:rsidRPr="00391045" w:rsidR="1AF071F7">
        <w:rPr>
          <w:rFonts w:ascii="Calibri" w:hAnsi="Calibri" w:cs="Calibri"/>
          <w:sz w:val="22"/>
          <w:szCs w:val="22"/>
        </w:rPr>
        <w:t xml:space="preserve"> delivery</w:t>
      </w:r>
      <w:r w:rsidRPr="00391045">
        <w:rPr>
          <w:rFonts w:ascii="Calibri" w:hAnsi="Calibri" w:cs="Calibri"/>
          <w:sz w:val="22"/>
          <w:szCs w:val="22"/>
        </w:rPr>
        <w:noBreakHyphen/>
      </w:r>
      <w:r w:rsidRPr="00391045">
        <w:rPr>
          <w:rFonts w:ascii="Calibri" w:hAnsi="Calibri" w:cs="Calibri"/>
          <w:sz w:val="22"/>
          <w:szCs w:val="22"/>
        </w:rPr>
        <w:t>aware delivery</w:t>
      </w:r>
    </w:p>
    <w:p w:rsidRPr="00391045" w:rsidR="00E905E5" w:rsidP="004D0259" w:rsidRDefault="1AF071F7" w14:paraId="501DB1DD" w14:textId="6AC20102">
      <w:pPr>
        <w:numPr>
          <w:ilvl w:val="0"/>
          <w:numId w:val="144"/>
        </w:numPr>
        <w:spacing w:before="100" w:beforeAutospacing="1" w:after="100" w:afterAutospacing="1" w:line="300" w:lineRule="atLeast"/>
        <w:rPr>
          <w:rFonts w:ascii="Calibri" w:hAnsi="Calibri" w:cs="Calibri"/>
          <w:b/>
          <w:bCs/>
          <w:sz w:val="22"/>
          <w:szCs w:val="22"/>
        </w:rPr>
      </w:pPr>
      <w:r w:rsidRPr="00391045">
        <w:rPr>
          <w:rStyle w:val="Strong"/>
          <w:rFonts w:ascii="Calibri" w:hAnsi="Calibri" w:cs="Calibri" w:eastAsiaTheme="majorEastAsia"/>
          <w:b w:val="0"/>
          <w:bCs w:val="0"/>
          <w:sz w:val="22"/>
          <w:szCs w:val="22"/>
        </w:rPr>
        <w:t>AI</w:t>
      </w:r>
      <w:r w:rsidRPr="00391045" w:rsidR="008E6DB7">
        <w:rPr>
          <w:rStyle w:val="Strong"/>
          <w:rFonts w:ascii="Calibri" w:hAnsi="Calibri" w:cs="Calibri" w:eastAsiaTheme="majorEastAsia"/>
          <w:b w:val="0"/>
          <w:bCs w:val="0"/>
          <w:sz w:val="22"/>
          <w:szCs w:val="22"/>
        </w:rPr>
        <w:t>-</w:t>
      </w:r>
      <w:r w:rsidRPr="00391045">
        <w:rPr>
          <w:rStyle w:val="Strong"/>
          <w:rFonts w:ascii="Calibri" w:hAnsi="Calibri" w:cs="Calibri" w:eastAsiaTheme="majorEastAsia"/>
          <w:b w:val="0"/>
          <w:bCs w:val="0"/>
          <w:sz w:val="22"/>
          <w:szCs w:val="22"/>
        </w:rPr>
        <w:t>augmented</w:t>
      </w:r>
      <w:r w:rsidRPr="00391045" w:rsidR="00D973C1">
        <w:rPr>
          <w:rFonts w:ascii="Calibri" w:hAnsi="Calibri" w:cs="Calibri"/>
          <w:sz w:val="22"/>
          <w:szCs w:val="22"/>
        </w:rPr>
        <w:t xml:space="preserve"> optimization and </w:t>
      </w:r>
      <w:r w:rsidRPr="00391045" w:rsidR="00E905E5">
        <w:rPr>
          <w:rFonts w:ascii="Calibri" w:hAnsi="Calibri" w:cs="Calibri"/>
          <w:b/>
          <w:bCs/>
          <w:sz w:val="22"/>
          <w:szCs w:val="22"/>
        </w:rPr>
        <w:t>predictive, and explainable communications</w:t>
      </w:r>
    </w:p>
    <w:p w:rsidRPr="00391045" w:rsidR="002B091A" w:rsidP="002B091A" w:rsidRDefault="002B091A" w14:paraId="50C17DF8" w14:textId="1FBF28B7">
      <w:pPr>
        <w:spacing w:before="100" w:beforeAutospacing="1" w:after="100" w:afterAutospacing="1" w:line="300" w:lineRule="atLeast"/>
        <w:rPr>
          <w:rFonts w:ascii="Calibri" w:hAnsi="Calibri" w:cs="Calibri"/>
          <w:sz w:val="22"/>
          <w:szCs w:val="22"/>
        </w:rPr>
      </w:pPr>
      <w:r w:rsidRPr="00391045">
        <w:rPr>
          <w:rFonts w:ascii="Calibri" w:hAnsi="Calibri" w:cs="Calibri"/>
          <w:noProof/>
          <w:sz w:val="22"/>
          <w:szCs w:val="22"/>
        </w:rPr>
        <w:drawing>
          <wp:inline distT="0" distB="0" distL="0" distR="0" wp14:anchorId="0389BA8B" wp14:editId="0559CEA1">
            <wp:extent cx="6409941" cy="3492596"/>
            <wp:effectExtent l="0" t="0" r="3810" b="0"/>
            <wp:docPr id="1875376880" name="Picture 1" descr="A screenshot of a white and blu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76880" name="Picture 1" descr="A screenshot of a white and blue chart&#10;&#10;AI-generated content may be incorrect."/>
                    <pic:cNvPicPr/>
                  </pic:nvPicPr>
                  <pic:blipFill>
                    <a:blip r:embed="rId15"/>
                    <a:stretch>
                      <a:fillRect/>
                    </a:stretch>
                  </pic:blipFill>
                  <pic:spPr>
                    <a:xfrm>
                      <a:off x="0" y="0"/>
                      <a:ext cx="6422683" cy="3499539"/>
                    </a:xfrm>
                    <a:prstGeom prst="rect">
                      <a:avLst/>
                    </a:prstGeom>
                  </pic:spPr>
                </pic:pic>
              </a:graphicData>
            </a:graphic>
          </wp:inline>
        </w:drawing>
      </w:r>
    </w:p>
    <w:p w:rsidRPr="00391045" w:rsidR="00E905E5" w:rsidP="008E6DB7" w:rsidRDefault="00E905E5" w14:paraId="330FA614" w14:textId="0C412EC8">
      <w:pPr>
        <w:pStyle w:val="NormalWeb"/>
        <w:spacing w:line="300" w:lineRule="atLeast"/>
        <w:rPr>
          <w:rFonts w:ascii="Calibri" w:hAnsi="Calibri" w:cs="Calibri"/>
          <w:sz w:val="22"/>
          <w:szCs w:val="22"/>
          <w:rtl/>
        </w:rPr>
      </w:pPr>
      <w:r w:rsidRPr="00391045">
        <w:rPr>
          <w:rStyle w:val="Strong"/>
          <w:rFonts w:ascii="Calibri" w:hAnsi="Calibri" w:cs="Calibri" w:eastAsiaTheme="majorEastAsia"/>
          <w:sz w:val="22"/>
          <w:szCs w:val="22"/>
        </w:rPr>
        <w:t xml:space="preserve">We are transforming 70+ fragmented systems into one governed, </w:t>
      </w:r>
      <w:r w:rsidRPr="00391045" w:rsidR="008E6DB7">
        <w:rPr>
          <w:rStyle w:val="Strong"/>
          <w:rFonts w:ascii="Calibri" w:hAnsi="Calibri" w:cs="Calibri" w:eastAsiaTheme="majorEastAsia"/>
          <w:sz w:val="22"/>
          <w:szCs w:val="22"/>
        </w:rPr>
        <w:t>real-time</w:t>
      </w:r>
      <w:r w:rsidRPr="00391045" w:rsidR="1AF071F7">
        <w:rPr>
          <w:rStyle w:val="Strong"/>
          <w:rFonts w:ascii="Calibri" w:hAnsi="Calibri" w:cs="Calibri" w:eastAsiaTheme="majorEastAsia"/>
          <w:sz w:val="22"/>
          <w:szCs w:val="22"/>
        </w:rPr>
        <w:t xml:space="preserve"> communication engine that unlocks multi</w:t>
      </w:r>
      <w:r w:rsidRPr="00391045" w:rsidR="008E6DB7">
        <w:rPr>
          <w:rStyle w:val="Strong"/>
          <w:rFonts w:ascii="Calibri" w:hAnsi="Calibri" w:cs="Calibri" w:eastAsiaTheme="majorEastAsia"/>
          <w:sz w:val="22"/>
          <w:szCs w:val="22"/>
        </w:rPr>
        <w:t>-</w:t>
      </w:r>
      <w:r w:rsidRPr="00391045" w:rsidR="1AF071F7">
        <w:rPr>
          <w:rStyle w:val="Strong"/>
          <w:rFonts w:ascii="Calibri" w:hAnsi="Calibri" w:cs="Calibri" w:eastAsiaTheme="majorEastAsia"/>
          <w:sz w:val="22"/>
          <w:szCs w:val="22"/>
        </w:rPr>
        <w:t>entity/multirole experiences and drives efficient growth—upsell, cross</w:t>
      </w:r>
      <w:r w:rsidRPr="00391045" w:rsidR="008E6DB7">
        <w:rPr>
          <w:rStyle w:val="Strong"/>
          <w:rFonts w:ascii="Calibri" w:hAnsi="Calibri" w:cs="Calibri" w:eastAsiaTheme="majorEastAsia"/>
          <w:sz w:val="22"/>
          <w:szCs w:val="22"/>
        </w:rPr>
        <w:t>-</w:t>
      </w:r>
      <w:r w:rsidRPr="00391045" w:rsidR="1AF071F7">
        <w:rPr>
          <w:rStyle w:val="Strong"/>
          <w:rFonts w:ascii="Calibri" w:hAnsi="Calibri" w:cs="Calibri" w:eastAsiaTheme="majorEastAsia"/>
          <w:sz w:val="22"/>
          <w:szCs w:val="22"/>
        </w:rPr>
        <w:t>sell, and packaging—while reducing noise, cost, and risk.</w:t>
      </w:r>
      <w:commentRangeEnd w:id="4"/>
      <w:r w:rsidRPr="00391045" w:rsidR="000F7DD9">
        <w:rPr>
          <w:rStyle w:val="CommentReference"/>
          <w:rFonts w:ascii="Calibri" w:hAnsi="Calibri" w:cs="Calibri"/>
          <w:sz w:val="22"/>
          <w:szCs w:val="22"/>
          <w:rtl/>
        </w:rPr>
        <w:commentReference w:id="4"/>
      </w:r>
      <w:commentRangeEnd w:id="5"/>
      <w:r>
        <w:rPr>
          <w:rStyle w:val="CommentReference"/>
        </w:rPr>
        <w:commentReference w:id="5"/>
      </w:r>
    </w:p>
    <w:p w:rsidRPr="007706DE" w:rsidR="001D6868" w:rsidP="00446D29" w:rsidRDefault="00D110E2" w14:paraId="267CDDB4" w14:textId="0588096C">
      <w:pPr>
        <w:spacing w:line="300" w:lineRule="atLeast"/>
        <w:rPr>
          <w:rFonts w:ascii="Calibri" w:hAnsi="Calibri" w:cs="Calibri"/>
          <w:sz w:val="22"/>
          <w:szCs w:val="22"/>
        </w:rPr>
      </w:pPr>
      <w:r>
        <w:pict w14:anchorId="5A6375C6">
          <v:rect id="Rectangle 43" style="width:468pt;height:.1pt;visibility:visible;mso-position-horizontal-relative:char;mso-position-vertical-relative:line" o:spid="_x0000_s1030" filled="f">
            <o:lock v:ext="edit" aspectratio="t"/>
            <w10:anchorlock/>
          </v:rect>
        </w:pict>
      </w:r>
    </w:p>
    <w:p w:rsidRPr="007706DE" w:rsidR="001D6868" w:rsidP="00D01AFF" w:rsidRDefault="001D6868" w14:paraId="1F51FD36" w14:textId="77777777">
      <w:pPr>
        <w:pStyle w:val="Heading2"/>
        <w:rPr>
          <w:rFonts w:ascii="Calibri" w:hAnsi="Calibri" w:cs="Calibri"/>
        </w:rPr>
      </w:pPr>
      <w:bookmarkStart w:name="_Toc221212282" w:id="7"/>
      <w:r w:rsidRPr="007706DE">
        <w:rPr>
          <w:rFonts w:ascii="Calibri" w:hAnsi="Calibri" w:cs="Calibri"/>
        </w:rPr>
        <w:t>2. Background &amp; Introduction</w:t>
      </w:r>
      <w:bookmarkEnd w:id="7"/>
    </w:p>
    <w:p w:rsidRPr="002B641A" w:rsidR="002B641A" w:rsidP="00223477" w:rsidRDefault="002B641A" w14:paraId="128B2F94" w14:textId="7759212D">
      <w:pPr>
        <w:spacing w:before="100" w:beforeAutospacing="1" w:after="100" w:afterAutospacing="1" w:line="300" w:lineRule="atLeast"/>
        <w:rPr>
          <w:rFonts w:ascii="Calibri" w:hAnsi="Calibri" w:cs="Calibri"/>
          <w:sz w:val="22"/>
          <w:szCs w:val="22"/>
        </w:rPr>
      </w:pPr>
      <w:r w:rsidRPr="002B641A">
        <w:rPr>
          <w:rFonts w:ascii="Calibri" w:hAnsi="Calibri" w:cs="Calibri"/>
          <w:sz w:val="22"/>
          <w:szCs w:val="22"/>
        </w:rPr>
        <w:t xml:space="preserve">As Payoneer scales into a </w:t>
      </w:r>
      <w:r w:rsidRPr="0D89DA44">
        <w:rPr>
          <w:rFonts w:ascii="Calibri" w:hAnsi="Calibri" w:cs="Calibri"/>
          <w:sz w:val="22"/>
          <w:szCs w:val="22"/>
        </w:rPr>
        <w:t>multi</w:t>
      </w:r>
      <w:r w:rsidR="008E6DB7">
        <w:rPr>
          <w:rFonts w:ascii="Calibri" w:hAnsi="Calibri" w:cs="Calibri"/>
          <w:sz w:val="22"/>
          <w:szCs w:val="22"/>
        </w:rPr>
        <w:t>-</w:t>
      </w:r>
      <w:r w:rsidRPr="0D89DA44">
        <w:rPr>
          <w:rFonts w:ascii="Calibri" w:hAnsi="Calibri" w:cs="Calibri"/>
          <w:sz w:val="22"/>
          <w:szCs w:val="22"/>
        </w:rPr>
        <w:t>entity, multirole, multimarket platform, communication must evolve from fragmented, sender</w:t>
      </w:r>
      <w:r w:rsidR="008E6DB7">
        <w:rPr>
          <w:rFonts w:ascii="Calibri" w:hAnsi="Calibri" w:cs="Calibri"/>
          <w:sz w:val="22"/>
          <w:szCs w:val="22"/>
        </w:rPr>
        <w:t>-</w:t>
      </w:r>
      <w:r w:rsidRPr="0D89DA44">
        <w:rPr>
          <w:rFonts w:ascii="Calibri" w:hAnsi="Calibri" w:cs="Calibri"/>
          <w:sz w:val="22"/>
          <w:szCs w:val="22"/>
        </w:rPr>
        <w:t xml:space="preserve">driven activity to </w:t>
      </w:r>
      <w:r w:rsidRPr="0D89DA44">
        <w:rPr>
          <w:rFonts w:ascii="Calibri" w:hAnsi="Calibri" w:cs="Calibri"/>
          <w:b/>
          <w:bCs/>
          <w:sz w:val="22"/>
          <w:szCs w:val="22"/>
        </w:rPr>
        <w:t>centralized, governed orchestration</w:t>
      </w:r>
      <w:r w:rsidRPr="0D89DA44">
        <w:rPr>
          <w:rFonts w:ascii="Calibri" w:hAnsi="Calibri" w:cs="Calibri"/>
          <w:sz w:val="22"/>
          <w:szCs w:val="22"/>
        </w:rPr>
        <w:t xml:space="preserve">. The industry has already shifted: modern fintech, SaaS, and ecommerce platforms rely on </w:t>
      </w:r>
      <w:r w:rsidRPr="0D89DA44">
        <w:rPr>
          <w:rFonts w:ascii="Calibri" w:hAnsi="Calibri" w:cs="Calibri"/>
          <w:b/>
          <w:bCs/>
          <w:sz w:val="22"/>
          <w:szCs w:val="22"/>
        </w:rPr>
        <w:t>CEP</w:t>
      </w:r>
      <w:r w:rsidR="008E6DB7">
        <w:rPr>
          <w:rFonts w:ascii="Calibri" w:hAnsi="Calibri" w:cs="Calibri"/>
          <w:b/>
          <w:bCs/>
          <w:sz w:val="22"/>
          <w:szCs w:val="22"/>
        </w:rPr>
        <w:t>-</w:t>
      </w:r>
      <w:r w:rsidRPr="0D89DA44">
        <w:rPr>
          <w:rFonts w:ascii="Calibri" w:hAnsi="Calibri" w:cs="Calibri"/>
          <w:b/>
          <w:bCs/>
          <w:sz w:val="22"/>
          <w:szCs w:val="22"/>
        </w:rPr>
        <w:t>led, CDP</w:t>
      </w:r>
      <w:r w:rsidR="008E6DB7">
        <w:rPr>
          <w:rFonts w:ascii="Calibri" w:hAnsi="Calibri" w:cs="Calibri"/>
          <w:b/>
          <w:bCs/>
          <w:sz w:val="22"/>
          <w:szCs w:val="22"/>
        </w:rPr>
        <w:t>-</w:t>
      </w:r>
      <w:r w:rsidRPr="0D89DA44">
        <w:rPr>
          <w:rFonts w:ascii="Calibri" w:hAnsi="Calibri" w:cs="Calibri"/>
          <w:b/>
          <w:bCs/>
          <w:sz w:val="22"/>
          <w:szCs w:val="22"/>
        </w:rPr>
        <w:t>powered</w:t>
      </w:r>
      <w:r w:rsidRPr="0D89DA44">
        <w:rPr>
          <w:rFonts w:ascii="Calibri" w:hAnsi="Calibri" w:cs="Calibri"/>
          <w:sz w:val="22"/>
          <w:szCs w:val="22"/>
        </w:rPr>
        <w:t xml:space="preserve"> architecture to deliver real</w:t>
      </w:r>
      <w:r w:rsidR="008E6DB7">
        <w:rPr>
          <w:rFonts w:ascii="Calibri" w:hAnsi="Calibri" w:cs="Calibri"/>
          <w:sz w:val="22"/>
          <w:szCs w:val="22"/>
        </w:rPr>
        <w:t>-</w:t>
      </w:r>
      <w:r w:rsidRPr="0D89DA44">
        <w:rPr>
          <w:rFonts w:ascii="Calibri" w:hAnsi="Calibri" w:cs="Calibri"/>
          <w:sz w:val="22"/>
          <w:szCs w:val="22"/>
        </w:rPr>
        <w:t>time, compliant, and personalized engagement at scale.</w:t>
      </w:r>
    </w:p>
    <w:p w:rsidRPr="002B641A" w:rsidR="002B641A" w:rsidP="002B641A" w:rsidRDefault="002B641A" w14:paraId="00AD07F4" w14:textId="77777777">
      <w:pPr>
        <w:spacing w:before="100" w:beforeAutospacing="1" w:after="100" w:afterAutospacing="1" w:line="300" w:lineRule="atLeast"/>
        <w:rPr>
          <w:rFonts w:ascii="Calibri" w:hAnsi="Calibri" w:cs="Calibri"/>
          <w:sz w:val="22"/>
          <w:szCs w:val="22"/>
        </w:rPr>
      </w:pPr>
      <w:r w:rsidRPr="002B641A">
        <w:rPr>
          <w:rFonts w:ascii="Calibri" w:hAnsi="Calibri" w:cs="Calibri"/>
          <w:sz w:val="22"/>
          <w:szCs w:val="22"/>
        </w:rPr>
        <w:t>This shift is driven by clear operational requirements:</w:t>
      </w:r>
    </w:p>
    <w:p w:rsidRPr="002B641A" w:rsidR="002B641A" w:rsidP="004D0259" w:rsidRDefault="002B641A" w14:paraId="0916BE30" w14:textId="77777777">
      <w:pPr>
        <w:numPr>
          <w:ilvl w:val="0"/>
          <w:numId w:val="142"/>
        </w:numPr>
        <w:spacing w:before="100" w:beforeAutospacing="1" w:after="100" w:afterAutospacing="1" w:line="300" w:lineRule="atLeast"/>
        <w:rPr>
          <w:rFonts w:ascii="Calibri" w:hAnsi="Calibri" w:cs="Calibri"/>
          <w:sz w:val="22"/>
          <w:szCs w:val="22"/>
        </w:rPr>
      </w:pPr>
      <w:r w:rsidRPr="002B641A">
        <w:rPr>
          <w:rFonts w:ascii="Calibri" w:hAnsi="Calibri" w:cs="Calibri"/>
          <w:b/>
          <w:bCs/>
          <w:sz w:val="22"/>
          <w:szCs w:val="22"/>
        </w:rPr>
        <w:t>Real</w:t>
      </w:r>
      <w:r w:rsidRPr="002B641A">
        <w:rPr>
          <w:rFonts w:ascii="Calibri" w:hAnsi="Calibri" w:cs="Calibri"/>
          <w:b/>
          <w:bCs/>
          <w:sz w:val="22"/>
          <w:szCs w:val="22"/>
        </w:rPr>
        <w:noBreakHyphen/>
      </w:r>
      <w:r w:rsidRPr="002B641A">
        <w:rPr>
          <w:rFonts w:ascii="Calibri" w:hAnsi="Calibri" w:cs="Calibri"/>
          <w:b/>
          <w:bCs/>
          <w:sz w:val="22"/>
          <w:szCs w:val="22"/>
        </w:rPr>
        <w:t>time eligibility and decisioning</w:t>
      </w:r>
      <w:r w:rsidRPr="002B641A">
        <w:rPr>
          <w:rFonts w:ascii="Calibri" w:hAnsi="Calibri" w:cs="Calibri"/>
          <w:sz w:val="22"/>
          <w:szCs w:val="22"/>
        </w:rPr>
        <w:t xml:space="preserve"> based on role, entity, preferences, and journey state</w:t>
      </w:r>
    </w:p>
    <w:p w:rsidRPr="002B641A" w:rsidR="002B641A" w:rsidP="004D0259" w:rsidRDefault="002B641A" w14:paraId="488AE0CD" w14:textId="63C28132">
      <w:pPr>
        <w:numPr>
          <w:ilvl w:val="0"/>
          <w:numId w:val="142"/>
        </w:numPr>
        <w:spacing w:before="100" w:beforeAutospacing="1" w:after="100" w:afterAutospacing="1" w:line="300" w:lineRule="atLeast"/>
        <w:rPr>
          <w:rFonts w:ascii="Calibri" w:hAnsi="Calibri" w:cs="Calibri"/>
          <w:sz w:val="22"/>
          <w:szCs w:val="22"/>
        </w:rPr>
      </w:pPr>
      <w:r w:rsidRPr="002B641A">
        <w:rPr>
          <w:rFonts w:ascii="Calibri" w:hAnsi="Calibri" w:cs="Calibri"/>
          <w:b/>
          <w:bCs/>
          <w:sz w:val="22"/>
          <w:szCs w:val="22"/>
        </w:rPr>
        <w:t xml:space="preserve">Consistent </w:t>
      </w:r>
      <w:r w:rsidRPr="0D89DA44" w:rsidR="00223477">
        <w:rPr>
          <w:rFonts w:ascii="Calibri" w:hAnsi="Calibri" w:cs="Calibri"/>
          <w:b/>
          <w:bCs/>
          <w:sz w:val="22"/>
          <w:szCs w:val="22"/>
        </w:rPr>
        <w:t>in-app</w:t>
      </w:r>
      <w:r w:rsidRPr="002B641A">
        <w:rPr>
          <w:rFonts w:ascii="Calibri" w:hAnsi="Calibri" w:cs="Calibri"/>
          <w:b/>
          <w:bCs/>
          <w:sz w:val="22"/>
          <w:szCs w:val="22"/>
        </w:rPr>
        <w:t xml:space="preserve"> and external channel behavior</w:t>
      </w:r>
      <w:r w:rsidRPr="002B641A">
        <w:rPr>
          <w:rFonts w:ascii="Calibri" w:hAnsi="Calibri" w:cs="Calibri"/>
          <w:sz w:val="22"/>
          <w:szCs w:val="22"/>
        </w:rPr>
        <w:t xml:space="preserve"> governed by surface semantics and routing rules</w:t>
      </w:r>
    </w:p>
    <w:p w:rsidRPr="002B641A" w:rsidR="002B641A" w:rsidP="004D0259" w:rsidRDefault="002B641A" w14:paraId="12DEE1A5" w14:textId="7D7E66CE">
      <w:pPr>
        <w:numPr>
          <w:ilvl w:val="0"/>
          <w:numId w:val="142"/>
        </w:numPr>
        <w:spacing w:before="100" w:beforeAutospacing="1" w:after="100" w:afterAutospacing="1" w:line="300" w:lineRule="atLeast"/>
        <w:rPr>
          <w:rFonts w:ascii="Calibri" w:hAnsi="Calibri" w:cs="Calibri"/>
          <w:sz w:val="22"/>
          <w:szCs w:val="22"/>
        </w:rPr>
      </w:pPr>
      <w:r w:rsidRPr="002B641A">
        <w:rPr>
          <w:rFonts w:ascii="Calibri" w:hAnsi="Calibri" w:cs="Calibri"/>
          <w:b/>
          <w:bCs/>
          <w:sz w:val="22"/>
          <w:szCs w:val="22"/>
        </w:rPr>
        <w:t xml:space="preserve">Reliable </w:t>
      </w:r>
      <w:r w:rsidRPr="0D89DA44">
        <w:rPr>
          <w:rFonts w:ascii="Calibri" w:hAnsi="Calibri" w:cs="Calibri"/>
          <w:b/>
          <w:bCs/>
          <w:sz w:val="22"/>
          <w:szCs w:val="22"/>
        </w:rPr>
        <w:t>send</w:t>
      </w:r>
      <w:r w:rsidR="00223477">
        <w:rPr>
          <w:rFonts w:ascii="Calibri" w:hAnsi="Calibri" w:cs="Calibri"/>
          <w:b/>
          <w:bCs/>
          <w:sz w:val="22"/>
          <w:szCs w:val="22"/>
        </w:rPr>
        <w:t>-</w:t>
      </w:r>
      <w:r w:rsidRPr="0D89DA44">
        <w:rPr>
          <w:rFonts w:ascii="Calibri" w:hAnsi="Calibri" w:cs="Calibri"/>
          <w:b/>
          <w:bCs/>
          <w:sz w:val="22"/>
          <w:szCs w:val="22"/>
        </w:rPr>
        <w:t>time</w:t>
      </w:r>
      <w:r w:rsidRPr="002B641A">
        <w:rPr>
          <w:rFonts w:ascii="Calibri" w:hAnsi="Calibri" w:cs="Calibri"/>
          <w:b/>
          <w:bCs/>
          <w:sz w:val="22"/>
          <w:szCs w:val="22"/>
        </w:rPr>
        <w:t xml:space="preserve"> enforcement</w:t>
      </w:r>
      <w:r w:rsidRPr="002B641A">
        <w:rPr>
          <w:rFonts w:ascii="Calibri" w:hAnsi="Calibri" w:cs="Calibri"/>
          <w:sz w:val="22"/>
          <w:szCs w:val="22"/>
        </w:rPr>
        <w:t xml:space="preserve"> of consent, frequency, quiet hours, and suppression</w:t>
      </w:r>
    </w:p>
    <w:p w:rsidRPr="002B641A" w:rsidR="002B641A" w:rsidP="004D0259" w:rsidRDefault="002B641A" w14:paraId="0B83258D" w14:textId="77777777">
      <w:pPr>
        <w:numPr>
          <w:ilvl w:val="0"/>
          <w:numId w:val="142"/>
        </w:numPr>
        <w:spacing w:before="100" w:beforeAutospacing="1" w:after="100" w:afterAutospacing="1" w:line="300" w:lineRule="atLeast"/>
        <w:rPr>
          <w:rFonts w:ascii="Calibri" w:hAnsi="Calibri" w:cs="Calibri"/>
          <w:sz w:val="22"/>
          <w:szCs w:val="22"/>
        </w:rPr>
      </w:pPr>
      <w:r w:rsidRPr="002B641A">
        <w:rPr>
          <w:rFonts w:ascii="Calibri" w:hAnsi="Calibri" w:cs="Calibri"/>
          <w:b/>
          <w:bCs/>
          <w:sz w:val="22"/>
          <w:szCs w:val="22"/>
        </w:rPr>
        <w:t>Auditability and explainability</w:t>
      </w:r>
      <w:r w:rsidRPr="002B641A">
        <w:rPr>
          <w:rFonts w:ascii="Calibri" w:hAnsi="Calibri" w:cs="Calibri"/>
          <w:sz w:val="22"/>
          <w:szCs w:val="22"/>
        </w:rPr>
        <w:t>, where every message has a traceable “who/what/when/where/why”</w:t>
      </w:r>
    </w:p>
    <w:p w:rsidRPr="002B641A" w:rsidR="002B641A" w:rsidP="004D0259" w:rsidRDefault="002B641A" w14:paraId="414444F3" w14:textId="248EC0DA">
      <w:pPr>
        <w:numPr>
          <w:ilvl w:val="0"/>
          <w:numId w:val="142"/>
        </w:numPr>
        <w:spacing w:before="100" w:beforeAutospacing="1" w:after="100" w:afterAutospacing="1" w:line="300" w:lineRule="atLeast"/>
        <w:rPr>
          <w:rFonts w:ascii="Calibri" w:hAnsi="Calibri" w:cs="Calibri"/>
          <w:sz w:val="22"/>
          <w:szCs w:val="22"/>
        </w:rPr>
      </w:pPr>
      <w:r w:rsidRPr="0D89DA44">
        <w:rPr>
          <w:rFonts w:ascii="Calibri" w:hAnsi="Calibri" w:cs="Calibri"/>
          <w:b/>
          <w:bCs/>
          <w:sz w:val="22"/>
          <w:szCs w:val="22"/>
        </w:rPr>
        <w:t>Region</w:t>
      </w:r>
      <w:r w:rsidR="007B7F24">
        <w:rPr>
          <w:rFonts w:ascii="Calibri" w:hAnsi="Calibri" w:cs="Calibri"/>
          <w:b/>
          <w:bCs/>
          <w:sz w:val="22"/>
          <w:szCs w:val="22"/>
        </w:rPr>
        <w:t>-</w:t>
      </w:r>
      <w:r w:rsidRPr="0D89DA44">
        <w:rPr>
          <w:rFonts w:ascii="Calibri" w:hAnsi="Calibri" w:cs="Calibri"/>
          <w:b/>
          <w:bCs/>
          <w:sz w:val="22"/>
          <w:szCs w:val="22"/>
        </w:rPr>
        <w:t>ready</w:t>
      </w:r>
      <w:r w:rsidRPr="002B641A">
        <w:rPr>
          <w:rFonts w:ascii="Calibri" w:hAnsi="Calibri" w:cs="Calibri"/>
          <w:b/>
          <w:bCs/>
          <w:sz w:val="22"/>
          <w:szCs w:val="22"/>
        </w:rPr>
        <w:t xml:space="preserve"> execution</w:t>
      </w:r>
      <w:r w:rsidRPr="002B641A">
        <w:rPr>
          <w:rFonts w:ascii="Calibri" w:hAnsi="Calibri" w:cs="Calibri"/>
          <w:sz w:val="22"/>
          <w:szCs w:val="22"/>
        </w:rPr>
        <w:t>, including China, with equivalent governance and measurement</w:t>
      </w:r>
    </w:p>
    <w:p w:rsidRPr="002B641A" w:rsidR="002B641A" w:rsidP="002B641A" w:rsidRDefault="002B641A" w14:paraId="7315F6FD" w14:textId="77777777">
      <w:pPr>
        <w:spacing w:before="100" w:beforeAutospacing="1" w:after="100" w:afterAutospacing="1" w:line="300" w:lineRule="atLeast"/>
        <w:rPr>
          <w:rFonts w:ascii="Calibri" w:hAnsi="Calibri" w:cs="Calibri"/>
          <w:sz w:val="22"/>
          <w:szCs w:val="22"/>
        </w:rPr>
      </w:pPr>
      <w:r w:rsidRPr="002B641A">
        <w:rPr>
          <w:rFonts w:ascii="Calibri" w:hAnsi="Calibri" w:cs="Calibri"/>
          <w:sz w:val="22"/>
          <w:szCs w:val="22"/>
        </w:rPr>
        <w:t>For Payoneer, this architecture is essential to:</w:t>
      </w:r>
    </w:p>
    <w:p w:rsidRPr="002B641A" w:rsidR="002B641A" w:rsidP="004D0259" w:rsidRDefault="002B641A" w14:paraId="2CB14A83" w14:textId="77777777">
      <w:pPr>
        <w:numPr>
          <w:ilvl w:val="0"/>
          <w:numId w:val="143"/>
        </w:numPr>
        <w:spacing w:before="100" w:beforeAutospacing="1" w:after="100" w:afterAutospacing="1" w:line="300" w:lineRule="atLeast"/>
        <w:rPr>
          <w:rFonts w:ascii="Calibri" w:hAnsi="Calibri" w:cs="Calibri"/>
          <w:sz w:val="22"/>
          <w:szCs w:val="22"/>
        </w:rPr>
      </w:pPr>
      <w:r w:rsidRPr="002B641A">
        <w:rPr>
          <w:rFonts w:ascii="Calibri" w:hAnsi="Calibri" w:cs="Calibri"/>
          <w:sz w:val="22"/>
          <w:szCs w:val="22"/>
        </w:rPr>
        <w:t xml:space="preserve">Support </w:t>
      </w:r>
      <w:r w:rsidRPr="002B641A">
        <w:rPr>
          <w:rFonts w:ascii="Calibri" w:hAnsi="Calibri" w:cs="Calibri"/>
          <w:b/>
          <w:bCs/>
          <w:sz w:val="22"/>
          <w:szCs w:val="22"/>
        </w:rPr>
        <w:t>A and B customers</w:t>
      </w:r>
      <w:r w:rsidRPr="002B641A">
        <w:rPr>
          <w:rFonts w:ascii="Calibri" w:hAnsi="Calibri" w:cs="Calibri"/>
          <w:sz w:val="22"/>
          <w:szCs w:val="22"/>
        </w:rPr>
        <w:t xml:space="preserve"> with precise, contextual guidance across Accounts and Businesses</w:t>
      </w:r>
    </w:p>
    <w:p w:rsidRPr="002B641A" w:rsidR="002B641A" w:rsidP="004D0259" w:rsidRDefault="002B641A" w14:paraId="28844E25" w14:textId="61F5E6F8">
      <w:pPr>
        <w:numPr>
          <w:ilvl w:val="0"/>
          <w:numId w:val="143"/>
        </w:numPr>
        <w:spacing w:before="100" w:beforeAutospacing="1" w:after="100" w:afterAutospacing="1" w:line="300" w:lineRule="atLeast"/>
        <w:rPr>
          <w:rFonts w:ascii="Calibri" w:hAnsi="Calibri" w:cs="Calibri"/>
          <w:sz w:val="22"/>
          <w:szCs w:val="22"/>
        </w:rPr>
      </w:pPr>
      <w:r w:rsidRPr="002B641A">
        <w:rPr>
          <w:rFonts w:ascii="Calibri" w:hAnsi="Calibri" w:cs="Calibri"/>
          <w:sz w:val="22"/>
          <w:szCs w:val="22"/>
        </w:rPr>
        <w:t xml:space="preserve">Enable lifecycle acceleration, </w:t>
      </w:r>
      <w:r w:rsidRPr="002B641A">
        <w:rPr>
          <w:rFonts w:ascii="Calibri" w:hAnsi="Calibri" w:cs="Calibri"/>
          <w:b/>
          <w:bCs/>
          <w:sz w:val="22"/>
          <w:szCs w:val="22"/>
        </w:rPr>
        <w:t>upsell/</w:t>
      </w:r>
      <w:r w:rsidRPr="0D89DA44">
        <w:rPr>
          <w:rFonts w:ascii="Calibri" w:hAnsi="Calibri" w:cs="Calibri"/>
          <w:b/>
          <w:bCs/>
          <w:sz w:val="22"/>
          <w:szCs w:val="22"/>
        </w:rPr>
        <w:t>cross</w:t>
      </w:r>
      <w:r w:rsidR="007B7F24">
        <w:rPr>
          <w:rFonts w:ascii="Calibri" w:hAnsi="Calibri" w:cs="Calibri"/>
          <w:b/>
          <w:bCs/>
          <w:sz w:val="22"/>
          <w:szCs w:val="22"/>
        </w:rPr>
        <w:t>-</w:t>
      </w:r>
      <w:r w:rsidRPr="0D89DA44">
        <w:rPr>
          <w:rFonts w:ascii="Calibri" w:hAnsi="Calibri" w:cs="Calibri"/>
          <w:b/>
          <w:bCs/>
          <w:sz w:val="22"/>
          <w:szCs w:val="22"/>
        </w:rPr>
        <w:t>sell</w:t>
      </w:r>
      <w:r w:rsidRPr="002B641A">
        <w:rPr>
          <w:rFonts w:ascii="Calibri" w:hAnsi="Calibri" w:cs="Calibri"/>
          <w:sz w:val="22"/>
          <w:szCs w:val="22"/>
        </w:rPr>
        <w:t xml:space="preserve">, and </w:t>
      </w:r>
      <w:r w:rsidRPr="002B641A">
        <w:rPr>
          <w:rFonts w:ascii="Calibri" w:hAnsi="Calibri" w:cs="Calibri"/>
          <w:b/>
          <w:bCs/>
          <w:sz w:val="22"/>
          <w:szCs w:val="22"/>
        </w:rPr>
        <w:t>pricing &amp; packaging</w:t>
      </w:r>
      <w:r w:rsidRPr="002B641A">
        <w:rPr>
          <w:rFonts w:ascii="Calibri" w:hAnsi="Calibri" w:cs="Calibri"/>
          <w:sz w:val="22"/>
          <w:szCs w:val="22"/>
        </w:rPr>
        <w:t xml:space="preserve"> transitions through </w:t>
      </w:r>
      <w:r w:rsidRPr="0D89DA44" w:rsidR="007B7F24">
        <w:rPr>
          <w:rFonts w:ascii="Calibri" w:hAnsi="Calibri" w:cs="Calibri"/>
          <w:sz w:val="22"/>
          <w:szCs w:val="22"/>
        </w:rPr>
        <w:t>eligibility driven</w:t>
      </w:r>
      <w:r w:rsidRPr="0D89DA44">
        <w:rPr>
          <w:rFonts w:ascii="Calibri" w:hAnsi="Calibri" w:cs="Calibri"/>
          <w:sz w:val="22"/>
          <w:szCs w:val="22"/>
        </w:rPr>
        <w:t xml:space="preserve"> next</w:t>
      </w:r>
      <w:r w:rsidR="007B7F24">
        <w:rPr>
          <w:rFonts w:ascii="Calibri" w:hAnsi="Calibri" w:cs="Calibri"/>
          <w:sz w:val="22"/>
          <w:szCs w:val="22"/>
        </w:rPr>
        <w:t xml:space="preserve"> </w:t>
      </w:r>
      <w:r w:rsidRPr="0D89DA44">
        <w:rPr>
          <w:rFonts w:ascii="Calibri" w:hAnsi="Calibri" w:cs="Calibri"/>
          <w:sz w:val="22"/>
          <w:szCs w:val="22"/>
        </w:rPr>
        <w:t>best actions</w:t>
      </w:r>
    </w:p>
    <w:p w:rsidRPr="002B641A" w:rsidR="002B641A" w:rsidP="004D0259" w:rsidRDefault="002B641A" w14:paraId="76B6B103" w14:textId="77777777">
      <w:pPr>
        <w:numPr>
          <w:ilvl w:val="0"/>
          <w:numId w:val="143"/>
        </w:numPr>
        <w:spacing w:before="100" w:beforeAutospacing="1" w:after="100" w:afterAutospacing="1" w:line="300" w:lineRule="atLeast"/>
        <w:rPr>
          <w:rFonts w:ascii="Calibri" w:hAnsi="Calibri" w:cs="Calibri"/>
          <w:sz w:val="22"/>
          <w:szCs w:val="22"/>
        </w:rPr>
      </w:pPr>
      <w:r w:rsidRPr="002B641A">
        <w:rPr>
          <w:rFonts w:ascii="Calibri" w:hAnsi="Calibri" w:cs="Calibri"/>
          <w:sz w:val="22"/>
          <w:szCs w:val="22"/>
        </w:rPr>
        <w:t xml:space="preserve">Deliver consistent, </w:t>
      </w:r>
      <w:r w:rsidRPr="00197B6F">
        <w:rPr>
          <w:rFonts w:ascii="Calibri" w:hAnsi="Calibri" w:cs="Calibri"/>
          <w:b/>
          <w:bCs/>
          <w:sz w:val="22"/>
          <w:szCs w:val="22"/>
        </w:rPr>
        <w:t>trustworthy</w:t>
      </w:r>
      <w:r w:rsidRPr="002B641A">
        <w:rPr>
          <w:rFonts w:ascii="Calibri" w:hAnsi="Calibri" w:cs="Calibri"/>
          <w:sz w:val="22"/>
          <w:szCs w:val="22"/>
        </w:rPr>
        <w:t xml:space="preserve"> communication across MyAccount, Manager Account, Partner/Admin, and regional experiences</w:t>
      </w:r>
    </w:p>
    <w:p w:rsidRPr="002B641A" w:rsidR="002B641A" w:rsidP="004D0259" w:rsidRDefault="002B641A" w14:paraId="59B1BC8B" w14:textId="77777777">
      <w:pPr>
        <w:numPr>
          <w:ilvl w:val="0"/>
          <w:numId w:val="143"/>
        </w:numPr>
        <w:spacing w:before="100" w:beforeAutospacing="1" w:after="100" w:afterAutospacing="1" w:line="300" w:lineRule="atLeast"/>
        <w:rPr>
          <w:rFonts w:ascii="Calibri" w:hAnsi="Calibri" w:cs="Calibri"/>
          <w:sz w:val="22"/>
          <w:szCs w:val="22"/>
        </w:rPr>
      </w:pPr>
      <w:r w:rsidRPr="002B641A">
        <w:rPr>
          <w:rFonts w:ascii="Calibri" w:hAnsi="Calibri" w:cs="Calibri"/>
          <w:sz w:val="22"/>
          <w:szCs w:val="22"/>
        </w:rPr>
        <w:t>Reduce operational overhead through reusable governance, templates, and centralized experimentation</w:t>
      </w:r>
    </w:p>
    <w:p w:rsidRPr="002B641A" w:rsidR="002B641A" w:rsidP="004D0259" w:rsidRDefault="002B641A" w14:paraId="129B1576" w14:textId="77777777">
      <w:pPr>
        <w:numPr>
          <w:ilvl w:val="0"/>
          <w:numId w:val="143"/>
        </w:numPr>
        <w:spacing w:before="100" w:beforeAutospacing="1" w:after="100" w:afterAutospacing="1" w:line="300" w:lineRule="atLeast"/>
        <w:rPr>
          <w:rFonts w:ascii="Calibri" w:hAnsi="Calibri" w:cs="Calibri"/>
          <w:sz w:val="22"/>
          <w:szCs w:val="22"/>
        </w:rPr>
      </w:pPr>
      <w:r w:rsidRPr="002B641A">
        <w:rPr>
          <w:rFonts w:ascii="Calibri" w:hAnsi="Calibri" w:cs="Calibri"/>
          <w:sz w:val="22"/>
          <w:szCs w:val="22"/>
        </w:rPr>
        <w:t>Meet escalating regulatory requirements with predictable, auditable decisioning</w:t>
      </w:r>
    </w:p>
    <w:p w:rsidRPr="002B641A" w:rsidR="002B641A" w:rsidP="002B641A" w:rsidRDefault="002B641A" w14:paraId="62931819" w14:textId="77777777">
      <w:pPr>
        <w:spacing w:before="100" w:beforeAutospacing="1" w:after="100" w:afterAutospacing="1" w:line="300" w:lineRule="atLeast"/>
        <w:rPr>
          <w:rFonts w:ascii="Calibri" w:hAnsi="Calibri" w:cs="Calibri"/>
          <w:sz w:val="22"/>
          <w:szCs w:val="22"/>
        </w:rPr>
      </w:pPr>
      <w:r w:rsidRPr="002B641A">
        <w:rPr>
          <w:rFonts w:ascii="Calibri" w:hAnsi="Calibri" w:cs="Calibri"/>
          <w:sz w:val="22"/>
          <w:szCs w:val="22"/>
        </w:rPr>
        <w:t xml:space="preserve">In short: </w:t>
      </w:r>
      <w:r w:rsidRPr="002B641A">
        <w:rPr>
          <w:rFonts w:ascii="Calibri" w:hAnsi="Calibri" w:cs="Calibri"/>
          <w:b/>
          <w:bCs/>
          <w:sz w:val="22"/>
          <w:szCs w:val="22"/>
        </w:rPr>
        <w:t>centralized CEP orchestration, governed surfaces, a Preference Center, and unified visibility (BO)</w:t>
      </w:r>
      <w:r w:rsidRPr="002B641A">
        <w:rPr>
          <w:rFonts w:ascii="Calibri" w:hAnsi="Calibri" w:cs="Calibri"/>
          <w:sz w:val="22"/>
          <w:szCs w:val="22"/>
        </w:rPr>
        <w:t xml:space="preserve"> are structural requirements—not modernization choices. They form the communication backbone needed to support </w:t>
      </w:r>
      <w:proofErr w:type="spellStart"/>
      <w:r w:rsidRPr="002B641A">
        <w:rPr>
          <w:rFonts w:ascii="Calibri" w:hAnsi="Calibri" w:cs="Calibri"/>
          <w:sz w:val="22"/>
          <w:szCs w:val="22"/>
        </w:rPr>
        <w:t>Payoneer’s</w:t>
      </w:r>
      <w:proofErr w:type="spellEnd"/>
      <w:r w:rsidRPr="002B641A">
        <w:rPr>
          <w:rFonts w:ascii="Calibri" w:hAnsi="Calibri" w:cs="Calibri"/>
          <w:sz w:val="22"/>
          <w:szCs w:val="22"/>
        </w:rPr>
        <w:t xml:space="preserve"> global scale, growth ambitions, and customer experience expectations.</w:t>
      </w:r>
    </w:p>
    <w:p w:rsidRPr="007706DE" w:rsidR="001D6868" w:rsidP="00446D29" w:rsidRDefault="00D110E2" w14:paraId="4C0D2CCF" w14:textId="3BB78203">
      <w:pPr>
        <w:spacing w:line="300" w:lineRule="atLeast"/>
        <w:rPr>
          <w:rFonts w:ascii="Calibri" w:hAnsi="Calibri" w:cs="Calibri"/>
          <w:sz w:val="22"/>
          <w:szCs w:val="22"/>
        </w:rPr>
      </w:pPr>
      <w:r>
        <w:pict w14:anchorId="07623CD6">
          <v:rect id="Rectangle 41" style="width:468pt;height:.1pt;visibility:visible;mso-position-horizontal-relative:char;mso-position-vertical-relative:line" o:spid="_x0000_s1029" filled="f">
            <o:lock v:ext="edit" aspectratio="t"/>
            <w10:anchorlock/>
          </v:rect>
        </w:pict>
      </w:r>
    </w:p>
    <w:p w:rsidRPr="007706DE" w:rsidR="001D6868" w:rsidP="00D01AFF" w:rsidRDefault="001D6868" w14:paraId="307CCD1A" w14:textId="77777777">
      <w:pPr>
        <w:pStyle w:val="Heading2"/>
        <w:rPr>
          <w:rFonts w:ascii="Calibri" w:hAnsi="Calibri" w:cs="Calibri"/>
        </w:rPr>
      </w:pPr>
      <w:bookmarkStart w:name="_Toc221212283" w:id="8"/>
      <w:r w:rsidRPr="007706DE">
        <w:rPr>
          <w:rFonts w:ascii="Calibri" w:hAnsi="Calibri" w:cs="Calibri"/>
        </w:rPr>
        <w:t>3. Main Pain Points &amp; Opportunity</w:t>
      </w:r>
      <w:bookmarkEnd w:id="8"/>
    </w:p>
    <w:p w:rsidRPr="007706DE" w:rsidR="001D6868" w:rsidP="00D01AFF" w:rsidRDefault="001D6868" w14:paraId="3ED5385C" w14:textId="77777777">
      <w:pPr>
        <w:pStyle w:val="Heading3"/>
        <w:rPr>
          <w:rFonts w:ascii="Calibri" w:hAnsi="Calibri" w:cs="Calibri"/>
        </w:rPr>
      </w:pPr>
      <w:r w:rsidRPr="007706DE">
        <w:rPr>
          <w:rFonts w:ascii="Calibri" w:hAnsi="Calibri" w:cs="Calibri"/>
        </w:rPr>
        <w:t xml:space="preserve">3.1 </w:t>
      </w:r>
      <w:commentRangeStart w:id="9"/>
      <w:r w:rsidRPr="007706DE">
        <w:rPr>
          <w:rFonts w:ascii="Calibri" w:hAnsi="Calibri" w:cs="Calibri"/>
        </w:rPr>
        <w:t>Personas</w:t>
      </w:r>
      <w:commentRangeEnd w:id="9"/>
      <w:r w:rsidRPr="007706DE">
        <w:rPr>
          <w:rStyle w:val="CommentReference"/>
          <w:rFonts w:ascii="Calibri" w:hAnsi="Calibri" w:cs="Calibri"/>
          <w:sz w:val="28"/>
          <w:szCs w:val="28"/>
        </w:rPr>
        <w:commentReference w:id="9"/>
      </w:r>
      <w:r w:rsidRPr="007706DE">
        <w:rPr>
          <w:rFonts w:ascii="Calibri" w:hAnsi="Calibri" w:cs="Calibri"/>
        </w:rPr>
        <w:t xml:space="preserve"> Impacted</w:t>
      </w:r>
    </w:p>
    <w:p w:rsidRPr="007706DE" w:rsidR="001D6868" w:rsidP="00446D29" w:rsidRDefault="001D6868" w14:paraId="14DFFA11" w14:textId="7D0BB1DD">
      <w:pPr>
        <w:spacing w:before="100" w:beforeAutospacing="1" w:line="300" w:lineRule="atLeast"/>
        <w:rPr>
          <w:rFonts w:ascii="Calibri" w:hAnsi="Calibri" w:cs="Calibri"/>
          <w:sz w:val="22"/>
          <w:szCs w:val="22"/>
        </w:rPr>
      </w:pPr>
      <w:r w:rsidRPr="007706DE">
        <w:rPr>
          <w:rFonts w:ascii="Calibri" w:hAnsi="Calibri" w:cs="Calibri"/>
          <w:sz w:val="22"/>
          <w:szCs w:val="22"/>
        </w:rPr>
        <w:t xml:space="preserve">A stable, centralized communications foundation enables Payoneer to communicate effectively with customers across transactional, operational, promotional, and educational scenarios. It also strengthens the relationship with all segments of our global user base, with particular strategic emphasis on </w:t>
      </w:r>
      <w:r w:rsidRPr="007706DE">
        <w:rPr>
          <w:rFonts w:ascii="Calibri" w:hAnsi="Calibri" w:cs="Calibri"/>
          <w:b/>
          <w:bCs/>
          <w:sz w:val="22"/>
          <w:szCs w:val="22"/>
        </w:rPr>
        <w:t>Top Ideal Customer Profiles (TICPs)</w:t>
      </w:r>
      <w:r w:rsidRPr="007706DE">
        <w:rPr>
          <w:rFonts w:ascii="Calibri" w:hAnsi="Calibri" w:cs="Calibri"/>
          <w:sz w:val="22"/>
          <w:szCs w:val="22"/>
        </w:rPr>
        <w:t xml:space="preserve"> — the </w:t>
      </w:r>
      <w:r w:rsidRPr="0D89DA44" w:rsidR="006E6C18">
        <w:rPr>
          <w:rFonts w:ascii="Calibri" w:hAnsi="Calibri" w:cs="Calibri"/>
          <w:sz w:val="22"/>
          <w:szCs w:val="22"/>
        </w:rPr>
        <w:t>highest value</w:t>
      </w:r>
      <w:r w:rsidRPr="0D89DA44">
        <w:rPr>
          <w:rFonts w:ascii="Calibri" w:hAnsi="Calibri" w:cs="Calibri"/>
          <w:sz w:val="22"/>
          <w:szCs w:val="22"/>
        </w:rPr>
        <w:t xml:space="preserve"> cohorts driving significant volume and multiproduct adoption</w:t>
      </w:r>
      <w:r w:rsidR="006E6C18">
        <w:rPr>
          <w:rFonts w:ascii="Calibri" w:hAnsi="Calibri" w:cs="Calibri"/>
          <w:sz w:val="22"/>
          <w:szCs w:val="22"/>
        </w:rPr>
        <w:t>.</w:t>
      </w:r>
    </w:p>
    <w:p w:rsidRPr="007706DE" w:rsidR="001D6868" w:rsidP="00446D29" w:rsidRDefault="001D6868" w14:paraId="6F890D14" w14:textId="77777777">
      <w:pPr>
        <w:spacing w:before="100" w:beforeAutospacing="1" w:line="300" w:lineRule="atLeast"/>
        <w:rPr>
          <w:rFonts w:ascii="Calibri" w:hAnsi="Calibri" w:cs="Calibri"/>
          <w:sz w:val="22"/>
          <w:szCs w:val="22"/>
        </w:rPr>
      </w:pPr>
      <w:r w:rsidRPr="007706DE">
        <w:rPr>
          <w:rFonts w:ascii="Calibri" w:hAnsi="Calibri" w:cs="Calibri"/>
          <w:b/>
          <w:bCs/>
          <w:sz w:val="22"/>
          <w:szCs w:val="22"/>
        </w:rPr>
        <w:t>Strategic Personas</w:t>
      </w:r>
    </w:p>
    <w:p w:rsidRPr="007706DE" w:rsidR="001D6868" w:rsidP="0001026F" w:rsidRDefault="001D6868" w14:paraId="77C7AD3A" w14:textId="3036E8FB">
      <w:pPr>
        <w:numPr>
          <w:ilvl w:val="0"/>
          <w:numId w:val="1"/>
        </w:numPr>
        <w:spacing w:before="100" w:beforeAutospacing="1" w:line="300" w:lineRule="atLeast"/>
        <w:rPr>
          <w:rFonts w:ascii="Calibri" w:hAnsi="Calibri" w:cs="Calibri"/>
          <w:sz w:val="22"/>
          <w:szCs w:val="22"/>
        </w:rPr>
      </w:pPr>
      <w:r w:rsidRPr="007706DE">
        <w:rPr>
          <w:rFonts w:ascii="Calibri" w:hAnsi="Calibri" w:cs="Calibri"/>
          <w:b/>
          <w:bCs/>
          <w:sz w:val="22"/>
          <w:szCs w:val="22"/>
        </w:rPr>
        <w:t>B2B SMB ROW (TICP: $50K+ monthly volume)</w:t>
      </w:r>
      <w:r>
        <w:br/>
      </w:r>
      <w:r w:rsidR="00126F55">
        <w:rPr>
          <w:rFonts w:ascii="Calibri" w:hAnsi="Calibri" w:cs="Calibri"/>
          <w:sz w:val="22"/>
          <w:szCs w:val="22"/>
        </w:rPr>
        <w:t>Multi-entity companies with st</w:t>
      </w:r>
      <w:commentRangeStart w:id="10"/>
      <w:r w:rsidRPr="007706DE">
        <w:rPr>
          <w:rFonts w:ascii="Calibri" w:hAnsi="Calibri" w:cs="Calibri"/>
          <w:sz w:val="22"/>
          <w:szCs w:val="22"/>
        </w:rPr>
        <w:t xml:space="preserve">ructured teams managing </w:t>
      </w:r>
      <w:r w:rsidRPr="0D89DA44" w:rsidR="007B7F24">
        <w:rPr>
          <w:rFonts w:ascii="Calibri" w:hAnsi="Calibri" w:cs="Calibri"/>
          <w:sz w:val="22"/>
          <w:szCs w:val="22"/>
        </w:rPr>
        <w:t>high frequency</w:t>
      </w:r>
      <w:r w:rsidRPr="007706DE">
        <w:rPr>
          <w:rFonts w:ascii="Calibri" w:hAnsi="Calibri" w:cs="Calibri"/>
          <w:sz w:val="22"/>
          <w:szCs w:val="22"/>
        </w:rPr>
        <w:t xml:space="preserve"> payments; require </w:t>
      </w:r>
      <w:r w:rsidRPr="0D89DA44">
        <w:rPr>
          <w:rFonts w:ascii="Calibri" w:hAnsi="Calibri" w:cs="Calibri"/>
          <w:b/>
          <w:bCs/>
          <w:sz w:val="22"/>
          <w:szCs w:val="22"/>
        </w:rPr>
        <w:t>role</w:t>
      </w:r>
      <w:r w:rsidR="007B7F24">
        <w:rPr>
          <w:rFonts w:ascii="Calibri" w:hAnsi="Calibri" w:cs="Calibri"/>
          <w:b/>
          <w:bCs/>
          <w:sz w:val="22"/>
          <w:szCs w:val="22"/>
        </w:rPr>
        <w:t>-b</w:t>
      </w:r>
      <w:r w:rsidRPr="0D89DA44">
        <w:rPr>
          <w:rFonts w:ascii="Calibri" w:hAnsi="Calibri" w:cs="Calibri"/>
          <w:b/>
          <w:bCs/>
          <w:sz w:val="22"/>
          <w:szCs w:val="22"/>
        </w:rPr>
        <w:t>ased</w:t>
      </w:r>
      <w:r w:rsidRPr="007706DE">
        <w:rPr>
          <w:rFonts w:ascii="Calibri" w:hAnsi="Calibri" w:cs="Calibri"/>
          <w:b/>
          <w:bCs/>
          <w:sz w:val="22"/>
          <w:szCs w:val="22"/>
        </w:rPr>
        <w:t xml:space="preserve"> communications</w:t>
      </w:r>
      <w:r w:rsidRPr="007706DE">
        <w:rPr>
          <w:rFonts w:ascii="Calibri" w:hAnsi="Calibri" w:cs="Calibri"/>
          <w:sz w:val="22"/>
          <w:szCs w:val="22"/>
        </w:rPr>
        <w:t xml:space="preserve">, </w:t>
      </w:r>
      <w:r w:rsidRPr="0D89DA44" w:rsidR="007B7F24">
        <w:rPr>
          <w:rFonts w:ascii="Calibri" w:hAnsi="Calibri" w:cs="Calibri"/>
          <w:b/>
          <w:bCs/>
          <w:sz w:val="22"/>
          <w:szCs w:val="22"/>
        </w:rPr>
        <w:t>permissions aware</w:t>
      </w:r>
      <w:r w:rsidRPr="007706DE">
        <w:rPr>
          <w:rFonts w:ascii="Calibri" w:hAnsi="Calibri" w:cs="Calibri"/>
          <w:b/>
          <w:bCs/>
          <w:sz w:val="22"/>
          <w:szCs w:val="22"/>
        </w:rPr>
        <w:t xml:space="preserve"> targeting</w:t>
      </w:r>
      <w:r w:rsidRPr="007706DE">
        <w:rPr>
          <w:rFonts w:ascii="Calibri" w:hAnsi="Calibri" w:cs="Calibri"/>
          <w:sz w:val="22"/>
          <w:szCs w:val="22"/>
        </w:rPr>
        <w:t xml:space="preserve">, and </w:t>
      </w:r>
      <w:r w:rsidRPr="007706DE">
        <w:rPr>
          <w:rFonts w:ascii="Calibri" w:hAnsi="Calibri" w:cs="Calibri"/>
          <w:b/>
          <w:bCs/>
          <w:sz w:val="22"/>
          <w:szCs w:val="22"/>
        </w:rPr>
        <w:t>frequency/volume controls</w:t>
      </w:r>
      <w:r w:rsidRPr="007706DE">
        <w:rPr>
          <w:rFonts w:ascii="Calibri" w:hAnsi="Calibri" w:cs="Calibri"/>
          <w:sz w:val="22"/>
          <w:szCs w:val="22"/>
        </w:rPr>
        <w:t xml:space="preserve"> to ensure relevance</w:t>
      </w:r>
      <w:commentRangeEnd w:id="10"/>
      <w:r w:rsidRPr="0D89DA44" w:rsidR="000567BC">
        <w:rPr>
          <w:rStyle w:val="CommentReference"/>
          <w:rFonts w:ascii="Calibri" w:hAnsi="Calibri" w:cs="Calibri"/>
          <w:sz w:val="22"/>
          <w:szCs w:val="22"/>
        </w:rPr>
        <w:commentReference w:id="10"/>
      </w:r>
      <w:r w:rsidRPr="0D89DA44">
        <w:rPr>
          <w:rFonts w:ascii="Calibri" w:hAnsi="Calibri" w:cs="Calibri"/>
          <w:sz w:val="22"/>
          <w:szCs w:val="22"/>
        </w:rPr>
        <w:t>.</w:t>
      </w:r>
    </w:p>
    <w:p w:rsidRPr="007706DE" w:rsidR="001D6868" w:rsidP="0001026F" w:rsidRDefault="001D6868" w14:paraId="424D78BD" w14:textId="53D597E2">
      <w:pPr>
        <w:numPr>
          <w:ilvl w:val="0"/>
          <w:numId w:val="1"/>
        </w:numPr>
        <w:spacing w:before="100" w:beforeAutospacing="1" w:line="300" w:lineRule="atLeast"/>
        <w:rPr>
          <w:rFonts w:ascii="Calibri" w:hAnsi="Calibri" w:cs="Calibri"/>
          <w:sz w:val="22"/>
          <w:szCs w:val="22"/>
        </w:rPr>
      </w:pPr>
      <w:r w:rsidRPr="007706DE">
        <w:rPr>
          <w:rFonts w:ascii="Calibri" w:hAnsi="Calibri" w:cs="Calibri"/>
          <w:b/>
          <w:bCs/>
          <w:sz w:val="22"/>
          <w:szCs w:val="22"/>
        </w:rPr>
        <w:t>B2C SMEs CN (TICP: $250K+ monthly volume)</w:t>
      </w:r>
      <w:r>
        <w:br/>
      </w:r>
      <w:r w:rsidRPr="007706DE">
        <w:rPr>
          <w:rFonts w:ascii="Calibri" w:hAnsi="Calibri" w:cs="Calibri"/>
          <w:sz w:val="22"/>
          <w:szCs w:val="22"/>
        </w:rPr>
        <w:t xml:space="preserve">Sellers operating at scale, often managing numerous accounts and AHs; require </w:t>
      </w:r>
      <w:r w:rsidRPr="007706DE">
        <w:rPr>
          <w:rFonts w:ascii="Calibri" w:hAnsi="Calibri" w:cs="Calibri"/>
          <w:b/>
          <w:bCs/>
          <w:sz w:val="22"/>
          <w:szCs w:val="22"/>
        </w:rPr>
        <w:t xml:space="preserve">consolidated, </w:t>
      </w:r>
      <w:r w:rsidRPr="0D89DA44" w:rsidR="007B7F24">
        <w:rPr>
          <w:rFonts w:ascii="Calibri" w:hAnsi="Calibri" w:cs="Calibri"/>
          <w:b/>
          <w:bCs/>
          <w:sz w:val="22"/>
          <w:szCs w:val="22"/>
        </w:rPr>
        <w:t>context rich</w:t>
      </w:r>
      <w:r w:rsidR="00E70EF8">
        <w:rPr>
          <w:rFonts w:ascii="Calibri" w:hAnsi="Calibri" w:cs="Calibri"/>
          <w:b/>
          <w:bCs/>
          <w:sz w:val="22"/>
          <w:szCs w:val="22"/>
        </w:rPr>
        <w:t>, localized (WeChat)</w:t>
      </w:r>
      <w:r w:rsidRPr="0D89DA44">
        <w:rPr>
          <w:rFonts w:ascii="Calibri" w:hAnsi="Calibri" w:cs="Calibri"/>
          <w:b/>
          <w:bCs/>
          <w:sz w:val="22"/>
          <w:szCs w:val="22"/>
        </w:rPr>
        <w:t xml:space="preserve"> communication</w:t>
      </w:r>
      <w:r w:rsidRPr="0D89DA44">
        <w:rPr>
          <w:rFonts w:ascii="Calibri" w:hAnsi="Calibri" w:cs="Calibri"/>
          <w:sz w:val="22"/>
          <w:szCs w:val="22"/>
        </w:rPr>
        <w:t xml:space="preserve"> and </w:t>
      </w:r>
      <w:r w:rsidRPr="0D89DA44" w:rsidR="007B7F24">
        <w:rPr>
          <w:rFonts w:ascii="Calibri" w:hAnsi="Calibri" w:cs="Calibri"/>
          <w:b/>
          <w:bCs/>
          <w:sz w:val="22"/>
          <w:szCs w:val="22"/>
        </w:rPr>
        <w:t>manager account</w:t>
      </w:r>
      <w:r w:rsidRPr="0D89DA44">
        <w:rPr>
          <w:rFonts w:ascii="Calibri" w:hAnsi="Calibri" w:cs="Calibri"/>
          <w:b/>
          <w:bCs/>
          <w:sz w:val="22"/>
          <w:szCs w:val="22"/>
        </w:rPr>
        <w:t xml:space="preserve"> aware channels</w:t>
      </w:r>
      <w:r w:rsidR="003D1A8C">
        <w:rPr>
          <w:rFonts w:ascii="Calibri" w:hAnsi="Calibri" w:cs="Calibri"/>
          <w:sz w:val="22"/>
          <w:szCs w:val="22"/>
        </w:rPr>
        <w:t>.</w:t>
      </w:r>
    </w:p>
    <w:p w:rsidRPr="007706DE" w:rsidR="001D6868" w:rsidP="0001026F" w:rsidRDefault="001D6868" w14:paraId="311DCF71" w14:textId="2A0FE28B">
      <w:pPr>
        <w:numPr>
          <w:ilvl w:val="0"/>
          <w:numId w:val="1"/>
        </w:numPr>
        <w:spacing w:before="100" w:beforeAutospacing="1" w:line="300" w:lineRule="atLeast"/>
        <w:rPr>
          <w:rFonts w:ascii="Calibri" w:hAnsi="Calibri" w:cs="Calibri"/>
          <w:sz w:val="22"/>
          <w:szCs w:val="22"/>
        </w:rPr>
      </w:pPr>
      <w:r w:rsidRPr="007706DE">
        <w:rPr>
          <w:rFonts w:ascii="Calibri" w:hAnsi="Calibri" w:cs="Calibri"/>
          <w:b/>
          <w:bCs/>
          <w:sz w:val="22"/>
          <w:szCs w:val="22"/>
        </w:rPr>
        <w:t>Others</w:t>
      </w:r>
      <w:r>
        <w:br/>
      </w:r>
      <w:r w:rsidRPr="007706DE">
        <w:rPr>
          <w:rFonts w:ascii="Calibri" w:hAnsi="Calibri" w:cs="Calibri"/>
          <w:sz w:val="22"/>
          <w:szCs w:val="22"/>
        </w:rPr>
        <w:t xml:space="preserve">Require transparent, </w:t>
      </w:r>
      <w:r w:rsidRPr="0D89DA44" w:rsidR="007B7F24">
        <w:rPr>
          <w:rFonts w:ascii="Calibri" w:hAnsi="Calibri" w:cs="Calibri"/>
          <w:sz w:val="22"/>
          <w:szCs w:val="22"/>
        </w:rPr>
        <w:t>real-time</w:t>
      </w:r>
      <w:r w:rsidRPr="0D89DA44">
        <w:rPr>
          <w:rFonts w:ascii="Calibri" w:hAnsi="Calibri" w:cs="Calibri"/>
          <w:sz w:val="22"/>
          <w:szCs w:val="22"/>
        </w:rPr>
        <w:t xml:space="preserve"> communication personalized by preferences, language, and channel.</w:t>
      </w:r>
    </w:p>
    <w:p w:rsidRPr="007706DE" w:rsidR="001D6868" w:rsidP="00446D29" w:rsidRDefault="001D6868" w14:paraId="5FABE14A" w14:textId="77777777">
      <w:pPr>
        <w:spacing w:before="100" w:beforeAutospacing="1" w:line="300" w:lineRule="atLeast"/>
        <w:rPr>
          <w:rFonts w:ascii="Calibri" w:hAnsi="Calibri" w:cs="Calibri"/>
          <w:sz w:val="22"/>
          <w:szCs w:val="22"/>
        </w:rPr>
      </w:pPr>
      <w:r w:rsidRPr="007706DE">
        <w:rPr>
          <w:rFonts w:ascii="Calibri" w:hAnsi="Calibri" w:cs="Calibri"/>
          <w:b/>
          <w:bCs/>
          <w:sz w:val="22"/>
          <w:szCs w:val="22"/>
        </w:rPr>
        <w:t>Internal Personas</w:t>
      </w:r>
    </w:p>
    <w:p w:rsidRPr="007706DE" w:rsidR="001D6868" w:rsidP="0001026F" w:rsidRDefault="001D6868" w14:paraId="644BCFB4" w14:textId="20DE8DB5">
      <w:pPr>
        <w:numPr>
          <w:ilvl w:val="0"/>
          <w:numId w:val="2"/>
        </w:numPr>
        <w:spacing w:before="100" w:beforeAutospacing="1" w:line="300" w:lineRule="atLeast"/>
        <w:rPr>
          <w:rFonts w:ascii="Calibri" w:hAnsi="Calibri" w:cs="Calibri"/>
          <w:sz w:val="22"/>
          <w:szCs w:val="22"/>
        </w:rPr>
      </w:pPr>
      <w:r w:rsidRPr="007706DE">
        <w:rPr>
          <w:rFonts w:ascii="Calibri" w:hAnsi="Calibri" w:cs="Calibri"/>
          <w:b/>
          <w:bCs/>
          <w:sz w:val="22"/>
          <w:szCs w:val="22"/>
        </w:rPr>
        <w:t>Product Managers</w:t>
      </w:r>
      <w:r>
        <w:br/>
      </w:r>
      <w:r w:rsidRPr="007706DE">
        <w:rPr>
          <w:rFonts w:ascii="Calibri" w:hAnsi="Calibri" w:cs="Calibri"/>
          <w:sz w:val="22"/>
          <w:szCs w:val="22"/>
        </w:rPr>
        <w:t xml:space="preserve">Own journeys but lack control over triggers, visibility, and governance; depend heavily on engineering and lack </w:t>
      </w:r>
      <w:r w:rsidRPr="0D89DA44">
        <w:rPr>
          <w:rFonts w:ascii="Calibri" w:hAnsi="Calibri" w:cs="Calibri"/>
          <w:sz w:val="22"/>
          <w:szCs w:val="22"/>
        </w:rPr>
        <w:t>in</w:t>
      </w:r>
      <w:r w:rsidR="007B7F24">
        <w:rPr>
          <w:rFonts w:ascii="Calibri" w:hAnsi="Calibri" w:cs="Calibri"/>
          <w:sz w:val="22"/>
          <w:szCs w:val="22"/>
        </w:rPr>
        <w:t>-</w:t>
      </w:r>
      <w:r w:rsidRPr="0D89DA44">
        <w:rPr>
          <w:rFonts w:ascii="Calibri" w:hAnsi="Calibri" w:cs="Calibri"/>
          <w:sz w:val="22"/>
          <w:szCs w:val="22"/>
        </w:rPr>
        <w:t>app surfaces to guide users effectively.</w:t>
      </w:r>
    </w:p>
    <w:p w:rsidRPr="007706DE" w:rsidR="001D6868" w:rsidP="0001026F" w:rsidRDefault="001D6868" w14:paraId="4B6C0F12" w14:textId="1B208152">
      <w:pPr>
        <w:numPr>
          <w:ilvl w:val="0"/>
          <w:numId w:val="2"/>
        </w:numPr>
        <w:spacing w:before="100" w:beforeAutospacing="1" w:line="300" w:lineRule="atLeast"/>
        <w:rPr>
          <w:rFonts w:ascii="Calibri" w:hAnsi="Calibri" w:cs="Calibri"/>
          <w:sz w:val="22"/>
          <w:szCs w:val="22"/>
        </w:rPr>
      </w:pPr>
      <w:r w:rsidRPr="007706DE">
        <w:rPr>
          <w:rFonts w:ascii="Calibri" w:hAnsi="Calibri" w:cs="Calibri"/>
          <w:b/>
          <w:bCs/>
          <w:sz w:val="22"/>
          <w:szCs w:val="22"/>
        </w:rPr>
        <w:t>LCM / Marketing Operators</w:t>
      </w:r>
      <w:r>
        <w:br/>
      </w:r>
      <w:r w:rsidRPr="007706DE">
        <w:rPr>
          <w:rFonts w:ascii="Calibri" w:hAnsi="Calibri" w:cs="Calibri"/>
          <w:sz w:val="22"/>
          <w:szCs w:val="22"/>
        </w:rPr>
        <w:t xml:space="preserve">Manage campaigns with inconsistent templates, fragmented tools, and limited segmentation and lifecycle capabilities; cannot create holistic </w:t>
      </w:r>
      <w:r w:rsidRPr="0D89DA44" w:rsidR="007B7F24">
        <w:rPr>
          <w:rFonts w:ascii="Calibri" w:hAnsi="Calibri" w:cs="Calibri"/>
          <w:sz w:val="22"/>
          <w:szCs w:val="22"/>
        </w:rPr>
        <w:t>cross channel</w:t>
      </w:r>
      <w:r w:rsidRPr="007706DE">
        <w:rPr>
          <w:rFonts w:ascii="Calibri" w:hAnsi="Calibri" w:cs="Calibri"/>
          <w:sz w:val="22"/>
          <w:szCs w:val="22"/>
        </w:rPr>
        <w:t xml:space="preserve"> journeys</w:t>
      </w:r>
      <w:r w:rsidR="003D0B61">
        <w:rPr>
          <w:rFonts w:ascii="Calibri" w:hAnsi="Calibri" w:cs="Calibri"/>
          <w:sz w:val="22"/>
          <w:szCs w:val="22"/>
        </w:rPr>
        <w:t xml:space="preserve"> to drive growth</w:t>
      </w:r>
    </w:p>
    <w:p w:rsidRPr="007706DE" w:rsidR="001D6868" w:rsidP="0001026F" w:rsidRDefault="001D6868" w14:paraId="0B8B07D9" w14:textId="77777777">
      <w:pPr>
        <w:numPr>
          <w:ilvl w:val="0"/>
          <w:numId w:val="2"/>
        </w:numPr>
        <w:spacing w:before="100" w:beforeAutospacing="1" w:line="300" w:lineRule="atLeast"/>
        <w:rPr>
          <w:rFonts w:ascii="Calibri" w:hAnsi="Calibri" w:cs="Calibri"/>
          <w:sz w:val="22"/>
          <w:szCs w:val="22"/>
        </w:rPr>
      </w:pPr>
      <w:r w:rsidRPr="007706DE">
        <w:rPr>
          <w:rFonts w:ascii="Calibri" w:hAnsi="Calibri" w:cs="Calibri"/>
          <w:b/>
          <w:bCs/>
          <w:sz w:val="22"/>
          <w:szCs w:val="22"/>
        </w:rPr>
        <w:t>Compliance &amp; Legal</w:t>
      </w:r>
      <w:r w:rsidRPr="007706DE">
        <w:rPr>
          <w:rFonts w:ascii="Calibri" w:hAnsi="Calibri" w:cs="Calibri"/>
          <w:sz w:val="22"/>
          <w:szCs w:val="22"/>
        </w:rPr>
        <w:br/>
      </w:r>
      <w:r w:rsidRPr="007706DE">
        <w:rPr>
          <w:rFonts w:ascii="Calibri" w:hAnsi="Calibri" w:cs="Calibri"/>
          <w:sz w:val="22"/>
          <w:szCs w:val="22"/>
        </w:rPr>
        <w:t>Cannot reliably enforce consent, timing, localization, and regulatory requirements due to missing metadata and lack of communication documentation.</w:t>
      </w:r>
    </w:p>
    <w:p w:rsidRPr="007706DE" w:rsidR="001D6868" w:rsidP="0001026F" w:rsidRDefault="001D6868" w14:paraId="6FB8CF4B" w14:textId="549EDB5C">
      <w:pPr>
        <w:numPr>
          <w:ilvl w:val="0"/>
          <w:numId w:val="2"/>
        </w:numPr>
        <w:spacing w:before="100" w:beforeAutospacing="1" w:line="300" w:lineRule="atLeast"/>
        <w:rPr>
          <w:rFonts w:ascii="Calibri" w:hAnsi="Calibri" w:cs="Calibri"/>
          <w:sz w:val="22"/>
          <w:szCs w:val="22"/>
        </w:rPr>
      </w:pPr>
      <w:r w:rsidRPr="007706DE">
        <w:rPr>
          <w:rFonts w:ascii="Calibri" w:hAnsi="Calibri" w:cs="Calibri"/>
          <w:b/>
          <w:bCs/>
          <w:sz w:val="22"/>
          <w:szCs w:val="22"/>
        </w:rPr>
        <w:t>Care / Risk / Account Managers</w:t>
      </w:r>
      <w:r>
        <w:br/>
      </w:r>
      <w:r w:rsidRPr="007706DE">
        <w:rPr>
          <w:rFonts w:ascii="Calibri" w:hAnsi="Calibri" w:cs="Calibri"/>
          <w:sz w:val="22"/>
          <w:szCs w:val="22"/>
        </w:rPr>
        <w:t xml:space="preserve">Have no unified record of what a customer received, leading to </w:t>
      </w:r>
      <w:r w:rsidRPr="0D89DA44" w:rsidR="007B7F24">
        <w:rPr>
          <w:rFonts w:ascii="Calibri" w:hAnsi="Calibri" w:cs="Calibri"/>
          <w:sz w:val="22"/>
          <w:szCs w:val="22"/>
        </w:rPr>
        <w:t>time-consuming</w:t>
      </w:r>
      <w:r w:rsidRPr="0D89DA44">
        <w:rPr>
          <w:rFonts w:ascii="Calibri" w:hAnsi="Calibri" w:cs="Calibri"/>
          <w:sz w:val="22"/>
          <w:szCs w:val="22"/>
        </w:rPr>
        <w:t xml:space="preserve"> investigations and inconsistent customer support</w:t>
      </w:r>
      <w:r w:rsidR="006E6C18">
        <w:rPr>
          <w:rFonts w:ascii="Calibri" w:hAnsi="Calibri" w:cs="Calibri"/>
          <w:sz w:val="22"/>
          <w:szCs w:val="22"/>
        </w:rPr>
        <w:t>.</w:t>
      </w:r>
    </w:p>
    <w:p w:rsidRPr="007706DE" w:rsidR="001D6868" w:rsidP="0001026F" w:rsidRDefault="001D6868" w14:paraId="1FF56AAE" w14:textId="77777777">
      <w:pPr>
        <w:numPr>
          <w:ilvl w:val="0"/>
          <w:numId w:val="2"/>
        </w:numPr>
        <w:spacing w:before="100" w:beforeAutospacing="1" w:line="300" w:lineRule="atLeast"/>
        <w:rPr>
          <w:rFonts w:ascii="Calibri" w:hAnsi="Calibri" w:cs="Calibri"/>
          <w:sz w:val="22"/>
          <w:szCs w:val="22"/>
        </w:rPr>
      </w:pPr>
      <w:r w:rsidRPr="007706DE">
        <w:rPr>
          <w:rFonts w:ascii="Calibri" w:hAnsi="Calibri" w:cs="Calibri"/>
          <w:b/>
          <w:bCs/>
          <w:sz w:val="22"/>
          <w:szCs w:val="22"/>
        </w:rPr>
        <w:t>Engineering</w:t>
      </w:r>
      <w:r w:rsidRPr="007706DE">
        <w:rPr>
          <w:rFonts w:ascii="Calibri" w:hAnsi="Calibri" w:cs="Calibri"/>
          <w:sz w:val="22"/>
          <w:szCs w:val="22"/>
        </w:rPr>
        <w:br/>
      </w:r>
      <w:r w:rsidRPr="007706DE">
        <w:rPr>
          <w:rFonts w:ascii="Calibri" w:hAnsi="Calibri" w:cs="Calibri"/>
          <w:sz w:val="22"/>
          <w:szCs w:val="22"/>
        </w:rPr>
        <w:t>Supports fragmented systems without clear ownership; backend and frontend responsibilities are separated; infrastructure is not scalable.</w:t>
      </w:r>
    </w:p>
    <w:p w:rsidRPr="007706DE" w:rsidR="00261AAE" w:rsidP="00771052" w:rsidRDefault="00261AAE" w14:paraId="7B479E47" w14:textId="3949EA40">
      <w:pPr>
        <w:spacing w:line="300" w:lineRule="atLeast"/>
        <w:rPr>
          <w:rFonts w:ascii="Calibri" w:hAnsi="Calibri" w:cs="Calibri"/>
          <w:sz w:val="22"/>
          <w:szCs w:val="22"/>
        </w:rPr>
      </w:pPr>
    </w:p>
    <w:p w:rsidRPr="007706DE" w:rsidR="00261AAE" w:rsidP="00D01AFF" w:rsidRDefault="00261AAE" w14:paraId="059015FD" w14:textId="7120C696">
      <w:pPr>
        <w:pStyle w:val="Heading3"/>
        <w:rPr>
          <w:rFonts w:ascii="Calibri" w:hAnsi="Calibri" w:cs="Calibri"/>
        </w:rPr>
      </w:pPr>
      <w:r w:rsidRPr="007706DE">
        <w:rPr>
          <w:rFonts w:ascii="Calibri" w:hAnsi="Calibri" w:cs="Calibri"/>
        </w:rPr>
        <w:t xml:space="preserve">3.2 Pain Points — Customer Perspective </w:t>
      </w:r>
    </w:p>
    <w:p w:rsidRPr="007706DE" w:rsidR="00771052" w:rsidP="00771052" w:rsidRDefault="00771052" w14:paraId="00E0F3AB"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Trust &amp; clarity</w:t>
      </w:r>
    </w:p>
    <w:p w:rsidRPr="007706DE" w:rsidR="00771052" w:rsidP="004D0259" w:rsidRDefault="00771052" w14:paraId="50F0A742" w14:textId="77777777">
      <w:pPr>
        <w:numPr>
          <w:ilvl w:val="0"/>
          <w:numId w:val="13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Conflicting or duplicated messages undermine trust</w:t>
      </w:r>
      <w:r w:rsidRPr="007706DE">
        <w:rPr>
          <w:rFonts w:ascii="Calibri" w:hAnsi="Calibri" w:cs="Calibri"/>
          <w:color w:val="000000" w:themeColor="text1"/>
          <w:sz w:val="22"/>
          <w:szCs w:val="22"/>
        </w:rPr>
        <w:t>, leaving customers unsure whether something is required, optional, or even legitimate.</w:t>
      </w:r>
    </w:p>
    <w:p w:rsidRPr="007706DE" w:rsidR="00771052" w:rsidP="004D0259" w:rsidRDefault="00771052" w14:paraId="3B4D7B66" w14:textId="1362B45E">
      <w:pPr>
        <w:numPr>
          <w:ilvl w:val="0"/>
          <w:numId w:val="13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 xml:space="preserve">Inconsistent </w:t>
      </w:r>
      <w:r w:rsidRPr="0D89DA44">
        <w:rPr>
          <w:rStyle w:val="Strong"/>
          <w:rFonts w:ascii="Calibri" w:hAnsi="Calibri" w:cs="Calibri" w:eastAsiaTheme="majorEastAsia"/>
          <w:color w:val="000000" w:themeColor="text1"/>
          <w:sz w:val="22"/>
          <w:szCs w:val="22"/>
        </w:rPr>
        <w:t>in</w:t>
      </w:r>
      <w:r w:rsidR="007B7F24">
        <w:rPr>
          <w:rStyle w:val="Strong"/>
          <w:rFonts w:ascii="Calibri" w:hAnsi="Calibri" w:cs="Calibri" w:eastAsiaTheme="majorEastAsia"/>
          <w:color w:val="000000" w:themeColor="text1"/>
          <w:sz w:val="22"/>
          <w:szCs w:val="22"/>
        </w:rPr>
        <w:t>-</w:t>
      </w:r>
      <w:r w:rsidRPr="0D89DA44">
        <w:rPr>
          <w:rStyle w:val="Strong"/>
          <w:rFonts w:ascii="Calibri" w:hAnsi="Calibri" w:cs="Calibri" w:eastAsiaTheme="majorEastAsia"/>
          <w:color w:val="000000" w:themeColor="text1"/>
          <w:sz w:val="22"/>
          <w:szCs w:val="22"/>
        </w:rPr>
        <w:t>app</w:t>
      </w:r>
      <w:r w:rsidRPr="007706DE">
        <w:rPr>
          <w:rStyle w:val="Strong"/>
          <w:rFonts w:ascii="Calibri" w:hAnsi="Calibri" w:cs="Calibri" w:eastAsiaTheme="majorEastAsia"/>
          <w:color w:val="000000" w:themeColor="text1"/>
          <w:sz w:val="22"/>
          <w:szCs w:val="22"/>
        </w:rPr>
        <w:t xml:space="preserve"> experiences</w:t>
      </w:r>
      <w:r w:rsidRPr="007706DE">
        <w:rPr>
          <w:rFonts w:ascii="Calibri" w:hAnsi="Calibri" w:cs="Calibri"/>
          <w:color w:val="000000" w:themeColor="text1"/>
          <w:sz w:val="22"/>
          <w:szCs w:val="22"/>
        </w:rPr>
        <w:t>—different look, tone, or behavior across surfaces—create uncertainty and make customers question whether they’re acting in the correct place</w:t>
      </w:r>
      <w:r w:rsidRPr="0D89DA44">
        <w:rPr>
          <w:rFonts w:ascii="Calibri" w:hAnsi="Calibri" w:cs="Calibri"/>
          <w:color w:val="000000" w:themeColor="text1"/>
          <w:sz w:val="22"/>
          <w:szCs w:val="22"/>
        </w:rPr>
        <w:t>.</w:t>
      </w:r>
    </w:p>
    <w:p w:rsidRPr="007706DE" w:rsidR="00771052" w:rsidP="00771052" w:rsidRDefault="00771052" w14:paraId="2683D6FE"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Timing, channel, and effort</w:t>
      </w:r>
    </w:p>
    <w:p w:rsidRPr="007706DE" w:rsidR="00771052" w:rsidP="004D0259" w:rsidRDefault="00771052" w14:paraId="2ADB8712" w14:textId="5FEE8F56">
      <w:pPr>
        <w:numPr>
          <w:ilvl w:val="0"/>
          <w:numId w:val="13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Poor timing or channel choice</w:t>
      </w:r>
      <w:r w:rsidRPr="007706DE">
        <w:rPr>
          <w:rFonts w:ascii="Calibri" w:hAnsi="Calibri" w:cs="Calibri"/>
          <w:color w:val="000000" w:themeColor="text1"/>
          <w:sz w:val="22"/>
          <w:szCs w:val="22"/>
        </w:rPr>
        <w:t xml:space="preserve"> (e.g., receiving an email instead of an </w:t>
      </w:r>
      <w:r w:rsidRPr="0D89DA44" w:rsidR="006E6C18">
        <w:rPr>
          <w:rFonts w:ascii="Calibri" w:hAnsi="Calibri" w:cs="Calibri"/>
          <w:color w:val="000000" w:themeColor="text1"/>
          <w:sz w:val="22"/>
          <w:szCs w:val="22"/>
        </w:rPr>
        <w:t>in-app</w:t>
      </w:r>
      <w:r w:rsidRPr="007706DE">
        <w:rPr>
          <w:rFonts w:ascii="Calibri" w:hAnsi="Calibri" w:cs="Calibri"/>
          <w:color w:val="000000" w:themeColor="text1"/>
          <w:sz w:val="22"/>
          <w:szCs w:val="22"/>
        </w:rPr>
        <w:t xml:space="preserve"> alert while performing a task) causes customers to </w:t>
      </w:r>
      <w:r w:rsidRPr="007706DE">
        <w:rPr>
          <w:rStyle w:val="Strong"/>
          <w:rFonts w:ascii="Calibri" w:hAnsi="Calibri" w:cs="Calibri" w:eastAsiaTheme="majorEastAsia"/>
          <w:color w:val="000000" w:themeColor="text1"/>
          <w:sz w:val="22"/>
          <w:szCs w:val="22"/>
        </w:rPr>
        <w:t>miss critical steps</w:t>
      </w:r>
      <w:r w:rsidRPr="007706DE">
        <w:rPr>
          <w:rFonts w:ascii="Calibri" w:hAnsi="Calibri" w:cs="Calibri"/>
          <w:color w:val="000000" w:themeColor="text1"/>
          <w:sz w:val="22"/>
          <w:szCs w:val="22"/>
        </w:rPr>
        <w:t>, repeat actions, or abandon tasks entirely</w:t>
      </w:r>
      <w:r w:rsidRPr="0D89DA44">
        <w:rPr>
          <w:rFonts w:ascii="Calibri" w:hAnsi="Calibri" w:cs="Calibri"/>
          <w:color w:val="000000" w:themeColor="text1"/>
          <w:sz w:val="22"/>
          <w:szCs w:val="22"/>
        </w:rPr>
        <w:t>.</w:t>
      </w:r>
      <w:r w:rsidRPr="007706DE">
        <w:rPr>
          <w:rFonts w:ascii="Calibri" w:hAnsi="Calibri" w:cs="Calibri"/>
          <w:color w:val="000000" w:themeColor="text1"/>
          <w:sz w:val="22"/>
          <w:szCs w:val="22"/>
        </w:rPr>
        <w:t xml:space="preserve"> </w:t>
      </w:r>
    </w:p>
    <w:p w:rsidRPr="007706DE" w:rsidR="00771052" w:rsidP="004D0259" w:rsidRDefault="00771052" w14:paraId="42D98B3D" w14:textId="6457B25E">
      <w:pPr>
        <w:numPr>
          <w:ilvl w:val="0"/>
          <w:numId w:val="13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 xml:space="preserve">Scattered, </w:t>
      </w:r>
      <w:r w:rsidRPr="0D89DA44">
        <w:rPr>
          <w:rStyle w:val="Strong"/>
          <w:rFonts w:ascii="Calibri" w:hAnsi="Calibri" w:cs="Calibri" w:eastAsiaTheme="majorEastAsia"/>
          <w:color w:val="000000" w:themeColor="text1"/>
          <w:sz w:val="22"/>
          <w:szCs w:val="22"/>
        </w:rPr>
        <w:t>non</w:t>
      </w:r>
      <w:r w:rsidR="007B7F24">
        <w:rPr>
          <w:rStyle w:val="Strong"/>
          <w:rFonts w:ascii="Calibri" w:hAnsi="Calibri" w:cs="Calibri" w:eastAsiaTheme="majorEastAsia"/>
          <w:color w:val="000000" w:themeColor="text1"/>
          <w:sz w:val="22"/>
          <w:szCs w:val="22"/>
        </w:rPr>
        <w:t>-</w:t>
      </w:r>
      <w:r w:rsidRPr="0D89DA44">
        <w:rPr>
          <w:rStyle w:val="Strong"/>
          <w:rFonts w:ascii="Calibri" w:hAnsi="Calibri" w:cs="Calibri" w:eastAsiaTheme="majorEastAsia"/>
          <w:color w:val="000000" w:themeColor="text1"/>
          <w:sz w:val="22"/>
          <w:szCs w:val="22"/>
        </w:rPr>
        <w:t>prioritized</w:t>
      </w:r>
      <w:r w:rsidRPr="007706DE">
        <w:rPr>
          <w:rStyle w:val="Strong"/>
          <w:rFonts w:ascii="Calibri" w:hAnsi="Calibri" w:cs="Calibri" w:eastAsiaTheme="majorEastAsia"/>
          <w:color w:val="000000" w:themeColor="text1"/>
          <w:sz w:val="22"/>
          <w:szCs w:val="22"/>
        </w:rPr>
        <w:t xml:space="preserve"> surfaces</w:t>
      </w:r>
      <w:r w:rsidRPr="007706DE">
        <w:rPr>
          <w:rFonts w:ascii="Calibri" w:hAnsi="Calibri" w:cs="Calibri"/>
          <w:color w:val="000000" w:themeColor="text1"/>
          <w:sz w:val="22"/>
          <w:szCs w:val="22"/>
        </w:rPr>
        <w:t xml:space="preserve"> force customers to </w:t>
      </w:r>
      <w:r w:rsidRPr="007706DE">
        <w:rPr>
          <w:rStyle w:val="Strong"/>
          <w:rFonts w:ascii="Calibri" w:hAnsi="Calibri" w:cs="Calibri" w:eastAsiaTheme="majorEastAsia"/>
          <w:color w:val="000000" w:themeColor="text1"/>
          <w:sz w:val="22"/>
          <w:szCs w:val="22"/>
        </w:rPr>
        <w:t>hunt across the interface</w:t>
      </w:r>
      <w:r w:rsidRPr="007706DE">
        <w:rPr>
          <w:rFonts w:ascii="Calibri" w:hAnsi="Calibri" w:cs="Calibri"/>
          <w:color w:val="000000" w:themeColor="text1"/>
          <w:sz w:val="22"/>
          <w:szCs w:val="22"/>
        </w:rPr>
        <w:t xml:space="preserve"> for the next action, increasing frustration and causing unnecessary </w:t>
      </w:r>
      <w:r w:rsidRPr="0D89DA44" w:rsidR="007B7F24">
        <w:rPr>
          <w:rFonts w:ascii="Calibri" w:hAnsi="Calibri" w:cs="Calibri"/>
          <w:color w:val="000000" w:themeColor="text1"/>
          <w:sz w:val="22"/>
          <w:szCs w:val="22"/>
        </w:rPr>
        <w:t>customer care</w:t>
      </w:r>
      <w:r w:rsidRPr="0D89DA44">
        <w:rPr>
          <w:rFonts w:ascii="Calibri" w:hAnsi="Calibri" w:cs="Calibri"/>
          <w:color w:val="000000" w:themeColor="text1"/>
          <w:sz w:val="22"/>
          <w:szCs w:val="22"/>
        </w:rPr>
        <w:t xml:space="preserve"> contacts.</w:t>
      </w:r>
    </w:p>
    <w:p w:rsidRPr="007706DE" w:rsidR="00771052" w:rsidP="00771052" w:rsidRDefault="00771052" w14:paraId="2EBF8ADD"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Relevance &amp; personalization</w:t>
      </w:r>
    </w:p>
    <w:p w:rsidRPr="00D93666" w:rsidR="00771052" w:rsidP="004D0259" w:rsidRDefault="00771052" w14:paraId="053F02C0" w14:textId="241BE001">
      <w:pPr>
        <w:pStyle w:val="ListParagraph"/>
        <w:numPr>
          <w:ilvl w:val="0"/>
          <w:numId w:val="146"/>
        </w:numPr>
        <w:spacing w:line="300" w:lineRule="atLeast"/>
        <w:rPr>
          <w:rFonts w:ascii="Segoe UI" w:hAnsi="Segoe UI" w:cs="Segoe UI"/>
          <w:sz w:val="21"/>
          <w:szCs w:val="21"/>
        </w:rPr>
      </w:pPr>
      <w:commentRangeStart w:id="11"/>
      <w:r w:rsidRPr="00D93666">
        <w:rPr>
          <w:rStyle w:val="Strong"/>
          <w:rFonts w:ascii="Calibri" w:hAnsi="Calibri" w:cs="Calibri" w:eastAsiaTheme="majorEastAsia"/>
          <w:color w:val="000000" w:themeColor="text1"/>
          <w:sz w:val="22"/>
          <w:szCs w:val="22"/>
        </w:rPr>
        <w:t>No multi</w:t>
      </w:r>
      <w:r w:rsidRPr="00D93666" w:rsidR="008C2CE0">
        <w:rPr>
          <w:rStyle w:val="Strong"/>
          <w:rFonts w:ascii="Calibri" w:hAnsi="Calibri" w:cs="Calibri" w:eastAsiaTheme="majorEastAsia"/>
          <w:color w:val="000000" w:themeColor="text1"/>
          <w:sz w:val="22"/>
          <w:szCs w:val="22"/>
        </w:rPr>
        <w:t>-</w:t>
      </w:r>
      <w:r w:rsidRPr="00D93666">
        <w:rPr>
          <w:rStyle w:val="Strong"/>
          <w:rFonts w:ascii="Calibri" w:hAnsi="Calibri" w:cs="Calibri" w:eastAsiaTheme="majorEastAsia"/>
          <w:color w:val="000000" w:themeColor="text1"/>
          <w:sz w:val="22"/>
          <w:szCs w:val="22"/>
        </w:rPr>
        <w:t>role or multi</w:t>
      </w:r>
      <w:r w:rsidRPr="00D93666" w:rsidR="007B7F24">
        <w:rPr>
          <w:rStyle w:val="Strong"/>
          <w:rFonts w:ascii="Calibri" w:hAnsi="Calibri" w:cs="Calibri" w:eastAsiaTheme="majorEastAsia"/>
          <w:color w:val="000000" w:themeColor="text1"/>
          <w:sz w:val="22"/>
          <w:szCs w:val="22"/>
        </w:rPr>
        <w:t>-</w:t>
      </w:r>
      <w:r w:rsidRPr="00D93666">
        <w:rPr>
          <w:rStyle w:val="Strong"/>
          <w:rFonts w:ascii="Calibri" w:hAnsi="Calibri" w:cs="Calibri" w:eastAsiaTheme="majorEastAsia"/>
          <w:color w:val="000000" w:themeColor="text1"/>
          <w:sz w:val="22"/>
          <w:szCs w:val="22"/>
        </w:rPr>
        <w:t>account awareness</w:t>
      </w:r>
      <w:commentRangeEnd w:id="11"/>
      <w:r w:rsidRPr="00D93666" w:rsidR="00D93666">
        <w:rPr>
          <w:rStyle w:val="CommentReference"/>
          <w:rFonts w:ascii="Calibri" w:hAnsi="Calibri" w:cs="Calibri"/>
          <w:color w:val="000000" w:themeColor="text1"/>
          <w:sz w:val="22"/>
          <w:szCs w:val="22"/>
        </w:rPr>
        <w:commentReference w:id="11"/>
      </w:r>
      <w:r w:rsidRPr="00D93666">
        <w:rPr>
          <w:rFonts w:ascii="Calibri" w:hAnsi="Calibri" w:cs="Calibri"/>
          <w:color w:val="000000" w:themeColor="text1"/>
          <w:sz w:val="22"/>
          <w:szCs w:val="22"/>
        </w:rPr>
        <w:t xml:space="preserve"> leads to generic, irrelevant prompts that do not reflect the user’s actual responsibility—causing confusion, extra steps, and lost confidence in the product.</w:t>
      </w:r>
      <w:r w:rsidRPr="00D93666" w:rsidR="00D93666">
        <w:rPr>
          <w:rFonts w:ascii="Segoe UI" w:hAnsi="Segoe UI" w:cs="Segoe UI"/>
          <w:sz w:val="21"/>
          <w:szCs w:val="21"/>
        </w:rPr>
        <w:t xml:space="preserve"> Customers expect communications to adapt to their context: consolidated when they manage multiple accounts, and precisely routed to the correct individual(s) when multiple roles exist.</w:t>
      </w:r>
    </w:p>
    <w:p w:rsidRPr="007706DE" w:rsidR="00771052" w:rsidP="004D0259" w:rsidRDefault="00771052" w14:paraId="5D5937A5" w14:textId="77777777">
      <w:pPr>
        <w:numPr>
          <w:ilvl w:val="0"/>
          <w:numId w:val="14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Limited localization and content fit</w:t>
      </w:r>
      <w:r w:rsidRPr="007706DE">
        <w:rPr>
          <w:rFonts w:ascii="Calibri" w:hAnsi="Calibri" w:cs="Calibri"/>
          <w:color w:val="000000" w:themeColor="text1"/>
          <w:sz w:val="22"/>
          <w:szCs w:val="22"/>
        </w:rPr>
        <w:t xml:space="preserve"> (tone, clarity, truncation) makes messages feel unnatural or incorrect—particularly damaging in sensitive markets where precision and trust matter most.</w:t>
      </w:r>
    </w:p>
    <w:p w:rsidRPr="007706DE" w:rsidR="00771052" w:rsidP="00771052" w:rsidRDefault="00771052" w14:paraId="42B8A21D"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Control &amp; preferences</w:t>
      </w:r>
    </w:p>
    <w:p w:rsidRPr="007706DE" w:rsidR="00771052" w:rsidP="004D0259" w:rsidRDefault="00771052" w14:paraId="402FFEF6" w14:textId="7CAC0D5F">
      <w:pPr>
        <w:numPr>
          <w:ilvl w:val="0"/>
          <w:numId w:val="141"/>
        </w:numPr>
        <w:spacing w:before="100" w:beforeAutospacing="1" w:after="100" w:afterAutospacing="1" w:line="300" w:lineRule="atLeast"/>
        <w:rPr>
          <w:rFonts w:ascii="Calibri" w:hAnsi="Calibri" w:cs="Calibri"/>
          <w:sz w:val="22"/>
          <w:szCs w:val="22"/>
        </w:rPr>
      </w:pPr>
      <w:r w:rsidRPr="007706DE">
        <w:rPr>
          <w:rStyle w:val="Strong"/>
          <w:rFonts w:ascii="Calibri" w:hAnsi="Calibri" w:cs="Calibri" w:eastAsiaTheme="majorEastAsia"/>
          <w:color w:val="000000" w:themeColor="text1"/>
          <w:sz w:val="22"/>
          <w:szCs w:val="22"/>
        </w:rPr>
        <w:t>Insufficient preference controls</w:t>
      </w:r>
      <w:r w:rsidRPr="007706DE">
        <w:rPr>
          <w:rFonts w:ascii="Calibri" w:hAnsi="Calibri" w:cs="Calibri"/>
          <w:color w:val="000000" w:themeColor="text1"/>
          <w:sz w:val="22"/>
          <w:szCs w:val="22"/>
        </w:rPr>
        <w:t xml:space="preserve"> (category, channel, frequency, quiet hours) leave customers feeling </w:t>
      </w:r>
      <w:r w:rsidRPr="0D89DA44" w:rsidR="007B7F24">
        <w:rPr>
          <w:rStyle w:val="Strong"/>
          <w:rFonts w:ascii="Calibri" w:hAnsi="Calibri" w:cs="Calibri" w:eastAsiaTheme="majorEastAsia"/>
          <w:color w:val="000000" w:themeColor="text1"/>
          <w:sz w:val="22"/>
          <w:szCs w:val="22"/>
        </w:rPr>
        <w:t>over messaged</w:t>
      </w:r>
      <w:r w:rsidRPr="007706DE">
        <w:rPr>
          <w:rStyle w:val="Strong"/>
          <w:rFonts w:ascii="Calibri" w:hAnsi="Calibri" w:cs="Calibri" w:eastAsiaTheme="majorEastAsia"/>
          <w:color w:val="000000" w:themeColor="text1"/>
          <w:sz w:val="22"/>
          <w:szCs w:val="22"/>
        </w:rPr>
        <w:t>, fatigued</w:t>
      </w:r>
      <w:r w:rsidRPr="007706DE">
        <w:rPr>
          <w:rStyle w:val="Strong"/>
          <w:rFonts w:ascii="Calibri" w:hAnsi="Calibri" w:cs="Calibri" w:eastAsiaTheme="majorEastAsia"/>
          <w:sz w:val="22"/>
          <w:szCs w:val="22"/>
        </w:rPr>
        <w:t>, or spammed</w:t>
      </w:r>
      <w:r w:rsidRPr="007706DE">
        <w:rPr>
          <w:rFonts w:ascii="Calibri" w:hAnsi="Calibri" w:cs="Calibri"/>
          <w:sz w:val="22"/>
          <w:szCs w:val="22"/>
        </w:rPr>
        <w:t>, often driving unsubscribes or disengagement altogether</w:t>
      </w:r>
      <w:r w:rsidRPr="0D89DA44">
        <w:rPr>
          <w:rFonts w:ascii="Calibri" w:hAnsi="Calibri" w:cs="Calibri"/>
          <w:sz w:val="22"/>
          <w:szCs w:val="22"/>
        </w:rPr>
        <w:t>.</w:t>
      </w:r>
    </w:p>
    <w:p w:rsidRPr="007706DE" w:rsidR="00771052" w:rsidP="004D0259" w:rsidRDefault="00771052" w14:paraId="0C5507B3" w14:textId="77777777">
      <w:pPr>
        <w:numPr>
          <w:ilvl w:val="0"/>
          <w:numId w:val="141"/>
        </w:numPr>
        <w:spacing w:before="100" w:beforeAutospacing="1" w:after="100" w:afterAutospacing="1" w:line="300" w:lineRule="atLeast"/>
        <w:rPr>
          <w:rFonts w:ascii="Calibri" w:hAnsi="Calibri" w:cs="Calibri"/>
          <w:sz w:val="22"/>
          <w:szCs w:val="22"/>
        </w:rPr>
      </w:pPr>
      <w:r w:rsidRPr="007706DE">
        <w:rPr>
          <w:rStyle w:val="Strong"/>
          <w:rFonts w:ascii="Calibri" w:hAnsi="Calibri" w:cs="Calibri" w:eastAsiaTheme="majorEastAsia"/>
          <w:sz w:val="22"/>
          <w:szCs w:val="22"/>
        </w:rPr>
        <w:t>No explainability (“Why did I get this?”)</w:t>
      </w:r>
      <w:r w:rsidRPr="007706DE">
        <w:rPr>
          <w:rFonts w:ascii="Calibri" w:hAnsi="Calibri" w:cs="Calibri"/>
          <w:sz w:val="22"/>
          <w:szCs w:val="22"/>
        </w:rPr>
        <w:t xml:space="preserve"> makes messages feel arbitrary or noisy, increasing confusion and support tickets.</w:t>
      </w:r>
    </w:p>
    <w:p w:rsidRPr="007706DE" w:rsidR="001D6868" w:rsidP="00446D29" w:rsidRDefault="001D6868" w14:paraId="00CF043A" w14:textId="63AC6E84">
      <w:pPr>
        <w:spacing w:line="300" w:lineRule="atLeast"/>
        <w:rPr>
          <w:rFonts w:ascii="Calibri" w:hAnsi="Calibri" w:cs="Calibri"/>
          <w:sz w:val="22"/>
          <w:szCs w:val="22"/>
        </w:rPr>
      </w:pPr>
    </w:p>
    <w:p w:rsidRPr="007706DE" w:rsidR="009C0CBC" w:rsidP="00D01AFF" w:rsidRDefault="001D6868" w14:paraId="1F9A20D3" w14:textId="5213C190">
      <w:pPr>
        <w:pStyle w:val="Heading3"/>
        <w:rPr>
          <w:rFonts w:ascii="Calibri" w:hAnsi="Calibri" w:cs="Calibri"/>
        </w:rPr>
      </w:pPr>
      <w:r w:rsidRPr="007706DE">
        <w:rPr>
          <w:rFonts w:ascii="Calibri" w:hAnsi="Calibri" w:cs="Calibri"/>
        </w:rPr>
        <w:t>3.3 Pain Points — Internal Stakeholders</w:t>
      </w:r>
      <w:r w:rsidRPr="007706DE" w:rsidR="009C0CBC">
        <w:rPr>
          <w:rFonts w:ascii="Calibri" w:hAnsi="Calibri" w:cs="Calibri"/>
        </w:rPr>
        <w:br/>
      </w:r>
    </w:p>
    <w:p w:rsidRPr="007706DE" w:rsidR="001D6868" w:rsidP="00446D29" w:rsidRDefault="001D6868" w14:paraId="1196B78C" w14:textId="77777777">
      <w:pPr>
        <w:spacing w:line="300" w:lineRule="atLeast"/>
        <w:rPr>
          <w:rFonts w:ascii="Calibri" w:hAnsi="Calibri" w:cs="Calibri"/>
          <w:sz w:val="22"/>
          <w:szCs w:val="22"/>
        </w:rPr>
      </w:pPr>
      <w:r w:rsidRPr="007706DE">
        <w:rPr>
          <w:rFonts w:ascii="Calibri" w:hAnsi="Calibri" w:cs="Calibri"/>
          <w:b/>
          <w:bCs/>
          <w:sz w:val="22"/>
          <w:szCs w:val="22"/>
        </w:rPr>
        <w:t>Product Managers</w:t>
      </w:r>
    </w:p>
    <w:p w:rsidRPr="007706DE" w:rsidR="00954562" w:rsidP="0001026F" w:rsidRDefault="00985C21" w14:paraId="708F12E7" w14:textId="655D0A01">
      <w:pPr>
        <w:numPr>
          <w:ilvl w:val="0"/>
          <w:numId w:val="35"/>
        </w:numPr>
        <w:spacing w:before="100" w:beforeAutospacing="1" w:line="300" w:lineRule="atLeast"/>
        <w:rPr>
          <w:rFonts w:ascii="Calibri" w:hAnsi="Calibri" w:cs="Calibri"/>
          <w:sz w:val="22"/>
          <w:szCs w:val="22"/>
        </w:rPr>
      </w:pPr>
      <w:r w:rsidRPr="007706DE">
        <w:rPr>
          <w:rFonts w:ascii="Calibri" w:hAnsi="Calibri" w:cs="Calibri"/>
          <w:b/>
          <w:bCs/>
          <w:sz w:val="22"/>
          <w:szCs w:val="22"/>
        </w:rPr>
        <w:t>No</w:t>
      </w:r>
      <w:r w:rsidRPr="007706DE" w:rsidR="00954562">
        <w:rPr>
          <w:rFonts w:ascii="Calibri" w:hAnsi="Calibri" w:cs="Calibri"/>
          <w:b/>
          <w:bCs/>
          <w:sz w:val="22"/>
          <w:szCs w:val="22"/>
        </w:rPr>
        <w:t xml:space="preserve"> </w:t>
      </w:r>
      <w:r w:rsidRPr="0D89DA44" w:rsidR="00954562">
        <w:rPr>
          <w:rFonts w:ascii="Calibri" w:hAnsi="Calibri" w:cs="Calibri"/>
          <w:b/>
          <w:bCs/>
          <w:sz w:val="22"/>
          <w:szCs w:val="22"/>
        </w:rPr>
        <w:t>end</w:t>
      </w:r>
      <w:r w:rsidR="007B7F24">
        <w:rPr>
          <w:rFonts w:ascii="Calibri" w:hAnsi="Calibri" w:cs="Calibri"/>
          <w:b/>
          <w:bCs/>
          <w:sz w:val="22"/>
          <w:szCs w:val="22"/>
        </w:rPr>
        <w:t>-</w:t>
      </w:r>
      <w:r w:rsidRPr="0D89DA44" w:rsidR="00954562">
        <w:rPr>
          <w:rFonts w:ascii="Calibri" w:hAnsi="Calibri" w:cs="Calibri"/>
          <w:b/>
          <w:bCs/>
          <w:sz w:val="22"/>
          <w:szCs w:val="22"/>
        </w:rPr>
        <w:t>to</w:t>
      </w:r>
      <w:r w:rsidR="007B7F24">
        <w:rPr>
          <w:rFonts w:ascii="Calibri" w:hAnsi="Calibri" w:cs="Calibri"/>
          <w:b/>
          <w:bCs/>
          <w:sz w:val="22"/>
          <w:szCs w:val="22"/>
        </w:rPr>
        <w:t>-</w:t>
      </w:r>
      <w:r w:rsidRPr="0D89DA44" w:rsidR="00954562">
        <w:rPr>
          <w:rFonts w:ascii="Calibri" w:hAnsi="Calibri" w:cs="Calibri"/>
          <w:b/>
          <w:bCs/>
          <w:sz w:val="22"/>
          <w:szCs w:val="22"/>
        </w:rPr>
        <w:t>end</w:t>
      </w:r>
      <w:r w:rsidRPr="007706DE" w:rsidR="00954562">
        <w:rPr>
          <w:rFonts w:ascii="Calibri" w:hAnsi="Calibri" w:cs="Calibri"/>
          <w:b/>
          <w:bCs/>
          <w:sz w:val="22"/>
          <w:szCs w:val="22"/>
        </w:rPr>
        <w:t xml:space="preserve"> visibility to communication data</w:t>
      </w:r>
      <w:r w:rsidRPr="007706DE" w:rsidR="00954562">
        <w:rPr>
          <w:rFonts w:ascii="Calibri" w:hAnsi="Calibri" w:cs="Calibri"/>
          <w:sz w:val="22"/>
          <w:szCs w:val="22"/>
        </w:rPr>
        <w:t xml:space="preserve"> → without a unified view of who received what and why across roles/entities and channels, PMs cannot diagnose </w:t>
      </w:r>
      <w:r w:rsidRPr="0D89DA44" w:rsidR="00954562">
        <w:rPr>
          <w:rFonts w:ascii="Calibri" w:hAnsi="Calibri" w:cs="Calibri"/>
          <w:sz w:val="22"/>
          <w:szCs w:val="22"/>
        </w:rPr>
        <w:t>drop</w:t>
      </w:r>
      <w:r w:rsidR="006E6C18">
        <w:rPr>
          <w:rFonts w:ascii="Calibri" w:hAnsi="Calibri" w:cs="Calibri"/>
          <w:sz w:val="22"/>
          <w:szCs w:val="22"/>
        </w:rPr>
        <w:t>-</w:t>
      </w:r>
      <w:r w:rsidRPr="0D89DA44" w:rsidR="00954562">
        <w:rPr>
          <w:rFonts w:ascii="Calibri" w:hAnsi="Calibri" w:cs="Calibri"/>
          <w:sz w:val="22"/>
          <w:szCs w:val="22"/>
        </w:rPr>
        <w:t>offs or optimize journeys</w:t>
      </w:r>
      <w:r w:rsidRPr="0D89DA44">
        <w:rPr>
          <w:rFonts w:ascii="Calibri" w:hAnsi="Calibri" w:cs="Calibri"/>
          <w:sz w:val="22"/>
          <w:szCs w:val="22"/>
        </w:rPr>
        <w:t>.</w:t>
      </w:r>
    </w:p>
    <w:p w:rsidRPr="007706DE" w:rsidR="00954562" w:rsidP="0001026F" w:rsidRDefault="00954562" w14:paraId="3BD51491" w14:textId="6060C450">
      <w:pPr>
        <w:numPr>
          <w:ilvl w:val="0"/>
          <w:numId w:val="35"/>
        </w:numPr>
        <w:spacing w:before="100" w:beforeAutospacing="1" w:line="300" w:lineRule="atLeast"/>
        <w:rPr>
          <w:rFonts w:ascii="Calibri" w:hAnsi="Calibri" w:cs="Calibri"/>
          <w:sz w:val="22"/>
          <w:szCs w:val="22"/>
        </w:rPr>
      </w:pPr>
      <w:r w:rsidRPr="007706DE">
        <w:rPr>
          <w:rFonts w:ascii="Calibri" w:hAnsi="Calibri" w:cs="Calibri"/>
          <w:b/>
          <w:bCs/>
          <w:sz w:val="22"/>
          <w:szCs w:val="22"/>
        </w:rPr>
        <w:t xml:space="preserve">No </w:t>
      </w:r>
      <w:r w:rsidRPr="0D89DA44" w:rsidR="006E6C18">
        <w:rPr>
          <w:rFonts w:ascii="Calibri" w:hAnsi="Calibri" w:cs="Calibri"/>
          <w:b/>
          <w:bCs/>
          <w:sz w:val="22"/>
          <w:szCs w:val="22"/>
        </w:rPr>
        <w:t>self</w:t>
      </w:r>
      <w:r w:rsidR="006E6C18">
        <w:rPr>
          <w:rFonts w:ascii="Calibri" w:hAnsi="Calibri" w:cs="Calibri"/>
          <w:b/>
          <w:bCs/>
          <w:sz w:val="22"/>
          <w:szCs w:val="22"/>
        </w:rPr>
        <w:t>-</w:t>
      </w:r>
      <w:r w:rsidRPr="0D89DA44" w:rsidR="006E6C18">
        <w:rPr>
          <w:rFonts w:ascii="Calibri" w:hAnsi="Calibri" w:cs="Calibri"/>
          <w:b/>
          <w:bCs/>
          <w:sz w:val="22"/>
          <w:szCs w:val="22"/>
        </w:rPr>
        <w:t>serve</w:t>
      </w:r>
      <w:r w:rsidRPr="007706DE">
        <w:rPr>
          <w:rFonts w:ascii="Calibri" w:hAnsi="Calibri" w:cs="Calibri"/>
          <w:b/>
          <w:bCs/>
          <w:sz w:val="22"/>
          <w:szCs w:val="22"/>
        </w:rPr>
        <w:t xml:space="preserve">, governed </w:t>
      </w:r>
      <w:r w:rsidRPr="007706DE" w:rsidR="00E379A5">
        <w:rPr>
          <w:rFonts w:ascii="Calibri" w:hAnsi="Calibri" w:cs="Calibri"/>
          <w:b/>
          <w:bCs/>
          <w:sz w:val="22"/>
          <w:szCs w:val="22"/>
        </w:rPr>
        <w:t xml:space="preserve">A/B </w:t>
      </w:r>
      <w:r w:rsidRPr="007706DE">
        <w:rPr>
          <w:rFonts w:ascii="Calibri" w:hAnsi="Calibri" w:cs="Calibri"/>
          <w:b/>
          <w:bCs/>
          <w:sz w:val="22"/>
          <w:szCs w:val="22"/>
        </w:rPr>
        <w:t>testing</w:t>
      </w:r>
      <w:r w:rsidRPr="007706DE">
        <w:rPr>
          <w:rFonts w:ascii="Calibri" w:hAnsi="Calibri" w:cs="Calibri"/>
          <w:sz w:val="22"/>
          <w:szCs w:val="22"/>
        </w:rPr>
        <w:t xml:space="preserve"> → absence of standardized components and policies blocks </w:t>
      </w:r>
      <w:r w:rsidRPr="0D89DA44" w:rsidR="006E6C18">
        <w:rPr>
          <w:rFonts w:ascii="Calibri" w:hAnsi="Calibri" w:cs="Calibri"/>
          <w:b/>
          <w:bCs/>
          <w:sz w:val="22"/>
          <w:szCs w:val="22"/>
        </w:rPr>
        <w:t>cross domain</w:t>
      </w:r>
      <w:r w:rsidRPr="007706DE" w:rsidR="00E379A5">
        <w:rPr>
          <w:rFonts w:ascii="Calibri" w:hAnsi="Calibri" w:cs="Calibri"/>
          <w:b/>
          <w:bCs/>
          <w:sz w:val="22"/>
          <w:szCs w:val="22"/>
        </w:rPr>
        <w:t xml:space="preserve"> to conduct</w:t>
      </w:r>
      <w:r w:rsidRPr="007706DE">
        <w:rPr>
          <w:rFonts w:ascii="Calibri" w:hAnsi="Calibri" w:cs="Calibri"/>
          <w:b/>
          <w:bCs/>
          <w:sz w:val="22"/>
          <w:szCs w:val="22"/>
        </w:rPr>
        <w:t xml:space="preserve"> experiments with measurable lift</w:t>
      </w:r>
      <w:r w:rsidRPr="0D89DA44" w:rsidR="006A086C">
        <w:rPr>
          <w:rFonts w:ascii="Calibri" w:hAnsi="Calibri" w:cs="Calibri"/>
          <w:sz w:val="22"/>
          <w:szCs w:val="22"/>
        </w:rPr>
        <w:t>.</w:t>
      </w:r>
    </w:p>
    <w:p w:rsidRPr="007706DE" w:rsidR="00E379A5" w:rsidP="0001026F" w:rsidRDefault="00954562" w14:paraId="241FDC53" w14:textId="45A0D087">
      <w:pPr>
        <w:numPr>
          <w:ilvl w:val="0"/>
          <w:numId w:val="35"/>
        </w:numPr>
        <w:spacing w:before="100" w:beforeAutospacing="1" w:line="300" w:lineRule="atLeast"/>
        <w:rPr>
          <w:rFonts w:ascii="Calibri" w:hAnsi="Calibri" w:cs="Calibri"/>
          <w:sz w:val="22"/>
          <w:szCs w:val="22"/>
        </w:rPr>
      </w:pPr>
      <w:r w:rsidRPr="007706DE">
        <w:rPr>
          <w:rFonts w:ascii="Calibri" w:hAnsi="Calibri" w:cs="Calibri"/>
          <w:b/>
          <w:bCs/>
          <w:sz w:val="22"/>
          <w:szCs w:val="22"/>
        </w:rPr>
        <w:t>Low visibility to overall exposure</w:t>
      </w:r>
      <w:r w:rsidRPr="007706DE">
        <w:rPr>
          <w:rFonts w:ascii="Calibri" w:hAnsi="Calibri" w:cs="Calibri"/>
          <w:sz w:val="22"/>
          <w:szCs w:val="22"/>
        </w:rPr>
        <w:t xml:space="preserve"> → without a consolidated timeline, PMs cannot verify eligibility/variants per role/entity</w:t>
      </w:r>
      <w:r w:rsidRPr="007706DE" w:rsidR="006A086C">
        <w:rPr>
          <w:rFonts w:ascii="Calibri" w:hAnsi="Calibri" w:cs="Calibri"/>
          <w:sz w:val="22"/>
          <w:szCs w:val="22"/>
        </w:rPr>
        <w:t xml:space="preserve">. </w:t>
      </w:r>
    </w:p>
    <w:p w:rsidRPr="007706DE" w:rsidR="00DC12FE" w:rsidP="0001026F" w:rsidRDefault="00A16CC5" w14:paraId="34651444" w14:textId="75410520">
      <w:pPr>
        <w:numPr>
          <w:ilvl w:val="0"/>
          <w:numId w:val="35"/>
        </w:numPr>
        <w:spacing w:before="100" w:beforeAutospacing="1" w:line="300" w:lineRule="atLeast"/>
        <w:rPr>
          <w:rFonts w:ascii="Calibri" w:hAnsi="Calibri" w:cs="Calibri"/>
          <w:sz w:val="22"/>
          <w:szCs w:val="22"/>
        </w:rPr>
      </w:pPr>
      <w:r w:rsidRPr="007706DE">
        <w:rPr>
          <w:rFonts w:ascii="Calibri" w:hAnsi="Calibri" w:cs="Calibri"/>
          <w:b/>
          <w:bCs/>
          <w:sz w:val="22"/>
          <w:szCs w:val="22"/>
        </w:rPr>
        <w:t>F</w:t>
      </w:r>
      <w:r w:rsidRPr="007706DE" w:rsidR="00E379A5">
        <w:rPr>
          <w:rFonts w:ascii="Calibri" w:hAnsi="Calibri" w:cs="Calibri"/>
          <w:b/>
          <w:bCs/>
          <w:sz w:val="22"/>
          <w:szCs w:val="22"/>
        </w:rPr>
        <w:t xml:space="preserve">ragmented communication </w:t>
      </w:r>
      <w:r w:rsidRPr="0D89DA44" w:rsidR="006E6C18">
        <w:rPr>
          <w:rFonts w:ascii="Calibri" w:hAnsi="Calibri" w:cs="Calibri"/>
          <w:b/>
          <w:bCs/>
          <w:sz w:val="22"/>
          <w:szCs w:val="22"/>
        </w:rPr>
        <w:t>real-estate</w:t>
      </w:r>
      <w:r w:rsidRPr="007706DE" w:rsidR="00E379A5">
        <w:rPr>
          <w:rFonts w:ascii="Calibri" w:hAnsi="Calibri" w:cs="Calibri"/>
          <w:sz w:val="22"/>
          <w:szCs w:val="22"/>
        </w:rPr>
        <w:t xml:space="preserve"> → lacking governed, reusable </w:t>
      </w:r>
      <w:r w:rsidRPr="0D89DA44" w:rsidR="006E6C18">
        <w:rPr>
          <w:rFonts w:ascii="Calibri" w:hAnsi="Calibri" w:cs="Calibri"/>
          <w:b/>
          <w:bCs/>
          <w:sz w:val="22"/>
          <w:szCs w:val="22"/>
        </w:rPr>
        <w:t>in-app</w:t>
      </w:r>
      <w:r w:rsidRPr="007706DE" w:rsidR="00E379A5">
        <w:rPr>
          <w:rFonts w:ascii="Calibri" w:hAnsi="Calibri" w:cs="Calibri"/>
          <w:b/>
          <w:bCs/>
          <w:sz w:val="22"/>
          <w:szCs w:val="22"/>
        </w:rPr>
        <w:t xml:space="preserve"> surfaces</w:t>
      </w:r>
      <w:r w:rsidRPr="007706DE" w:rsidR="00E379A5">
        <w:rPr>
          <w:rFonts w:ascii="Calibri" w:hAnsi="Calibri" w:cs="Calibri"/>
          <w:sz w:val="22"/>
          <w:szCs w:val="22"/>
        </w:rPr>
        <w:t xml:space="preserve"> and channel patterns, PMs create </w:t>
      </w:r>
      <w:r w:rsidRPr="0D89DA44" w:rsidR="006E6C18">
        <w:rPr>
          <w:rFonts w:ascii="Calibri" w:hAnsi="Calibri" w:cs="Calibri"/>
          <w:b/>
          <w:bCs/>
          <w:sz w:val="22"/>
          <w:szCs w:val="22"/>
        </w:rPr>
        <w:t>ad hoc</w:t>
      </w:r>
      <w:r w:rsidRPr="0D89DA44" w:rsidR="00E379A5">
        <w:rPr>
          <w:rFonts w:ascii="Calibri" w:hAnsi="Calibri" w:cs="Calibri"/>
          <w:b/>
          <w:bCs/>
          <w:sz w:val="22"/>
          <w:szCs w:val="22"/>
        </w:rPr>
        <w:t xml:space="preserve"> subparts</w:t>
      </w:r>
      <w:r w:rsidRPr="007706DE" w:rsidR="00E379A5">
        <w:rPr>
          <w:rFonts w:ascii="Calibri" w:hAnsi="Calibri" w:cs="Calibri"/>
          <w:sz w:val="22"/>
          <w:szCs w:val="22"/>
        </w:rPr>
        <w:t xml:space="preserve"> as workarounds, leading to </w:t>
      </w:r>
      <w:r w:rsidRPr="007706DE" w:rsidR="00E379A5">
        <w:rPr>
          <w:rFonts w:ascii="Calibri" w:hAnsi="Calibri" w:cs="Calibri"/>
          <w:b/>
          <w:bCs/>
          <w:sz w:val="22"/>
          <w:szCs w:val="22"/>
        </w:rPr>
        <w:t>inconsistent UX</w:t>
      </w:r>
      <w:r w:rsidRPr="007706DE" w:rsidR="00E379A5">
        <w:rPr>
          <w:rFonts w:ascii="Calibri" w:hAnsi="Calibri" w:cs="Calibri"/>
          <w:sz w:val="22"/>
          <w:szCs w:val="22"/>
        </w:rPr>
        <w:t xml:space="preserve">, duplicated logic, and solutions that </w:t>
      </w:r>
      <w:r w:rsidRPr="007706DE" w:rsidR="00E379A5">
        <w:rPr>
          <w:rFonts w:ascii="Calibri" w:hAnsi="Calibri" w:cs="Calibri"/>
          <w:b/>
          <w:bCs/>
          <w:sz w:val="22"/>
          <w:szCs w:val="22"/>
        </w:rPr>
        <w:t>do not scale</w:t>
      </w:r>
      <w:r w:rsidRPr="007706DE" w:rsidR="00E379A5">
        <w:rPr>
          <w:rFonts w:ascii="Calibri" w:hAnsi="Calibri" w:cs="Calibri"/>
          <w:sz w:val="22"/>
          <w:szCs w:val="22"/>
        </w:rPr>
        <w:t xml:space="preserve"> across roles, entities, and applications (requires </w:t>
      </w:r>
      <w:r w:rsidRPr="007706DE" w:rsidR="00E379A5">
        <w:rPr>
          <w:rFonts w:ascii="Calibri" w:hAnsi="Calibri" w:cs="Calibri"/>
          <w:b/>
          <w:bCs/>
          <w:sz w:val="22"/>
          <w:szCs w:val="22"/>
        </w:rPr>
        <w:t>Channels &amp; Delivery Logic</w:t>
      </w:r>
      <w:r w:rsidRPr="007706DE" w:rsidR="00E379A5">
        <w:rPr>
          <w:rFonts w:ascii="Calibri" w:hAnsi="Calibri" w:cs="Calibri"/>
          <w:sz w:val="22"/>
          <w:szCs w:val="22"/>
        </w:rPr>
        <w:t xml:space="preserve"> with </w:t>
      </w:r>
      <w:r w:rsidRPr="007706DE" w:rsidR="00E379A5">
        <w:rPr>
          <w:rFonts w:ascii="Calibri" w:hAnsi="Calibri" w:cs="Calibri"/>
          <w:b/>
          <w:bCs/>
          <w:sz w:val="22"/>
          <w:szCs w:val="22"/>
        </w:rPr>
        <w:t>role/app configuration</w:t>
      </w:r>
      <w:r w:rsidRPr="0D89DA44" w:rsidR="0089416A">
        <w:rPr>
          <w:rFonts w:ascii="Calibri" w:hAnsi="Calibri" w:cs="Calibri"/>
          <w:sz w:val="22"/>
          <w:szCs w:val="22"/>
        </w:rPr>
        <w:t>.</w:t>
      </w:r>
    </w:p>
    <w:p w:rsidRPr="007706DE" w:rsidR="00446D29" w:rsidP="0001026F" w:rsidRDefault="00DC12FE" w14:paraId="0DC8D2F1" w14:textId="6828193C">
      <w:pPr>
        <w:numPr>
          <w:ilvl w:val="0"/>
          <w:numId w:val="35"/>
        </w:numPr>
        <w:spacing w:before="100" w:beforeAutospacing="1" w:line="300" w:lineRule="atLeast"/>
        <w:rPr>
          <w:rFonts w:ascii="Calibri" w:hAnsi="Calibri" w:cs="Calibri"/>
          <w:sz w:val="22"/>
          <w:szCs w:val="22"/>
        </w:rPr>
      </w:pPr>
      <w:r w:rsidRPr="007706DE">
        <w:rPr>
          <w:rFonts w:ascii="Calibri" w:hAnsi="Calibri" w:cs="Calibri"/>
          <w:b/>
          <w:bCs/>
          <w:sz w:val="22"/>
          <w:szCs w:val="22"/>
        </w:rPr>
        <w:t>Cannot target journeys by role/entity</w:t>
      </w:r>
      <w:r w:rsidRPr="007706DE">
        <w:rPr>
          <w:rFonts w:ascii="Calibri" w:hAnsi="Calibri" w:cs="Calibri"/>
          <w:sz w:val="22"/>
          <w:szCs w:val="22"/>
        </w:rPr>
        <w:t xml:space="preserve"> → lack of </w:t>
      </w:r>
      <w:r w:rsidRPr="0D89DA44">
        <w:rPr>
          <w:rFonts w:ascii="Calibri" w:hAnsi="Calibri" w:cs="Calibri"/>
          <w:b/>
          <w:bCs/>
          <w:sz w:val="22"/>
          <w:szCs w:val="22"/>
        </w:rPr>
        <w:t>Role</w:t>
      </w:r>
      <w:r w:rsidR="006E6C18">
        <w:rPr>
          <w:rFonts w:ascii="Calibri" w:hAnsi="Calibri" w:cs="Calibri"/>
          <w:b/>
          <w:bCs/>
          <w:sz w:val="22"/>
          <w:szCs w:val="22"/>
        </w:rPr>
        <w:t>-</w:t>
      </w:r>
      <w:r w:rsidRPr="0D89DA44">
        <w:rPr>
          <w:rFonts w:ascii="Calibri" w:hAnsi="Calibri" w:cs="Calibri"/>
          <w:b/>
          <w:bCs/>
          <w:sz w:val="22"/>
          <w:szCs w:val="22"/>
        </w:rPr>
        <w:t>based</w:t>
      </w:r>
      <w:r w:rsidRPr="007706DE">
        <w:rPr>
          <w:rFonts w:ascii="Calibri" w:hAnsi="Calibri" w:cs="Calibri"/>
          <w:sz w:val="22"/>
          <w:szCs w:val="22"/>
        </w:rPr>
        <w:t xml:space="preserve"> journeys and </w:t>
      </w:r>
      <w:r w:rsidRPr="0D89DA44">
        <w:rPr>
          <w:rFonts w:ascii="Calibri" w:hAnsi="Calibri" w:cs="Calibri"/>
          <w:b/>
          <w:bCs/>
          <w:sz w:val="22"/>
          <w:szCs w:val="22"/>
        </w:rPr>
        <w:t>Entity</w:t>
      </w:r>
      <w:r w:rsidR="006E6C18">
        <w:rPr>
          <w:rFonts w:ascii="Calibri" w:hAnsi="Calibri" w:cs="Calibri"/>
          <w:b/>
          <w:bCs/>
          <w:sz w:val="22"/>
          <w:szCs w:val="22"/>
        </w:rPr>
        <w:t>-</w:t>
      </w:r>
      <w:r w:rsidRPr="0D89DA44">
        <w:rPr>
          <w:rFonts w:ascii="Calibri" w:hAnsi="Calibri" w:cs="Calibri"/>
          <w:b/>
          <w:bCs/>
          <w:sz w:val="22"/>
          <w:szCs w:val="22"/>
        </w:rPr>
        <w:t>aware</w:t>
      </w:r>
      <w:r w:rsidRPr="007706DE">
        <w:rPr>
          <w:rFonts w:ascii="Calibri" w:hAnsi="Calibri" w:cs="Calibri"/>
          <w:sz w:val="22"/>
          <w:szCs w:val="22"/>
        </w:rPr>
        <w:t xml:space="preserve"> tailoring prevents precise prompts and ownership of outcomes. </w:t>
      </w:r>
      <w:r>
        <w:br/>
      </w:r>
      <w:r w:rsidRPr="007706DE">
        <w:rPr>
          <w:rFonts w:ascii="Calibri" w:hAnsi="Calibri" w:cs="Calibri"/>
          <w:b/>
          <w:bCs/>
          <w:sz w:val="22"/>
          <w:szCs w:val="22"/>
        </w:rPr>
        <w:noBreakHyphen/>
      </w:r>
      <w:r w:rsidRPr="007706DE">
        <w:rPr>
          <w:rFonts w:ascii="Calibri" w:hAnsi="Calibri" w:cs="Calibri"/>
          <w:b/>
          <w:bCs/>
          <w:sz w:val="22"/>
          <w:szCs w:val="22"/>
        </w:rPr>
        <w:t>based</w:t>
      </w:r>
      <w:r w:rsidRPr="007706DE">
        <w:rPr>
          <w:rFonts w:ascii="Calibri" w:hAnsi="Calibri" w:cs="Calibri"/>
          <w:b/>
          <w:bCs/>
          <w:sz w:val="22"/>
          <w:szCs w:val="22"/>
        </w:rPr>
        <w:noBreakHyphen/>
      </w:r>
      <w:r w:rsidRPr="007706DE">
        <w:rPr>
          <w:rFonts w:ascii="Calibri" w:hAnsi="Calibri" w:cs="Calibri"/>
          <w:b/>
          <w:bCs/>
          <w:sz w:val="22"/>
          <w:szCs w:val="22"/>
        </w:rPr>
        <w:t>aware</w:t>
      </w:r>
    </w:p>
    <w:p w:rsidRPr="007706DE" w:rsidR="006C60A5" w:rsidP="006C60A5" w:rsidRDefault="006C60A5" w14:paraId="6F4DBA01"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LCM / Marketing</w:t>
      </w:r>
    </w:p>
    <w:p w:rsidRPr="007706DE" w:rsidR="006C60A5" w:rsidP="0001026F" w:rsidRDefault="006C60A5" w14:paraId="13E59E7E" w14:textId="2D85F9BA">
      <w:pPr>
        <w:numPr>
          <w:ilvl w:val="0"/>
          <w:numId w:val="36"/>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Inconsistent templates &amp; tone</w:t>
      </w:r>
      <w:r w:rsidRPr="007706DE">
        <w:rPr>
          <w:rFonts w:ascii="Calibri" w:hAnsi="Calibri" w:cs="Calibri"/>
          <w:sz w:val="22"/>
          <w:szCs w:val="22"/>
        </w:rPr>
        <w:t xml:space="preserve"> → </w:t>
      </w:r>
      <w:r w:rsidRPr="007706DE" w:rsidR="009A1388">
        <w:rPr>
          <w:rFonts w:ascii="Calibri" w:hAnsi="Calibri" w:cs="Calibri"/>
          <w:sz w:val="22"/>
          <w:szCs w:val="22"/>
        </w:rPr>
        <w:t>impeding</w:t>
      </w:r>
      <w:r w:rsidRPr="007706DE">
        <w:rPr>
          <w:rFonts w:ascii="Calibri" w:hAnsi="Calibri" w:cs="Calibri"/>
          <w:sz w:val="22"/>
          <w:szCs w:val="22"/>
        </w:rPr>
        <w:t xml:space="preserve"> </w:t>
      </w:r>
      <w:r w:rsidRPr="007706DE">
        <w:rPr>
          <w:rFonts w:ascii="Calibri" w:hAnsi="Calibri" w:cs="Calibri"/>
          <w:b/>
          <w:bCs/>
          <w:sz w:val="22"/>
          <w:szCs w:val="22"/>
        </w:rPr>
        <w:t>Operational Transparency</w:t>
      </w:r>
      <w:r w:rsidRPr="007706DE">
        <w:rPr>
          <w:rFonts w:ascii="Calibri" w:hAnsi="Calibri" w:cs="Calibri"/>
          <w:sz w:val="22"/>
          <w:szCs w:val="22"/>
        </w:rPr>
        <w:t xml:space="preserve"> and </w:t>
      </w:r>
      <w:r w:rsidRPr="007706DE">
        <w:rPr>
          <w:rFonts w:ascii="Calibri" w:hAnsi="Calibri" w:cs="Calibri"/>
          <w:b/>
          <w:bCs/>
          <w:sz w:val="22"/>
          <w:szCs w:val="22"/>
        </w:rPr>
        <w:t>Feature Adoption</w:t>
      </w:r>
      <w:r w:rsidRPr="007706DE">
        <w:rPr>
          <w:rFonts w:ascii="Calibri" w:hAnsi="Calibri" w:cs="Calibri"/>
          <w:sz w:val="22"/>
          <w:szCs w:val="22"/>
        </w:rPr>
        <w:t xml:space="preserve"> journeys at scale</w:t>
      </w:r>
      <w:r w:rsidRPr="007706DE" w:rsidR="001C13EE">
        <w:rPr>
          <w:rFonts w:ascii="Calibri" w:hAnsi="Calibri" w:cs="Calibri"/>
          <w:sz w:val="22"/>
          <w:szCs w:val="22"/>
        </w:rPr>
        <w:t>.</w:t>
      </w:r>
    </w:p>
    <w:p w:rsidRPr="007706DE" w:rsidR="006C60A5" w:rsidP="0001026F" w:rsidRDefault="006C60A5" w14:paraId="6AFE116D" w14:textId="3D48A44C">
      <w:pPr>
        <w:numPr>
          <w:ilvl w:val="0"/>
          <w:numId w:val="36"/>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Limited segmentation &amp; lifecycle metrics</w:t>
      </w:r>
      <w:r w:rsidRPr="007706DE">
        <w:rPr>
          <w:rFonts w:ascii="Calibri" w:hAnsi="Calibri" w:cs="Calibri"/>
          <w:sz w:val="22"/>
          <w:szCs w:val="22"/>
        </w:rPr>
        <w:t xml:space="preserve"> →</w:t>
      </w:r>
      <w:r w:rsidRPr="007706DE" w:rsidR="002C7C50">
        <w:rPr>
          <w:rFonts w:ascii="Calibri" w:hAnsi="Calibri" w:cs="Calibri"/>
          <w:sz w:val="22"/>
          <w:szCs w:val="22"/>
        </w:rPr>
        <w:t xml:space="preserve"> without a centralized communication hub the lifecycle </w:t>
      </w:r>
      <w:r w:rsidRPr="007706DE" w:rsidR="00850BF5">
        <w:rPr>
          <w:rFonts w:ascii="Calibri" w:hAnsi="Calibri" w:cs="Calibri"/>
          <w:sz w:val="22"/>
          <w:szCs w:val="22"/>
        </w:rPr>
        <w:t>communication journey isn’t clear</w:t>
      </w:r>
      <w:r w:rsidRPr="007706DE" w:rsidR="00D241FA">
        <w:rPr>
          <w:rFonts w:ascii="Calibri" w:hAnsi="Calibri" w:cs="Calibri"/>
          <w:sz w:val="22"/>
          <w:szCs w:val="22"/>
        </w:rPr>
        <w:t>, as well as lacking</w:t>
      </w:r>
      <w:r w:rsidRPr="007706DE">
        <w:rPr>
          <w:rFonts w:ascii="Calibri" w:hAnsi="Calibri" w:cs="Calibri"/>
          <w:sz w:val="22"/>
          <w:szCs w:val="22"/>
        </w:rPr>
        <w:t xml:space="preserve"> normalized </w:t>
      </w:r>
      <w:r w:rsidRPr="007706DE" w:rsidR="00D241FA">
        <w:rPr>
          <w:rFonts w:ascii="Calibri" w:hAnsi="Calibri" w:cs="Calibri"/>
          <w:sz w:val="22"/>
          <w:szCs w:val="22"/>
        </w:rPr>
        <w:t xml:space="preserve">event attributes including </w:t>
      </w:r>
      <w:r w:rsidRPr="007706DE">
        <w:rPr>
          <w:rFonts w:ascii="Calibri" w:hAnsi="Calibri" w:cs="Calibri"/>
          <w:sz w:val="22"/>
          <w:szCs w:val="22"/>
        </w:rPr>
        <w:t xml:space="preserve">role/entity to power </w:t>
      </w:r>
      <w:r w:rsidRPr="007706DE">
        <w:rPr>
          <w:rFonts w:ascii="Calibri" w:hAnsi="Calibri" w:cs="Calibri"/>
          <w:b/>
          <w:bCs/>
          <w:sz w:val="22"/>
          <w:szCs w:val="22"/>
        </w:rPr>
        <w:t>Journey Targeting &amp; Personalization</w:t>
      </w:r>
      <w:r w:rsidRPr="007706DE" w:rsidR="001C13EE">
        <w:rPr>
          <w:rFonts w:ascii="Calibri" w:hAnsi="Calibri" w:cs="Calibri"/>
          <w:sz w:val="22"/>
          <w:szCs w:val="22"/>
        </w:rPr>
        <w:t>.</w:t>
      </w:r>
    </w:p>
    <w:p w:rsidRPr="007706DE" w:rsidR="006C60A5" w:rsidP="0001026F" w:rsidRDefault="006C60A5" w14:paraId="2FEF71A5" w14:textId="038F3D19">
      <w:pPr>
        <w:numPr>
          <w:ilvl w:val="0"/>
          <w:numId w:val="36"/>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Insufficient upsell/</w:t>
      </w:r>
      <w:r w:rsidRPr="0D89DA44" w:rsidR="00294C20">
        <w:rPr>
          <w:rFonts w:ascii="Calibri" w:hAnsi="Calibri" w:cs="Calibri"/>
          <w:b/>
          <w:bCs/>
          <w:sz w:val="22"/>
          <w:szCs w:val="22"/>
        </w:rPr>
        <w:t>cross sell</w:t>
      </w:r>
      <w:r w:rsidRPr="007706DE">
        <w:rPr>
          <w:rFonts w:ascii="Calibri" w:hAnsi="Calibri" w:cs="Calibri"/>
          <w:b/>
          <w:bCs/>
          <w:sz w:val="22"/>
          <w:szCs w:val="22"/>
        </w:rPr>
        <w:t xml:space="preserve"> tooling</w:t>
      </w:r>
      <w:r w:rsidRPr="007706DE">
        <w:rPr>
          <w:rFonts w:ascii="Calibri" w:hAnsi="Calibri" w:cs="Calibri"/>
          <w:sz w:val="22"/>
          <w:szCs w:val="22"/>
        </w:rPr>
        <w:t xml:space="preserve"> → no governed </w:t>
      </w:r>
      <w:r w:rsidRPr="007706DE">
        <w:rPr>
          <w:rFonts w:ascii="Calibri" w:hAnsi="Calibri" w:cs="Calibri"/>
          <w:b/>
          <w:bCs/>
          <w:sz w:val="22"/>
          <w:szCs w:val="22"/>
        </w:rPr>
        <w:t>Promotional</w:t>
      </w:r>
      <w:r w:rsidRPr="007706DE">
        <w:rPr>
          <w:rFonts w:ascii="Calibri" w:hAnsi="Calibri" w:cs="Calibri"/>
          <w:sz w:val="22"/>
          <w:szCs w:val="22"/>
        </w:rPr>
        <w:t xml:space="preserve"> paths mapped </w:t>
      </w:r>
      <w:r w:rsidRPr="007706DE" w:rsidR="001A5677">
        <w:rPr>
          <w:rFonts w:ascii="Calibri" w:hAnsi="Calibri" w:cs="Calibri"/>
          <w:sz w:val="22"/>
          <w:szCs w:val="22"/>
        </w:rPr>
        <w:t>between channels/</w:t>
      </w:r>
      <w:r w:rsidRPr="007706DE">
        <w:rPr>
          <w:rFonts w:ascii="Calibri" w:hAnsi="Calibri" w:cs="Calibri"/>
          <w:sz w:val="22"/>
          <w:szCs w:val="22"/>
        </w:rPr>
        <w:t>preferences/quiet hours</w:t>
      </w:r>
      <w:r w:rsidRPr="007706DE" w:rsidR="001A5677">
        <w:rPr>
          <w:rFonts w:ascii="Calibri" w:hAnsi="Calibri" w:cs="Calibri"/>
          <w:sz w:val="22"/>
          <w:szCs w:val="22"/>
        </w:rPr>
        <w:t>/frequency</w:t>
      </w:r>
      <w:r w:rsidRPr="007706DE">
        <w:rPr>
          <w:rFonts w:ascii="Calibri" w:hAnsi="Calibri" w:cs="Calibri"/>
          <w:sz w:val="22"/>
          <w:szCs w:val="22"/>
        </w:rPr>
        <w:t xml:space="preserve">; requires </w:t>
      </w:r>
      <w:r w:rsidRPr="007706DE">
        <w:rPr>
          <w:rFonts w:ascii="Calibri" w:hAnsi="Calibri" w:cs="Calibri"/>
          <w:b/>
          <w:bCs/>
          <w:sz w:val="22"/>
          <w:szCs w:val="22"/>
        </w:rPr>
        <w:t>Preference granularity</w:t>
      </w:r>
      <w:r w:rsidRPr="007706DE">
        <w:rPr>
          <w:rFonts w:ascii="Calibri" w:hAnsi="Calibri" w:cs="Calibri"/>
          <w:sz w:val="22"/>
          <w:szCs w:val="22"/>
        </w:rPr>
        <w:t xml:space="preserve"> and </w:t>
      </w:r>
      <w:r w:rsidRPr="007706DE">
        <w:rPr>
          <w:rFonts w:ascii="Calibri" w:hAnsi="Calibri" w:cs="Calibri"/>
          <w:b/>
          <w:bCs/>
          <w:sz w:val="22"/>
          <w:szCs w:val="22"/>
        </w:rPr>
        <w:t>AI/</w:t>
      </w:r>
      <w:r w:rsidRPr="007706DE" w:rsidR="00D241FA">
        <w:rPr>
          <w:rFonts w:ascii="Calibri" w:hAnsi="Calibri" w:cs="Calibri"/>
          <w:b/>
          <w:bCs/>
          <w:sz w:val="22"/>
          <w:szCs w:val="22"/>
        </w:rPr>
        <w:t>Next best offer</w:t>
      </w:r>
      <w:r w:rsidRPr="007706DE">
        <w:rPr>
          <w:rFonts w:ascii="Calibri" w:hAnsi="Calibri" w:cs="Calibri"/>
          <w:b/>
          <w:bCs/>
          <w:sz w:val="22"/>
          <w:szCs w:val="22"/>
        </w:rPr>
        <w:t xml:space="preserve"> (future</w:t>
      </w:r>
      <w:r w:rsidRPr="0D89DA44">
        <w:rPr>
          <w:rFonts w:ascii="Calibri" w:hAnsi="Calibri" w:cs="Calibri"/>
          <w:b/>
          <w:bCs/>
          <w:sz w:val="22"/>
          <w:szCs w:val="22"/>
        </w:rPr>
        <w:t>)</w:t>
      </w:r>
      <w:r w:rsidRPr="0D89DA44" w:rsidR="001C13EE">
        <w:rPr>
          <w:rFonts w:ascii="Calibri" w:hAnsi="Calibri" w:cs="Calibri"/>
          <w:sz w:val="22"/>
          <w:szCs w:val="22"/>
        </w:rPr>
        <w:t>.</w:t>
      </w:r>
    </w:p>
    <w:p w:rsidRPr="007706DE" w:rsidR="006C60A5" w:rsidP="0001026F" w:rsidRDefault="006C60A5" w14:paraId="0FE781C3" w14:textId="59D60BCA">
      <w:pPr>
        <w:numPr>
          <w:ilvl w:val="0"/>
          <w:numId w:val="36"/>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Collision &amp; fatigue</w:t>
      </w:r>
      <w:r w:rsidRPr="007706DE">
        <w:rPr>
          <w:rFonts w:ascii="Calibri" w:hAnsi="Calibri" w:cs="Calibri"/>
          <w:sz w:val="22"/>
          <w:szCs w:val="22"/>
        </w:rPr>
        <w:t xml:space="preserve"> → absence of </w:t>
      </w:r>
      <w:r w:rsidRPr="0D89DA44">
        <w:rPr>
          <w:rFonts w:ascii="Calibri" w:hAnsi="Calibri" w:cs="Calibri"/>
          <w:b/>
          <w:bCs/>
          <w:sz w:val="22"/>
          <w:szCs w:val="22"/>
        </w:rPr>
        <w:t>Entity</w:t>
      </w:r>
      <w:r w:rsidR="004738DA">
        <w:rPr>
          <w:rFonts w:ascii="Calibri" w:hAnsi="Calibri" w:cs="Calibri"/>
          <w:b/>
          <w:bCs/>
          <w:sz w:val="22"/>
          <w:szCs w:val="22"/>
        </w:rPr>
        <w:t>-</w:t>
      </w:r>
      <w:r w:rsidRPr="0D89DA44">
        <w:rPr>
          <w:rFonts w:ascii="Calibri" w:hAnsi="Calibri" w:cs="Calibri"/>
          <w:b/>
          <w:bCs/>
          <w:sz w:val="22"/>
          <w:szCs w:val="22"/>
        </w:rPr>
        <w:t>scope</w:t>
      </w:r>
      <w:r w:rsidRPr="007706DE">
        <w:rPr>
          <w:rFonts w:ascii="Calibri" w:hAnsi="Calibri" w:cs="Calibri"/>
          <w:b/>
          <w:bCs/>
          <w:sz w:val="22"/>
          <w:szCs w:val="22"/>
        </w:rPr>
        <w:t xml:space="preserve"> fatigue/suppression</w:t>
      </w:r>
      <w:r w:rsidRPr="007706DE">
        <w:rPr>
          <w:rFonts w:ascii="Calibri" w:hAnsi="Calibri" w:cs="Calibri"/>
          <w:sz w:val="22"/>
          <w:szCs w:val="22"/>
        </w:rPr>
        <w:t xml:space="preserve"> and </w:t>
      </w:r>
      <w:r w:rsidRPr="007706DE">
        <w:rPr>
          <w:rFonts w:ascii="Calibri" w:hAnsi="Calibri" w:cs="Calibri"/>
          <w:b/>
          <w:bCs/>
          <w:sz w:val="22"/>
          <w:szCs w:val="22"/>
        </w:rPr>
        <w:t>Aggregated notifications</w:t>
      </w:r>
      <w:r w:rsidRPr="007706DE">
        <w:rPr>
          <w:rFonts w:ascii="Calibri" w:hAnsi="Calibri" w:cs="Calibri"/>
          <w:sz w:val="22"/>
          <w:szCs w:val="22"/>
        </w:rPr>
        <w:t xml:space="preserve"> causes noise and degraded performance</w:t>
      </w:r>
      <w:r w:rsidRPr="0D89DA44">
        <w:rPr>
          <w:rFonts w:ascii="Calibri" w:hAnsi="Calibri" w:cs="Calibri"/>
          <w:sz w:val="22"/>
          <w:szCs w:val="22"/>
        </w:rPr>
        <w:t>.</w:t>
      </w:r>
    </w:p>
    <w:p w:rsidRPr="007706DE" w:rsidR="006C60A5" w:rsidP="006C60A5" w:rsidRDefault="006C60A5" w14:paraId="3F69DFDF"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Compliance / Legal</w:t>
      </w:r>
    </w:p>
    <w:p w:rsidRPr="007706DE" w:rsidR="006C60A5" w:rsidP="0001026F" w:rsidRDefault="006C60A5" w14:paraId="5BBE332B" w14:textId="42CDAAA8">
      <w:pPr>
        <w:numPr>
          <w:ilvl w:val="0"/>
          <w:numId w:val="37"/>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Rules not enforced at build/</w:t>
      </w:r>
      <w:r w:rsidRPr="0D89DA44" w:rsidR="00294C20">
        <w:rPr>
          <w:rFonts w:ascii="Calibri" w:hAnsi="Calibri" w:cs="Calibri"/>
          <w:b/>
          <w:bCs/>
          <w:sz w:val="22"/>
          <w:szCs w:val="22"/>
        </w:rPr>
        <w:t>send</w:t>
      </w:r>
      <w:r w:rsidR="00294C20">
        <w:rPr>
          <w:rFonts w:ascii="Calibri" w:hAnsi="Calibri" w:cs="Calibri"/>
          <w:b/>
          <w:bCs/>
          <w:sz w:val="22"/>
          <w:szCs w:val="22"/>
        </w:rPr>
        <w:t>-</w:t>
      </w:r>
      <w:r w:rsidRPr="0D89DA44" w:rsidR="00294C20">
        <w:rPr>
          <w:rFonts w:ascii="Calibri" w:hAnsi="Calibri" w:cs="Calibri"/>
          <w:b/>
          <w:bCs/>
          <w:sz w:val="22"/>
          <w:szCs w:val="22"/>
        </w:rPr>
        <w:t>time</w:t>
      </w:r>
      <w:r w:rsidRPr="007706DE">
        <w:rPr>
          <w:rFonts w:ascii="Calibri" w:hAnsi="Calibri" w:cs="Calibri"/>
          <w:sz w:val="22"/>
          <w:szCs w:val="22"/>
        </w:rPr>
        <w:t xml:space="preserve"> → cannot guarantee </w:t>
      </w:r>
      <w:r w:rsidRPr="007706DE" w:rsidR="00B8532B">
        <w:rPr>
          <w:rFonts w:ascii="Calibri" w:hAnsi="Calibri" w:cs="Calibri"/>
          <w:sz w:val="22"/>
          <w:szCs w:val="22"/>
        </w:rPr>
        <w:t xml:space="preserve">legal requirements are implemented including </w:t>
      </w:r>
      <w:r w:rsidRPr="007706DE" w:rsidR="00B8532B">
        <w:rPr>
          <w:rFonts w:ascii="Calibri" w:hAnsi="Calibri" w:cs="Calibri"/>
          <w:b/>
          <w:bCs/>
          <w:sz w:val="22"/>
          <w:szCs w:val="22"/>
        </w:rPr>
        <w:t>channel</w:t>
      </w:r>
      <w:r w:rsidRPr="007706DE" w:rsidR="00EB00DB">
        <w:rPr>
          <w:rFonts w:ascii="Calibri" w:hAnsi="Calibri" w:cs="Calibri"/>
          <w:b/>
          <w:bCs/>
          <w:sz w:val="22"/>
          <w:szCs w:val="22"/>
        </w:rPr>
        <w:t>s</w:t>
      </w:r>
      <w:r w:rsidRPr="007706DE" w:rsidR="00EB00DB">
        <w:rPr>
          <w:rFonts w:ascii="Calibri" w:hAnsi="Calibri" w:cs="Calibri"/>
          <w:sz w:val="22"/>
          <w:szCs w:val="22"/>
        </w:rPr>
        <w:t xml:space="preserve">, </w:t>
      </w:r>
      <w:r w:rsidRPr="007706DE">
        <w:rPr>
          <w:rFonts w:ascii="Calibri" w:hAnsi="Calibri" w:cs="Calibri"/>
          <w:b/>
          <w:bCs/>
          <w:sz w:val="22"/>
          <w:szCs w:val="22"/>
        </w:rPr>
        <w:t>frequency, suppression, consent, naming/metadata</w:t>
      </w:r>
      <w:r w:rsidRPr="007706DE">
        <w:rPr>
          <w:rFonts w:ascii="Calibri" w:hAnsi="Calibri" w:cs="Calibri"/>
          <w:sz w:val="22"/>
          <w:szCs w:val="22"/>
        </w:rPr>
        <w:t xml:space="preserve"> or </w:t>
      </w:r>
      <w:r w:rsidRPr="007706DE">
        <w:rPr>
          <w:rFonts w:ascii="Calibri" w:hAnsi="Calibri" w:cs="Calibri"/>
          <w:b/>
          <w:bCs/>
          <w:sz w:val="22"/>
          <w:szCs w:val="22"/>
        </w:rPr>
        <w:t>jurisdictional timing/localization</w:t>
      </w:r>
      <w:r w:rsidRPr="0D89DA44" w:rsidR="001A5677">
        <w:rPr>
          <w:rFonts w:ascii="Calibri" w:hAnsi="Calibri" w:cs="Calibri"/>
          <w:sz w:val="22"/>
          <w:szCs w:val="22"/>
        </w:rPr>
        <w:t>.</w:t>
      </w:r>
    </w:p>
    <w:p w:rsidRPr="007706DE" w:rsidR="006C60A5" w:rsidP="0001026F" w:rsidRDefault="006C60A5" w14:paraId="2ABDEB90" w14:textId="47960679">
      <w:pPr>
        <w:numPr>
          <w:ilvl w:val="0"/>
          <w:numId w:val="37"/>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Poor audit readiness</w:t>
      </w:r>
      <w:r w:rsidRPr="007706DE">
        <w:rPr>
          <w:rFonts w:ascii="Calibri" w:hAnsi="Calibri" w:cs="Calibri"/>
          <w:sz w:val="22"/>
          <w:szCs w:val="22"/>
        </w:rPr>
        <w:t xml:space="preserve"> → no authoritative </w:t>
      </w:r>
      <w:r w:rsidRPr="007706DE">
        <w:rPr>
          <w:rFonts w:ascii="Calibri" w:hAnsi="Calibri" w:cs="Calibri"/>
          <w:b/>
          <w:bCs/>
          <w:sz w:val="22"/>
          <w:szCs w:val="22"/>
        </w:rPr>
        <w:t>BO ledger</w:t>
      </w:r>
      <w:r w:rsidRPr="007706DE">
        <w:rPr>
          <w:rFonts w:ascii="Calibri" w:hAnsi="Calibri" w:cs="Calibri"/>
          <w:sz w:val="22"/>
          <w:szCs w:val="22"/>
        </w:rPr>
        <w:t xml:space="preserve"> and explainability trail to show </w:t>
      </w:r>
      <w:r w:rsidRPr="007706DE">
        <w:rPr>
          <w:rFonts w:ascii="Calibri" w:hAnsi="Calibri" w:cs="Calibri"/>
          <w:b/>
          <w:bCs/>
          <w:sz w:val="22"/>
          <w:szCs w:val="22"/>
        </w:rPr>
        <w:t>who received what and why</w:t>
      </w:r>
      <w:r w:rsidRPr="007706DE">
        <w:rPr>
          <w:rFonts w:ascii="Calibri" w:hAnsi="Calibri" w:cs="Calibri"/>
          <w:sz w:val="22"/>
          <w:szCs w:val="22"/>
        </w:rPr>
        <w:t xml:space="preserve"> across roles/entities</w:t>
      </w:r>
      <w:r w:rsidRPr="007706DE" w:rsidR="00865106">
        <w:rPr>
          <w:rFonts w:ascii="Calibri" w:hAnsi="Calibri" w:cs="Calibri"/>
          <w:sz w:val="22"/>
          <w:szCs w:val="22"/>
        </w:rPr>
        <w:t>.</w:t>
      </w:r>
    </w:p>
    <w:p w:rsidRPr="007706DE" w:rsidR="006C60A5" w:rsidP="006C60A5" w:rsidRDefault="006C60A5" w14:paraId="5302BF37"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Engineering</w:t>
      </w:r>
    </w:p>
    <w:p w:rsidRPr="007706DE" w:rsidR="006C60A5" w:rsidP="0001026F" w:rsidRDefault="006C60A5" w14:paraId="2B6E7AE5" w14:textId="21D9665E">
      <w:pPr>
        <w:numPr>
          <w:ilvl w:val="0"/>
          <w:numId w:val="38"/>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 xml:space="preserve">Legacy, </w:t>
      </w:r>
      <w:r w:rsidRPr="0D89DA44">
        <w:rPr>
          <w:rFonts w:ascii="Calibri" w:hAnsi="Calibri" w:cs="Calibri"/>
          <w:b/>
          <w:bCs/>
          <w:sz w:val="22"/>
          <w:szCs w:val="22"/>
        </w:rPr>
        <w:t>service</w:t>
      </w:r>
      <w:r w:rsidR="00294C20">
        <w:rPr>
          <w:rFonts w:ascii="Calibri" w:hAnsi="Calibri" w:cs="Calibri"/>
          <w:b/>
          <w:bCs/>
          <w:sz w:val="22"/>
          <w:szCs w:val="22"/>
        </w:rPr>
        <w:t>-</w:t>
      </w:r>
      <w:r w:rsidRPr="0D89DA44">
        <w:rPr>
          <w:rFonts w:ascii="Calibri" w:hAnsi="Calibri" w:cs="Calibri"/>
          <w:b/>
          <w:bCs/>
          <w:sz w:val="22"/>
          <w:szCs w:val="22"/>
        </w:rPr>
        <w:t>trigger sprawl</w:t>
      </w:r>
      <w:r w:rsidRPr="007706DE">
        <w:rPr>
          <w:rFonts w:ascii="Calibri" w:hAnsi="Calibri" w:cs="Calibri"/>
          <w:sz w:val="22"/>
          <w:szCs w:val="22"/>
        </w:rPr>
        <w:t xml:space="preserve"> → fragmented senders complicate </w:t>
      </w:r>
      <w:r w:rsidRPr="0D89DA44">
        <w:rPr>
          <w:rFonts w:ascii="Calibri" w:hAnsi="Calibri" w:cs="Calibri"/>
          <w:b/>
          <w:bCs/>
          <w:sz w:val="22"/>
          <w:szCs w:val="22"/>
        </w:rPr>
        <w:t>network</w:t>
      </w:r>
      <w:r w:rsidR="00294C20">
        <w:rPr>
          <w:rFonts w:ascii="Calibri" w:hAnsi="Calibri" w:cs="Calibri"/>
          <w:b/>
          <w:bCs/>
          <w:sz w:val="22"/>
          <w:szCs w:val="22"/>
        </w:rPr>
        <w:t>-</w:t>
      </w:r>
      <w:r w:rsidRPr="0D89DA44">
        <w:rPr>
          <w:rFonts w:ascii="Calibri" w:hAnsi="Calibri" w:cs="Calibri"/>
          <w:b/>
          <w:bCs/>
          <w:sz w:val="22"/>
          <w:szCs w:val="22"/>
        </w:rPr>
        <w:t>based</w:t>
      </w:r>
      <w:r w:rsidRPr="007706DE">
        <w:rPr>
          <w:rFonts w:ascii="Calibri" w:hAnsi="Calibri" w:cs="Calibri"/>
          <w:b/>
          <w:bCs/>
          <w:sz w:val="22"/>
          <w:szCs w:val="22"/>
        </w:rPr>
        <w:t xml:space="preserve"> deduplication</w:t>
      </w:r>
      <w:r w:rsidRPr="007706DE">
        <w:rPr>
          <w:rFonts w:ascii="Calibri" w:hAnsi="Calibri" w:cs="Calibri"/>
          <w:sz w:val="22"/>
          <w:szCs w:val="22"/>
        </w:rPr>
        <w:t xml:space="preserve"> and </w:t>
      </w:r>
      <w:r w:rsidRPr="007706DE" w:rsidR="000B12EF">
        <w:rPr>
          <w:rFonts w:ascii="Calibri" w:hAnsi="Calibri" w:cs="Calibri"/>
          <w:b/>
          <w:bCs/>
          <w:sz w:val="22"/>
          <w:szCs w:val="22"/>
        </w:rPr>
        <w:t>capability to support future architecture</w:t>
      </w:r>
      <w:r w:rsidRPr="007706DE" w:rsidR="008A6552">
        <w:rPr>
          <w:rFonts w:ascii="Calibri" w:hAnsi="Calibri" w:cs="Calibri"/>
          <w:b/>
          <w:bCs/>
          <w:sz w:val="22"/>
          <w:szCs w:val="22"/>
        </w:rPr>
        <w:t xml:space="preserve"> (entity/role</w:t>
      </w:r>
      <w:r w:rsidR="00294C20">
        <w:rPr>
          <w:rFonts w:ascii="Calibri" w:hAnsi="Calibri" w:cs="Calibri"/>
          <w:b/>
          <w:bCs/>
          <w:sz w:val="22"/>
          <w:szCs w:val="22"/>
        </w:rPr>
        <w:t>).</w:t>
      </w:r>
    </w:p>
    <w:p w:rsidRPr="007706DE" w:rsidR="006C60A5" w:rsidP="0001026F" w:rsidRDefault="006C60A5" w14:paraId="2B346FA6" w14:textId="73C7742B">
      <w:pPr>
        <w:numPr>
          <w:ilvl w:val="0"/>
          <w:numId w:val="38"/>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Channel</w:t>
      </w:r>
      <w:r w:rsidRPr="007706DE" w:rsidR="008A6552">
        <w:rPr>
          <w:rFonts w:ascii="Calibri" w:hAnsi="Calibri" w:cs="Calibri"/>
          <w:b/>
          <w:bCs/>
          <w:sz w:val="22"/>
          <w:szCs w:val="22"/>
        </w:rPr>
        <w:t xml:space="preserve"> </w:t>
      </w:r>
      <w:r w:rsidRPr="007706DE" w:rsidR="00D65143">
        <w:rPr>
          <w:rFonts w:ascii="Calibri" w:hAnsi="Calibri" w:cs="Calibri"/>
          <w:b/>
          <w:bCs/>
          <w:sz w:val="22"/>
          <w:szCs w:val="22"/>
        </w:rPr>
        <w:t xml:space="preserve">legacy </w:t>
      </w:r>
      <w:r w:rsidRPr="007706DE" w:rsidR="00D65143">
        <w:rPr>
          <w:rFonts w:ascii="Calibri" w:hAnsi="Calibri" w:cs="Calibri"/>
          <w:sz w:val="22"/>
          <w:szCs w:val="22"/>
        </w:rPr>
        <w:t xml:space="preserve">→ </w:t>
      </w:r>
      <w:r w:rsidRPr="007706DE" w:rsidR="00970B0E">
        <w:rPr>
          <w:rFonts w:ascii="Calibri" w:hAnsi="Calibri" w:cs="Calibri"/>
          <w:sz w:val="22"/>
          <w:szCs w:val="22"/>
        </w:rPr>
        <w:t xml:space="preserve">current method of implementation of channels causes a lot of R&amp;D dependency, complex to sustain with </w:t>
      </w:r>
      <w:r w:rsidRPr="007706DE" w:rsidR="00970B0E">
        <w:rPr>
          <w:rFonts w:ascii="Calibri" w:hAnsi="Calibri" w:cs="Calibri"/>
          <w:b/>
          <w:bCs/>
          <w:sz w:val="22"/>
          <w:szCs w:val="22"/>
        </w:rPr>
        <w:t xml:space="preserve">no clear ownership and very slow </w:t>
      </w:r>
      <w:r w:rsidR="00E7043F">
        <w:rPr>
          <w:rFonts w:ascii="Calibri" w:hAnsi="Calibri" w:cs="Calibri"/>
          <w:b/>
          <w:bCs/>
          <w:sz w:val="22"/>
          <w:szCs w:val="22"/>
        </w:rPr>
        <w:t xml:space="preserve">channel creation </w:t>
      </w:r>
      <w:r w:rsidRPr="007706DE" w:rsidR="00970B0E">
        <w:rPr>
          <w:rFonts w:ascii="Calibri" w:hAnsi="Calibri" w:cs="Calibri"/>
          <w:b/>
          <w:bCs/>
          <w:sz w:val="22"/>
          <w:szCs w:val="22"/>
        </w:rPr>
        <w:t>TTM</w:t>
      </w:r>
      <w:r w:rsidRPr="007706DE" w:rsidR="00970B0E">
        <w:rPr>
          <w:rFonts w:ascii="Calibri" w:hAnsi="Calibri" w:cs="Calibri"/>
          <w:sz w:val="22"/>
          <w:szCs w:val="22"/>
        </w:rPr>
        <w:t>.</w:t>
      </w:r>
    </w:p>
    <w:p w:rsidRPr="007706DE" w:rsidR="006C60A5" w:rsidP="006C60A5" w:rsidRDefault="006C60A5" w14:paraId="15AC01E8"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Care / Account Management / Risk</w:t>
      </w:r>
    </w:p>
    <w:p w:rsidRPr="007706DE" w:rsidR="006C60A5" w:rsidP="0001026F" w:rsidRDefault="006C60A5" w14:paraId="02D1E984" w14:textId="69F12352">
      <w:pPr>
        <w:numPr>
          <w:ilvl w:val="0"/>
          <w:numId w:val="39"/>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Cannot answer “What did the customer receive and why?”</w:t>
      </w:r>
      <w:r w:rsidRPr="007706DE">
        <w:rPr>
          <w:rFonts w:ascii="Calibri" w:hAnsi="Calibri" w:cs="Calibri"/>
          <w:sz w:val="22"/>
          <w:szCs w:val="22"/>
        </w:rPr>
        <w:t xml:space="preserve"> → no </w:t>
      </w:r>
      <w:r w:rsidRPr="007706DE">
        <w:rPr>
          <w:rFonts w:ascii="Calibri" w:hAnsi="Calibri" w:cs="Calibri"/>
          <w:b/>
          <w:bCs/>
          <w:sz w:val="22"/>
          <w:szCs w:val="22"/>
        </w:rPr>
        <w:t xml:space="preserve">role + </w:t>
      </w:r>
      <w:r w:rsidRPr="0D89DA44">
        <w:rPr>
          <w:rFonts w:ascii="Calibri" w:hAnsi="Calibri" w:cs="Calibri"/>
          <w:b/>
          <w:bCs/>
          <w:sz w:val="22"/>
          <w:szCs w:val="22"/>
        </w:rPr>
        <w:t>entity</w:t>
      </w:r>
      <w:r w:rsidR="00294C20">
        <w:rPr>
          <w:rFonts w:ascii="Calibri" w:hAnsi="Calibri" w:cs="Calibri"/>
          <w:b/>
          <w:bCs/>
          <w:sz w:val="22"/>
          <w:szCs w:val="22"/>
        </w:rPr>
        <w:t>-</w:t>
      </w:r>
      <w:r w:rsidRPr="0D89DA44">
        <w:rPr>
          <w:rFonts w:ascii="Calibri" w:hAnsi="Calibri" w:cs="Calibri"/>
          <w:b/>
          <w:bCs/>
          <w:sz w:val="22"/>
          <w:szCs w:val="22"/>
        </w:rPr>
        <w:t>scoped</w:t>
      </w:r>
      <w:r w:rsidRPr="007706DE">
        <w:rPr>
          <w:rFonts w:ascii="Calibri" w:hAnsi="Calibri" w:cs="Calibri"/>
          <w:b/>
          <w:bCs/>
          <w:sz w:val="22"/>
          <w:szCs w:val="22"/>
        </w:rPr>
        <w:t xml:space="preserve"> comms timeline</w:t>
      </w:r>
      <w:r w:rsidRPr="007706DE">
        <w:rPr>
          <w:rFonts w:ascii="Calibri" w:hAnsi="Calibri" w:cs="Calibri"/>
          <w:sz w:val="22"/>
          <w:szCs w:val="22"/>
        </w:rPr>
        <w:t xml:space="preserve"> and </w:t>
      </w:r>
      <w:r w:rsidRPr="007706DE">
        <w:rPr>
          <w:rFonts w:ascii="Calibri" w:hAnsi="Calibri" w:cs="Calibri"/>
          <w:b/>
          <w:bCs/>
          <w:sz w:val="22"/>
          <w:szCs w:val="22"/>
        </w:rPr>
        <w:t>visibility parity</w:t>
      </w:r>
      <w:r w:rsidRPr="0D89DA44" w:rsidR="00E20DB8">
        <w:rPr>
          <w:rFonts w:ascii="Calibri" w:hAnsi="Calibri" w:cs="Calibri"/>
          <w:sz w:val="22"/>
          <w:szCs w:val="22"/>
        </w:rPr>
        <w:t>.</w:t>
      </w:r>
    </w:p>
    <w:p w:rsidRPr="007706DE" w:rsidR="006C60A5" w:rsidP="0001026F" w:rsidRDefault="006C60A5" w14:paraId="49F82453" w14:textId="4955364F">
      <w:pPr>
        <w:numPr>
          <w:ilvl w:val="0"/>
          <w:numId w:val="39"/>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Slow, manual investigations</w:t>
      </w:r>
      <w:r w:rsidRPr="007706DE">
        <w:rPr>
          <w:rFonts w:ascii="Calibri" w:hAnsi="Calibri" w:cs="Calibri"/>
          <w:sz w:val="22"/>
          <w:szCs w:val="22"/>
        </w:rPr>
        <w:t xml:space="preserve"> → missing </w:t>
      </w:r>
      <w:r w:rsidRPr="007706DE">
        <w:rPr>
          <w:rFonts w:ascii="Calibri" w:hAnsi="Calibri" w:cs="Calibri"/>
          <w:b/>
          <w:bCs/>
          <w:sz w:val="22"/>
          <w:szCs w:val="22"/>
        </w:rPr>
        <w:t>BackOffice ledger</w:t>
      </w:r>
      <w:r w:rsidRPr="007706DE">
        <w:rPr>
          <w:rFonts w:ascii="Calibri" w:hAnsi="Calibri" w:cs="Calibri"/>
          <w:sz w:val="22"/>
          <w:szCs w:val="22"/>
        </w:rPr>
        <w:t xml:space="preserve"> and </w:t>
      </w:r>
      <w:r w:rsidRPr="007706DE">
        <w:rPr>
          <w:rFonts w:ascii="Calibri" w:hAnsi="Calibri" w:cs="Calibri"/>
          <w:b/>
          <w:bCs/>
          <w:sz w:val="22"/>
          <w:szCs w:val="22"/>
        </w:rPr>
        <w:t>aggregated views</w:t>
      </w:r>
      <w:r w:rsidRPr="007706DE" w:rsidR="00374DBB">
        <w:rPr>
          <w:rFonts w:ascii="Calibri" w:hAnsi="Calibri" w:cs="Calibri"/>
          <w:sz w:val="22"/>
          <w:szCs w:val="22"/>
        </w:rPr>
        <w:t xml:space="preserve"> </w:t>
      </w:r>
      <w:r w:rsidRPr="007706DE">
        <w:rPr>
          <w:rFonts w:ascii="Calibri" w:hAnsi="Calibri" w:cs="Calibri"/>
          <w:sz w:val="22"/>
          <w:szCs w:val="22"/>
        </w:rPr>
        <w:t xml:space="preserve">prevent quick </w:t>
      </w:r>
      <w:proofErr w:type="spellStart"/>
      <w:r w:rsidRPr="0D89DA44">
        <w:rPr>
          <w:rFonts w:ascii="Calibri" w:hAnsi="Calibri" w:cs="Calibri"/>
          <w:sz w:val="22"/>
          <w:szCs w:val="22"/>
        </w:rPr>
        <w:t>rootcause</w:t>
      </w:r>
      <w:proofErr w:type="spellEnd"/>
      <w:r w:rsidRPr="0D89DA44">
        <w:rPr>
          <w:rFonts w:ascii="Calibri" w:hAnsi="Calibri" w:cs="Calibri"/>
          <w:sz w:val="22"/>
          <w:szCs w:val="22"/>
        </w:rPr>
        <w:t xml:space="preserve"> analysis and clear customer explanations.</w:t>
      </w:r>
      <w:r w:rsidRPr="007706DE">
        <w:rPr>
          <w:rFonts w:ascii="Calibri" w:hAnsi="Calibri" w:cs="Calibri"/>
          <w:sz w:val="22"/>
          <w:szCs w:val="22"/>
        </w:rPr>
        <w:t xml:space="preserve"> </w:t>
      </w:r>
    </w:p>
    <w:p w:rsidRPr="007706DE" w:rsidR="006C60A5" w:rsidP="0001026F" w:rsidRDefault="006C60A5" w14:paraId="4F9666E9" w14:textId="6F28138D">
      <w:pPr>
        <w:numPr>
          <w:ilvl w:val="0"/>
          <w:numId w:val="39"/>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Partner/agent handoffs unclear</w:t>
      </w:r>
      <w:r w:rsidRPr="007706DE">
        <w:rPr>
          <w:rFonts w:ascii="Calibri" w:hAnsi="Calibri" w:cs="Calibri"/>
          <w:sz w:val="22"/>
          <w:szCs w:val="22"/>
        </w:rPr>
        <w:t xml:space="preserve"> → no structured </w:t>
      </w:r>
      <w:r w:rsidRPr="007706DE">
        <w:rPr>
          <w:rFonts w:ascii="Calibri" w:hAnsi="Calibri" w:cs="Calibri"/>
          <w:b/>
          <w:bCs/>
          <w:sz w:val="22"/>
          <w:szCs w:val="22"/>
        </w:rPr>
        <w:t>Partner/agent communications</w:t>
      </w:r>
      <w:r w:rsidRPr="007706DE">
        <w:rPr>
          <w:rFonts w:ascii="Calibri" w:hAnsi="Calibri" w:cs="Calibri"/>
          <w:sz w:val="22"/>
          <w:szCs w:val="22"/>
        </w:rPr>
        <w:t xml:space="preserve"> on onboarding SLAs and ownership transfer</w:t>
      </w:r>
      <w:r w:rsidRPr="007706DE" w:rsidR="00E20DB8">
        <w:rPr>
          <w:rFonts w:ascii="Calibri" w:hAnsi="Calibri" w:cs="Calibri"/>
          <w:sz w:val="22"/>
          <w:szCs w:val="22"/>
        </w:rPr>
        <w:t>.</w:t>
      </w:r>
    </w:p>
    <w:p w:rsidRPr="007706DE" w:rsidR="006C60A5" w:rsidP="006C60A5" w:rsidRDefault="006C60A5" w14:paraId="57F6D28F" w14:textId="7F49EFCA">
      <w:pPr>
        <w:spacing w:line="300" w:lineRule="atLeast"/>
        <w:rPr>
          <w:rFonts w:ascii="Calibri" w:hAnsi="Calibri" w:cs="Calibri"/>
          <w:sz w:val="22"/>
          <w:szCs w:val="22"/>
        </w:rPr>
      </w:pPr>
    </w:p>
    <w:p w:rsidRPr="007706DE" w:rsidR="006C60A5" w:rsidP="006C60A5" w:rsidRDefault="006C60A5" w14:paraId="32F89097"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What fixes these pains (at a glance)</w:t>
      </w:r>
    </w:p>
    <w:p w:rsidRPr="007706DE" w:rsidR="006C60A5" w:rsidP="0001026F" w:rsidRDefault="006C60A5" w14:paraId="04CFC621" w14:textId="18C28661">
      <w:pPr>
        <w:numPr>
          <w:ilvl w:val="0"/>
          <w:numId w:val="40"/>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Lifecycle</w:t>
      </w:r>
      <w:r w:rsidR="003E65F7">
        <w:rPr>
          <w:rFonts w:ascii="Calibri" w:hAnsi="Calibri" w:cs="Calibri"/>
          <w:b/>
          <w:bCs/>
          <w:sz w:val="22"/>
          <w:szCs w:val="22"/>
        </w:rPr>
        <w:t xml:space="preserve"> appropriate channels</w:t>
      </w:r>
      <w:r w:rsidRPr="007706DE" w:rsidR="00A93100">
        <w:rPr>
          <w:rFonts w:ascii="Calibri" w:hAnsi="Calibri" w:cs="Calibri"/>
          <w:sz w:val="22"/>
          <w:szCs w:val="22"/>
        </w:rPr>
        <w:t xml:space="preserve">: </w:t>
      </w:r>
      <w:r w:rsidRPr="007706DE">
        <w:rPr>
          <w:rFonts w:ascii="Calibri" w:hAnsi="Calibri" w:cs="Calibri"/>
          <w:sz w:val="22"/>
          <w:szCs w:val="22"/>
        </w:rPr>
        <w:t xml:space="preserve">Onboarding, Transparency, Adoption, </w:t>
      </w:r>
      <w:r w:rsidRPr="0D89DA44">
        <w:rPr>
          <w:rFonts w:ascii="Calibri" w:hAnsi="Calibri" w:cs="Calibri"/>
          <w:sz w:val="22"/>
          <w:szCs w:val="22"/>
        </w:rPr>
        <w:t>Dropoff, Reactivation</w:t>
      </w:r>
      <w:r w:rsidRPr="007706DE">
        <w:rPr>
          <w:rFonts w:ascii="Calibri" w:hAnsi="Calibri" w:cs="Calibri"/>
          <w:sz w:val="22"/>
          <w:szCs w:val="22"/>
        </w:rPr>
        <w:noBreakHyphen/>
      </w:r>
      <w:r w:rsidRPr="007706DE">
        <w:rPr>
          <w:rFonts w:ascii="Calibri" w:hAnsi="Calibri" w:cs="Calibri"/>
          <w:sz w:val="22"/>
          <w:szCs w:val="22"/>
        </w:rPr>
        <w:t>off, Reactivation</w:t>
      </w:r>
    </w:p>
    <w:p w:rsidRPr="007706DE" w:rsidR="006C60A5" w:rsidP="0001026F" w:rsidRDefault="006C60A5" w14:paraId="31F0883A" w14:textId="333EABF4">
      <w:pPr>
        <w:numPr>
          <w:ilvl w:val="0"/>
          <w:numId w:val="40"/>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Governance</w:t>
      </w:r>
      <w:r w:rsidRPr="007706DE" w:rsidR="00A93100">
        <w:rPr>
          <w:rFonts w:ascii="Calibri" w:hAnsi="Calibri" w:cs="Calibri"/>
          <w:sz w:val="22"/>
          <w:szCs w:val="22"/>
        </w:rPr>
        <w:t xml:space="preserve">: </w:t>
      </w:r>
      <w:r w:rsidRPr="007706DE">
        <w:rPr>
          <w:rFonts w:ascii="Calibri" w:hAnsi="Calibri" w:cs="Calibri"/>
          <w:sz w:val="22"/>
          <w:szCs w:val="22"/>
        </w:rPr>
        <w:t>Frequency, suppression, consent, localization, naming/metadata</w:t>
      </w:r>
    </w:p>
    <w:p w:rsidRPr="007706DE" w:rsidR="006C60A5" w:rsidP="0001026F" w:rsidRDefault="006C60A5" w14:paraId="73A6E14C" w14:textId="0ABA9CEC">
      <w:pPr>
        <w:numPr>
          <w:ilvl w:val="0"/>
          <w:numId w:val="40"/>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Visibility</w:t>
      </w:r>
      <w:r w:rsidRPr="007706DE" w:rsidR="00A93100">
        <w:rPr>
          <w:rFonts w:ascii="Calibri" w:hAnsi="Calibri" w:cs="Calibri"/>
          <w:sz w:val="22"/>
          <w:szCs w:val="22"/>
        </w:rPr>
        <w:t xml:space="preserve">: </w:t>
      </w:r>
      <w:r w:rsidRPr="007706DE">
        <w:rPr>
          <w:rFonts w:ascii="Calibri" w:hAnsi="Calibri" w:cs="Calibri"/>
          <w:sz w:val="22"/>
          <w:szCs w:val="22"/>
        </w:rPr>
        <w:t>BO ledger, role/entity timelines, parity views</w:t>
      </w:r>
    </w:p>
    <w:p w:rsidRPr="007706DE" w:rsidR="006C60A5" w:rsidP="0001026F" w:rsidRDefault="006C60A5" w14:paraId="641E24B5" w14:textId="175E878F">
      <w:pPr>
        <w:numPr>
          <w:ilvl w:val="0"/>
          <w:numId w:val="40"/>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Targeting</w:t>
      </w:r>
      <w:r w:rsidRPr="007706DE" w:rsidR="00A93100">
        <w:rPr>
          <w:rFonts w:ascii="Calibri" w:hAnsi="Calibri" w:cs="Calibri"/>
          <w:sz w:val="22"/>
          <w:szCs w:val="22"/>
        </w:rPr>
        <w:t xml:space="preserve">: </w:t>
      </w:r>
      <w:r w:rsidRPr="0D89DA44" w:rsidR="00294C20">
        <w:rPr>
          <w:rFonts w:ascii="Calibri" w:hAnsi="Calibri" w:cs="Calibri"/>
          <w:sz w:val="22"/>
          <w:szCs w:val="22"/>
        </w:rPr>
        <w:t>Role</w:t>
      </w:r>
      <w:r w:rsidR="00294C20">
        <w:rPr>
          <w:rFonts w:ascii="Calibri" w:hAnsi="Calibri" w:cs="Calibri"/>
          <w:sz w:val="22"/>
          <w:szCs w:val="22"/>
        </w:rPr>
        <w:t>-</w:t>
      </w:r>
      <w:r w:rsidRPr="0D89DA44" w:rsidR="00294C20">
        <w:rPr>
          <w:rFonts w:ascii="Calibri" w:hAnsi="Calibri" w:cs="Calibri"/>
          <w:sz w:val="22"/>
          <w:szCs w:val="22"/>
        </w:rPr>
        <w:t>based</w:t>
      </w:r>
      <w:r w:rsidRPr="0D89DA44">
        <w:rPr>
          <w:rFonts w:ascii="Calibri" w:hAnsi="Calibri" w:cs="Calibri"/>
          <w:sz w:val="22"/>
          <w:szCs w:val="22"/>
        </w:rPr>
        <w:t xml:space="preserve"> + Entity</w:t>
      </w:r>
      <w:r w:rsidR="00294C20">
        <w:rPr>
          <w:rFonts w:ascii="Calibri" w:hAnsi="Calibri" w:cs="Calibri"/>
          <w:sz w:val="22"/>
          <w:szCs w:val="22"/>
        </w:rPr>
        <w:t>-</w:t>
      </w:r>
      <w:r w:rsidRPr="0D89DA44">
        <w:rPr>
          <w:rFonts w:ascii="Calibri" w:hAnsi="Calibri" w:cs="Calibri"/>
          <w:sz w:val="22"/>
          <w:szCs w:val="22"/>
        </w:rPr>
        <w:t>aware + Network</w:t>
      </w:r>
      <w:r w:rsidR="00294C20">
        <w:rPr>
          <w:rFonts w:ascii="Calibri" w:hAnsi="Calibri" w:cs="Calibri"/>
          <w:sz w:val="22"/>
          <w:szCs w:val="22"/>
        </w:rPr>
        <w:t>-</w:t>
      </w:r>
      <w:r w:rsidRPr="0D89DA44">
        <w:rPr>
          <w:rFonts w:ascii="Calibri" w:hAnsi="Calibri" w:cs="Calibri"/>
          <w:sz w:val="22"/>
          <w:szCs w:val="22"/>
        </w:rPr>
        <w:t xml:space="preserve">aware </w:t>
      </w:r>
      <w:r w:rsidRPr="0D89DA44" w:rsidR="006B3CFF">
        <w:rPr>
          <w:rFonts w:ascii="Calibri" w:hAnsi="Calibri" w:cs="Calibri"/>
          <w:sz w:val="22"/>
          <w:szCs w:val="22"/>
        </w:rPr>
        <w:t xml:space="preserve">+ Lifecycle-aware </w:t>
      </w:r>
      <w:r w:rsidRPr="0D89DA44">
        <w:rPr>
          <w:rFonts w:ascii="Calibri" w:hAnsi="Calibri" w:cs="Calibri"/>
          <w:sz w:val="22"/>
          <w:szCs w:val="22"/>
        </w:rPr>
        <w:t>journeys</w:t>
      </w:r>
      <w:r w:rsidRPr="007706DE">
        <w:rPr>
          <w:rFonts w:ascii="Calibri" w:hAnsi="Calibri" w:cs="Calibri"/>
          <w:sz w:val="22"/>
          <w:szCs w:val="22"/>
        </w:rPr>
        <w:t xml:space="preserve"> </w:t>
      </w:r>
    </w:p>
    <w:p w:rsidRPr="007706DE" w:rsidR="006C60A5" w:rsidP="0001026F" w:rsidRDefault="006C60A5" w14:paraId="73731695" w14:textId="20833CD6">
      <w:pPr>
        <w:numPr>
          <w:ilvl w:val="0"/>
          <w:numId w:val="40"/>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Channels</w:t>
      </w:r>
      <w:r w:rsidRPr="007706DE">
        <w:rPr>
          <w:rFonts w:ascii="Calibri" w:hAnsi="Calibri" w:cs="Calibri"/>
          <w:sz w:val="22"/>
          <w:szCs w:val="22"/>
        </w:rPr>
        <w:t>: Deduplication, role/</w:t>
      </w:r>
      <w:r w:rsidRPr="0D89DA44">
        <w:rPr>
          <w:rFonts w:ascii="Calibri" w:hAnsi="Calibri" w:cs="Calibri"/>
          <w:sz w:val="22"/>
          <w:szCs w:val="22"/>
        </w:rPr>
        <w:t>application</w:t>
      </w:r>
      <w:r w:rsidR="00294C20">
        <w:rPr>
          <w:rFonts w:ascii="Calibri" w:hAnsi="Calibri" w:cs="Calibri"/>
          <w:sz w:val="22"/>
          <w:szCs w:val="22"/>
        </w:rPr>
        <w:t>-</w:t>
      </w:r>
      <w:r w:rsidRPr="0D89DA44">
        <w:rPr>
          <w:rFonts w:ascii="Calibri" w:hAnsi="Calibri" w:cs="Calibri"/>
          <w:sz w:val="22"/>
          <w:szCs w:val="22"/>
        </w:rPr>
        <w:t>specific routing, AI/NBA (future)</w:t>
      </w:r>
      <w:r w:rsidRPr="007706DE">
        <w:rPr>
          <w:rFonts w:ascii="Calibri" w:hAnsi="Calibri" w:cs="Calibri"/>
          <w:sz w:val="22"/>
          <w:szCs w:val="22"/>
        </w:rPr>
        <w:noBreakHyphen/>
      </w:r>
      <w:r w:rsidRPr="007706DE">
        <w:rPr>
          <w:rFonts w:ascii="Calibri" w:hAnsi="Calibri" w:cs="Calibri"/>
          <w:sz w:val="22"/>
          <w:szCs w:val="22"/>
        </w:rPr>
        <w:t>specific routing, AI/NBA (future)</w:t>
      </w:r>
    </w:p>
    <w:p w:rsidRPr="007706DE" w:rsidR="006C60A5" w:rsidP="0001026F" w:rsidRDefault="006C60A5" w14:paraId="21364260" w14:textId="312BEF3A">
      <w:pPr>
        <w:numPr>
          <w:ilvl w:val="0"/>
          <w:numId w:val="40"/>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Data prerequisites</w:t>
      </w:r>
      <w:r w:rsidRPr="007706DE" w:rsidR="00A93100">
        <w:rPr>
          <w:rFonts w:ascii="Calibri" w:hAnsi="Calibri" w:cs="Calibri"/>
          <w:sz w:val="22"/>
          <w:szCs w:val="22"/>
        </w:rPr>
        <w:t xml:space="preserve">: </w:t>
      </w:r>
      <w:r w:rsidRPr="007706DE">
        <w:rPr>
          <w:rFonts w:ascii="Calibri" w:hAnsi="Calibri" w:cs="Calibri"/>
          <w:sz w:val="22"/>
          <w:szCs w:val="22"/>
        </w:rPr>
        <w:t>Event bus with entity keys, role/permission graph, preference store, governance layer</w:t>
      </w:r>
    </w:p>
    <w:p w:rsidRPr="007706DE" w:rsidR="001D6868" w:rsidP="00446D29" w:rsidRDefault="001D6868" w14:paraId="76DBC47F" w14:textId="676E5AF9">
      <w:pPr>
        <w:spacing w:line="300" w:lineRule="atLeast"/>
        <w:rPr>
          <w:rFonts w:ascii="Calibri" w:hAnsi="Calibri" w:cs="Calibri"/>
          <w:sz w:val="22"/>
          <w:szCs w:val="22"/>
        </w:rPr>
      </w:pPr>
    </w:p>
    <w:p w:rsidRPr="007706DE" w:rsidR="001D6868" w:rsidP="00D01AFF" w:rsidRDefault="001D6868" w14:paraId="680E3631" w14:textId="77777777">
      <w:pPr>
        <w:pStyle w:val="Heading3"/>
        <w:rPr>
          <w:rFonts w:ascii="Calibri" w:hAnsi="Calibri" w:cs="Calibri"/>
        </w:rPr>
      </w:pPr>
      <w:r w:rsidRPr="007706DE">
        <w:rPr>
          <w:rFonts w:ascii="Calibri" w:hAnsi="Calibri" w:cs="Calibri"/>
        </w:rPr>
        <w:t>3.4 Opportunity</w:t>
      </w:r>
    </w:p>
    <w:p w:rsidRPr="00581222" w:rsidR="00FC1E45" w:rsidP="00FC1E45" w:rsidRDefault="00FC1E45" w14:paraId="40CDAD32" w14:textId="77777777">
      <w:pPr>
        <w:rPr>
          <w:rFonts w:ascii="Calibri" w:hAnsi="Calibri" w:cs="Calibri"/>
          <w:sz w:val="22"/>
          <w:szCs w:val="22"/>
        </w:rPr>
      </w:pPr>
      <w:r w:rsidRPr="00581222">
        <w:rPr>
          <w:rFonts w:ascii="Calibri" w:hAnsi="Calibri" w:cs="Calibri"/>
          <w:sz w:val="22"/>
          <w:szCs w:val="22"/>
        </w:rPr>
        <w:t>Fixing communication end</w:t>
      </w:r>
      <w:r w:rsidRPr="00581222">
        <w:rPr>
          <w:rFonts w:ascii="Calibri" w:hAnsi="Calibri" w:cs="Calibri"/>
          <w:sz w:val="22"/>
          <w:szCs w:val="22"/>
        </w:rPr>
        <w:noBreakHyphen/>
      </w:r>
      <w:r w:rsidRPr="00581222">
        <w:rPr>
          <w:rFonts w:ascii="Calibri" w:hAnsi="Calibri" w:cs="Calibri"/>
          <w:sz w:val="22"/>
          <w:szCs w:val="22"/>
        </w:rPr>
        <w:t>to</w:t>
      </w:r>
      <w:r w:rsidRPr="00581222">
        <w:rPr>
          <w:rFonts w:ascii="Calibri" w:hAnsi="Calibri" w:cs="Calibri"/>
          <w:sz w:val="22"/>
          <w:szCs w:val="22"/>
        </w:rPr>
        <w:noBreakHyphen/>
      </w:r>
      <w:r w:rsidRPr="00581222">
        <w:rPr>
          <w:rFonts w:ascii="Calibri" w:hAnsi="Calibri" w:cs="Calibri"/>
          <w:sz w:val="22"/>
          <w:szCs w:val="22"/>
        </w:rPr>
        <w:t>end unlocks meaningful strategic value for Payoneer. Beyond eliminating today’s fragmentation, a governed, event</w:t>
      </w:r>
      <w:r w:rsidRPr="00581222">
        <w:rPr>
          <w:rFonts w:ascii="Calibri" w:hAnsi="Calibri" w:cs="Calibri"/>
          <w:sz w:val="22"/>
          <w:szCs w:val="22"/>
        </w:rPr>
        <w:noBreakHyphen/>
      </w:r>
      <w:r w:rsidRPr="00581222">
        <w:rPr>
          <w:rFonts w:ascii="Calibri" w:hAnsi="Calibri" w:cs="Calibri"/>
          <w:sz w:val="22"/>
          <w:szCs w:val="22"/>
        </w:rPr>
        <w:t>driven communication foundation enables the company to operate with clarity, efficiency, and scale across all roles, entities, and applications.</w:t>
      </w:r>
    </w:p>
    <w:p w:rsidRPr="00346220" w:rsidR="00FC1E45" w:rsidP="004D0259" w:rsidRDefault="00FC1E45" w14:paraId="2D7A31E7" w14:textId="488CC6E9">
      <w:pPr>
        <w:pStyle w:val="ListParagraph"/>
        <w:numPr>
          <w:ilvl w:val="0"/>
          <w:numId w:val="149"/>
        </w:numPr>
        <w:rPr>
          <w:rFonts w:ascii="Calibri" w:hAnsi="Calibri" w:cs="Calibri"/>
          <w:sz w:val="22"/>
          <w:szCs w:val="22"/>
        </w:rPr>
      </w:pPr>
      <w:r w:rsidRPr="00346220">
        <w:rPr>
          <w:rStyle w:val="Strong"/>
          <w:rFonts w:ascii="Calibri" w:hAnsi="Calibri" w:cs="Calibri" w:eastAsiaTheme="majorEastAsia"/>
          <w:sz w:val="22"/>
          <w:szCs w:val="22"/>
        </w:rPr>
        <w:t>Accelerate growth and upmarket performance</w:t>
      </w:r>
    </w:p>
    <w:p w:rsidRPr="00346220" w:rsidR="00FC1E45" w:rsidP="00346220" w:rsidRDefault="00FC1E45" w14:paraId="43D9437C" w14:textId="77777777">
      <w:pPr>
        <w:pStyle w:val="ListParagraph"/>
        <w:rPr>
          <w:rFonts w:ascii="Calibri" w:hAnsi="Calibri" w:cs="Calibri"/>
          <w:sz w:val="22"/>
          <w:szCs w:val="22"/>
        </w:rPr>
      </w:pPr>
      <w:r w:rsidRPr="00346220">
        <w:rPr>
          <w:rFonts w:ascii="Calibri" w:hAnsi="Calibri" w:cs="Calibri"/>
          <w:sz w:val="22"/>
          <w:szCs w:val="22"/>
        </w:rPr>
        <w:t>Deliver precise, contextual guidance that lifts activation, adoption, reactivation, and upsell.</w:t>
      </w:r>
    </w:p>
    <w:p w:rsidRPr="00346220" w:rsidR="00FC1E45" w:rsidP="00346220" w:rsidRDefault="00FC1E45" w14:paraId="473FBB0E" w14:textId="7C130A23">
      <w:pPr>
        <w:pStyle w:val="ListParagraph"/>
        <w:rPr>
          <w:rFonts w:ascii="Calibri" w:hAnsi="Calibri" w:cs="Calibri"/>
          <w:sz w:val="22"/>
          <w:szCs w:val="22"/>
        </w:rPr>
      </w:pPr>
      <w:r w:rsidRPr="00346220">
        <w:rPr>
          <w:rFonts w:ascii="Calibri" w:hAnsi="Calibri" w:cs="Calibri"/>
          <w:sz w:val="22"/>
          <w:szCs w:val="22"/>
        </w:rPr>
        <w:t>Strengthen pricing &amp; packaging execution through clear eligibility, entitlements, and status updates.</w:t>
      </w:r>
      <w:r w:rsidR="00346220">
        <w:rPr>
          <w:rFonts w:ascii="Calibri" w:hAnsi="Calibri" w:cs="Calibri"/>
          <w:sz w:val="22"/>
          <w:szCs w:val="22"/>
        </w:rPr>
        <w:t xml:space="preserve"> </w:t>
      </w:r>
      <w:r w:rsidRPr="00346220">
        <w:rPr>
          <w:rFonts w:ascii="Calibri" w:hAnsi="Calibri" w:cs="Calibri"/>
          <w:sz w:val="22"/>
          <w:szCs w:val="22"/>
        </w:rPr>
        <w:t>Support cross</w:t>
      </w:r>
      <w:r w:rsidRPr="00346220">
        <w:rPr>
          <w:rFonts w:ascii="Calibri" w:hAnsi="Calibri" w:cs="Calibri"/>
          <w:sz w:val="22"/>
          <w:szCs w:val="22"/>
        </w:rPr>
        <w:noBreakHyphen/>
      </w:r>
      <w:r w:rsidRPr="00346220">
        <w:rPr>
          <w:rFonts w:ascii="Calibri" w:hAnsi="Calibri" w:cs="Calibri"/>
          <w:sz w:val="22"/>
          <w:szCs w:val="22"/>
        </w:rPr>
        <w:t>product expansion with consistent journeys and role</w:t>
      </w:r>
      <w:r w:rsidRPr="00346220">
        <w:rPr>
          <w:rFonts w:ascii="Calibri" w:hAnsi="Calibri" w:cs="Calibri"/>
          <w:sz w:val="22"/>
          <w:szCs w:val="22"/>
        </w:rPr>
        <w:noBreakHyphen/>
      </w:r>
      <w:r w:rsidRPr="00346220">
        <w:rPr>
          <w:rFonts w:ascii="Calibri" w:hAnsi="Calibri" w:cs="Calibri"/>
          <w:sz w:val="22"/>
          <w:szCs w:val="22"/>
        </w:rPr>
        <w:t>aware next</w:t>
      </w:r>
      <w:r w:rsidRPr="00346220">
        <w:rPr>
          <w:rFonts w:ascii="Calibri" w:hAnsi="Calibri" w:cs="Calibri"/>
          <w:sz w:val="22"/>
          <w:szCs w:val="22"/>
        </w:rPr>
        <w:noBreakHyphen/>
      </w:r>
      <w:r w:rsidRPr="00346220">
        <w:rPr>
          <w:rFonts w:ascii="Calibri" w:hAnsi="Calibri" w:cs="Calibri"/>
          <w:sz w:val="22"/>
          <w:szCs w:val="22"/>
        </w:rPr>
        <w:t>best actions.</w:t>
      </w:r>
    </w:p>
    <w:p w:rsidRPr="00346220" w:rsidR="00FC1E45" w:rsidP="004D0259" w:rsidRDefault="00FC1E45" w14:paraId="72F7CFF1" w14:textId="355ECF59">
      <w:pPr>
        <w:pStyle w:val="ListParagraph"/>
        <w:numPr>
          <w:ilvl w:val="0"/>
          <w:numId w:val="149"/>
        </w:numPr>
        <w:rPr>
          <w:rFonts w:ascii="Calibri" w:hAnsi="Calibri" w:cs="Calibri"/>
          <w:sz w:val="22"/>
          <w:szCs w:val="22"/>
        </w:rPr>
      </w:pPr>
      <w:r w:rsidRPr="00346220">
        <w:rPr>
          <w:rStyle w:val="Strong"/>
          <w:rFonts w:ascii="Calibri" w:hAnsi="Calibri" w:cs="Calibri" w:eastAsiaTheme="majorEastAsia"/>
          <w:sz w:val="22"/>
          <w:szCs w:val="22"/>
        </w:rPr>
        <w:t>Strengthen customer trust and reduce friction</w:t>
      </w:r>
    </w:p>
    <w:p w:rsidRPr="00346220" w:rsidR="00FC1E45" w:rsidP="00346220" w:rsidRDefault="00FC1E45" w14:paraId="6069C5B5" w14:textId="0D0A5940">
      <w:pPr>
        <w:pStyle w:val="ListParagraph"/>
        <w:rPr>
          <w:rFonts w:ascii="Calibri" w:hAnsi="Calibri" w:cs="Calibri"/>
          <w:sz w:val="22"/>
          <w:szCs w:val="22"/>
        </w:rPr>
      </w:pPr>
      <w:r w:rsidRPr="00346220">
        <w:rPr>
          <w:rFonts w:ascii="Calibri" w:hAnsi="Calibri" w:cs="Calibri"/>
          <w:sz w:val="22"/>
          <w:szCs w:val="22"/>
        </w:rPr>
        <w:t>Replace conflicting or unclear messages with governed, transparent, preference</w:t>
      </w:r>
      <w:r w:rsidRPr="00346220">
        <w:rPr>
          <w:rFonts w:ascii="Calibri" w:hAnsi="Calibri" w:cs="Calibri"/>
          <w:sz w:val="22"/>
          <w:szCs w:val="22"/>
        </w:rPr>
        <w:noBreakHyphen/>
      </w:r>
      <w:r w:rsidRPr="00346220">
        <w:rPr>
          <w:rFonts w:ascii="Calibri" w:hAnsi="Calibri" w:cs="Calibri"/>
          <w:sz w:val="22"/>
          <w:szCs w:val="22"/>
        </w:rPr>
        <w:t>aware communication.</w:t>
      </w:r>
      <w:r w:rsidR="00346220">
        <w:rPr>
          <w:rFonts w:ascii="Calibri" w:hAnsi="Calibri" w:cs="Calibri"/>
          <w:sz w:val="22"/>
          <w:szCs w:val="22"/>
        </w:rPr>
        <w:t xml:space="preserve"> </w:t>
      </w:r>
      <w:r w:rsidRPr="00346220">
        <w:rPr>
          <w:rFonts w:ascii="Calibri" w:hAnsi="Calibri" w:cs="Calibri"/>
          <w:sz w:val="22"/>
          <w:szCs w:val="22"/>
        </w:rPr>
        <w:t xml:space="preserve">Ensure customers always know </w:t>
      </w:r>
      <w:r w:rsidRPr="00346220">
        <w:rPr>
          <w:rStyle w:val="Emphasis"/>
          <w:rFonts w:ascii="Calibri" w:hAnsi="Calibri" w:cs="Calibri" w:eastAsiaTheme="majorEastAsia"/>
          <w:sz w:val="22"/>
          <w:szCs w:val="22"/>
        </w:rPr>
        <w:t>what is happening and why</w:t>
      </w:r>
      <w:r w:rsidRPr="00346220">
        <w:rPr>
          <w:rFonts w:ascii="Calibri" w:hAnsi="Calibri" w:cs="Calibri"/>
          <w:sz w:val="22"/>
          <w:szCs w:val="22"/>
        </w:rPr>
        <w:t>, reinforcing confidence and reducing confusion.</w:t>
      </w:r>
      <w:r w:rsidR="00346220">
        <w:rPr>
          <w:rFonts w:ascii="Calibri" w:hAnsi="Calibri" w:cs="Calibri"/>
          <w:sz w:val="22"/>
          <w:szCs w:val="22"/>
        </w:rPr>
        <w:t xml:space="preserve"> </w:t>
      </w:r>
      <w:r w:rsidRPr="00346220">
        <w:rPr>
          <w:rFonts w:ascii="Calibri" w:hAnsi="Calibri" w:cs="Calibri"/>
          <w:sz w:val="22"/>
          <w:szCs w:val="22"/>
        </w:rPr>
        <w:t>Provide consistent experiences across My Account, Manager Account, and Partner Admin.</w:t>
      </w:r>
    </w:p>
    <w:p w:rsidRPr="00346220" w:rsidR="00FC1E45" w:rsidP="004D0259" w:rsidRDefault="00FC1E45" w14:paraId="54D28C8A" w14:textId="423076B0">
      <w:pPr>
        <w:pStyle w:val="ListParagraph"/>
        <w:numPr>
          <w:ilvl w:val="0"/>
          <w:numId w:val="149"/>
        </w:numPr>
        <w:rPr>
          <w:rFonts w:ascii="Calibri" w:hAnsi="Calibri" w:cs="Calibri"/>
          <w:sz w:val="22"/>
          <w:szCs w:val="22"/>
        </w:rPr>
      </w:pPr>
      <w:r w:rsidRPr="00346220">
        <w:rPr>
          <w:rStyle w:val="Strong"/>
          <w:rFonts w:ascii="Calibri" w:hAnsi="Calibri" w:cs="Calibri" w:eastAsiaTheme="majorEastAsia"/>
          <w:sz w:val="22"/>
          <w:szCs w:val="22"/>
        </w:rPr>
        <w:t>Reduce operational cost and internal inefficiency</w:t>
      </w:r>
    </w:p>
    <w:p w:rsidRPr="00346220" w:rsidR="00FC1E45" w:rsidP="00346220" w:rsidRDefault="00FC1E45" w14:paraId="2C667788" w14:textId="77777777">
      <w:pPr>
        <w:pStyle w:val="ListParagraph"/>
        <w:rPr>
          <w:rFonts w:ascii="Calibri" w:hAnsi="Calibri" w:cs="Calibri"/>
          <w:sz w:val="22"/>
          <w:szCs w:val="22"/>
        </w:rPr>
      </w:pPr>
      <w:r w:rsidRPr="00346220">
        <w:rPr>
          <w:rFonts w:ascii="Calibri" w:hAnsi="Calibri" w:cs="Calibri"/>
          <w:sz w:val="22"/>
          <w:szCs w:val="22"/>
        </w:rPr>
        <w:t>Lower ticket volume by eliminating noise, collisions, and inconsistent communication behavior.</w:t>
      </w:r>
    </w:p>
    <w:p w:rsidRPr="00D5418B" w:rsidR="00FC1E45" w:rsidP="00D5418B" w:rsidRDefault="00FC1E45" w14:paraId="2B98D5D8" w14:textId="1F461A5B">
      <w:pPr>
        <w:pStyle w:val="ListParagraph"/>
        <w:rPr>
          <w:rFonts w:ascii="Calibri" w:hAnsi="Calibri" w:cs="Calibri"/>
          <w:sz w:val="22"/>
          <w:szCs w:val="22"/>
        </w:rPr>
      </w:pPr>
      <w:r w:rsidRPr="00346220">
        <w:rPr>
          <w:rFonts w:ascii="Calibri" w:hAnsi="Calibri" w:cs="Calibri"/>
          <w:sz w:val="22"/>
          <w:szCs w:val="22"/>
        </w:rPr>
        <w:t xml:space="preserve">Reduce investigation time through a unified </w:t>
      </w:r>
      <w:commentRangeStart w:id="12"/>
      <w:r w:rsidRPr="00346220">
        <w:rPr>
          <w:rFonts w:ascii="Calibri" w:hAnsi="Calibri" w:cs="Calibri"/>
          <w:sz w:val="22"/>
          <w:szCs w:val="22"/>
        </w:rPr>
        <w:t>BackOffice</w:t>
      </w:r>
      <w:commentRangeEnd w:id="12"/>
      <w:r w:rsidRPr="00346220" w:rsidR="000520DC">
        <w:rPr>
          <w:rStyle w:val="CommentReference"/>
          <w:rFonts w:ascii="Calibri" w:hAnsi="Calibri" w:cs="Calibri"/>
          <w:sz w:val="22"/>
          <w:szCs w:val="22"/>
        </w:rPr>
        <w:commentReference w:id="12"/>
      </w:r>
      <w:r w:rsidRPr="00346220">
        <w:rPr>
          <w:rFonts w:ascii="Calibri" w:hAnsi="Calibri" w:cs="Calibri"/>
          <w:sz w:val="22"/>
          <w:szCs w:val="22"/>
        </w:rPr>
        <w:t xml:space="preserve"> ledger showing who received what, when, through which channel, and </w:t>
      </w:r>
      <w:proofErr w:type="spellStart"/>
      <w:r w:rsidRPr="00346220">
        <w:rPr>
          <w:rFonts w:ascii="Calibri" w:hAnsi="Calibri" w:cs="Calibri"/>
          <w:sz w:val="22"/>
          <w:szCs w:val="22"/>
        </w:rPr>
        <w:t>why.</w:t>
      </w:r>
      <w:r w:rsidRPr="00D5418B">
        <w:rPr>
          <w:rFonts w:ascii="Calibri" w:hAnsi="Calibri" w:cs="Calibri"/>
          <w:sz w:val="22"/>
          <w:szCs w:val="22"/>
        </w:rPr>
        <w:t>Minimize</w:t>
      </w:r>
      <w:proofErr w:type="spellEnd"/>
      <w:r w:rsidRPr="00D5418B">
        <w:rPr>
          <w:rFonts w:ascii="Calibri" w:hAnsi="Calibri" w:cs="Calibri"/>
          <w:sz w:val="22"/>
          <w:szCs w:val="22"/>
        </w:rPr>
        <w:t xml:space="preserve"> engineering and operational overhead through reusable templates, standardized channel behavior, and policy</w:t>
      </w:r>
      <w:r w:rsidRPr="00D5418B">
        <w:rPr>
          <w:rFonts w:ascii="Calibri" w:hAnsi="Calibri" w:cs="Calibri"/>
          <w:sz w:val="22"/>
          <w:szCs w:val="22"/>
        </w:rPr>
        <w:noBreakHyphen/>
      </w:r>
      <w:r w:rsidRPr="00D5418B">
        <w:rPr>
          <w:rFonts w:ascii="Calibri" w:hAnsi="Calibri" w:cs="Calibri"/>
          <w:sz w:val="22"/>
          <w:szCs w:val="22"/>
        </w:rPr>
        <w:t>as</w:t>
      </w:r>
      <w:r w:rsidRPr="00D5418B">
        <w:rPr>
          <w:rFonts w:ascii="Calibri" w:hAnsi="Calibri" w:cs="Calibri"/>
          <w:sz w:val="22"/>
          <w:szCs w:val="22"/>
        </w:rPr>
        <w:noBreakHyphen/>
      </w:r>
      <w:r w:rsidRPr="00D5418B">
        <w:rPr>
          <w:rFonts w:ascii="Calibri" w:hAnsi="Calibri" w:cs="Calibri"/>
          <w:sz w:val="22"/>
          <w:szCs w:val="22"/>
        </w:rPr>
        <w:t>code enforcement.</w:t>
      </w:r>
    </w:p>
    <w:p w:rsidRPr="00346220" w:rsidR="00FC1E45" w:rsidP="004D0259" w:rsidRDefault="00FC1E45" w14:paraId="21507C63" w14:textId="68146311">
      <w:pPr>
        <w:pStyle w:val="ListParagraph"/>
        <w:numPr>
          <w:ilvl w:val="0"/>
          <w:numId w:val="149"/>
        </w:numPr>
        <w:rPr>
          <w:rFonts w:ascii="Calibri" w:hAnsi="Calibri" w:cs="Calibri"/>
          <w:sz w:val="22"/>
          <w:szCs w:val="22"/>
        </w:rPr>
      </w:pPr>
      <w:r w:rsidRPr="00346220">
        <w:rPr>
          <w:rStyle w:val="Strong"/>
          <w:rFonts w:ascii="Calibri" w:hAnsi="Calibri" w:cs="Calibri" w:eastAsiaTheme="majorEastAsia"/>
          <w:sz w:val="22"/>
          <w:szCs w:val="22"/>
        </w:rPr>
        <w:t>Establish a compliant, scalable foundation for global growth</w:t>
      </w:r>
    </w:p>
    <w:p w:rsidRPr="00D5418B" w:rsidR="00FC1E45" w:rsidP="00D5418B" w:rsidRDefault="00FC1E45" w14:paraId="0B9203E1" w14:textId="589FE617">
      <w:pPr>
        <w:pStyle w:val="ListParagraph"/>
        <w:rPr>
          <w:rFonts w:ascii="Calibri" w:hAnsi="Calibri" w:cs="Calibri"/>
          <w:sz w:val="22"/>
          <w:szCs w:val="22"/>
        </w:rPr>
      </w:pPr>
      <w:r w:rsidRPr="00346220">
        <w:rPr>
          <w:rFonts w:ascii="Calibri" w:hAnsi="Calibri" w:cs="Calibri"/>
          <w:sz w:val="22"/>
          <w:szCs w:val="22"/>
        </w:rPr>
        <w:t>Enforce preferences, consent, jurisdictional rules, and timing constraints consistently across all channels.</w:t>
      </w:r>
      <w:r w:rsidR="00D5418B">
        <w:rPr>
          <w:rFonts w:ascii="Calibri" w:hAnsi="Calibri" w:cs="Calibri"/>
          <w:sz w:val="22"/>
          <w:szCs w:val="22"/>
        </w:rPr>
        <w:t xml:space="preserve"> </w:t>
      </w:r>
      <w:r w:rsidRPr="00D5418B">
        <w:rPr>
          <w:rFonts w:ascii="Calibri" w:hAnsi="Calibri" w:cs="Calibri"/>
          <w:sz w:val="22"/>
          <w:szCs w:val="22"/>
        </w:rPr>
        <w:t>Add regional or external channels within a governed, vendor</w:t>
      </w:r>
      <w:r w:rsidRPr="00D5418B">
        <w:rPr>
          <w:rFonts w:ascii="Calibri" w:hAnsi="Calibri" w:cs="Calibri"/>
          <w:sz w:val="22"/>
          <w:szCs w:val="22"/>
        </w:rPr>
        <w:noBreakHyphen/>
      </w:r>
      <w:r w:rsidRPr="00D5418B">
        <w:rPr>
          <w:rFonts w:ascii="Calibri" w:hAnsi="Calibri" w:cs="Calibri"/>
          <w:sz w:val="22"/>
          <w:szCs w:val="22"/>
        </w:rPr>
        <w:t>agnostic framework.</w:t>
      </w:r>
      <w:r w:rsidR="00D5418B">
        <w:rPr>
          <w:rFonts w:ascii="Calibri" w:hAnsi="Calibri" w:cs="Calibri"/>
          <w:sz w:val="22"/>
          <w:szCs w:val="22"/>
        </w:rPr>
        <w:t xml:space="preserve"> </w:t>
      </w:r>
      <w:r w:rsidRPr="00D5418B">
        <w:rPr>
          <w:rFonts w:ascii="Calibri" w:hAnsi="Calibri" w:cs="Calibri"/>
          <w:sz w:val="22"/>
          <w:szCs w:val="22"/>
        </w:rPr>
        <w:t>Strengthen regulatory posture through auditable decisioning and explainable communication.</w:t>
      </w:r>
    </w:p>
    <w:p w:rsidRPr="00346220" w:rsidR="00FC1E45" w:rsidP="004D0259" w:rsidRDefault="00FC1E45" w14:paraId="7BAB84C2" w14:textId="3C779ABA">
      <w:pPr>
        <w:pStyle w:val="ListParagraph"/>
        <w:numPr>
          <w:ilvl w:val="0"/>
          <w:numId w:val="149"/>
        </w:numPr>
        <w:rPr>
          <w:rFonts w:ascii="Calibri" w:hAnsi="Calibri" w:cs="Calibri"/>
          <w:sz w:val="22"/>
          <w:szCs w:val="22"/>
        </w:rPr>
      </w:pPr>
      <w:r w:rsidRPr="00346220">
        <w:rPr>
          <w:rStyle w:val="Strong"/>
          <w:rFonts w:ascii="Calibri" w:hAnsi="Calibri" w:cs="Calibri" w:eastAsiaTheme="majorEastAsia"/>
          <w:sz w:val="22"/>
          <w:szCs w:val="22"/>
        </w:rPr>
        <w:t>Build an intelligence layer that compounds over time</w:t>
      </w:r>
    </w:p>
    <w:p w:rsidRPr="00D5418B" w:rsidR="00FC1E45" w:rsidP="00D5418B" w:rsidRDefault="00FC1E45" w14:paraId="15B965A5" w14:textId="5CDAACC3">
      <w:pPr>
        <w:pStyle w:val="ListParagraph"/>
        <w:rPr>
          <w:rFonts w:ascii="Calibri" w:hAnsi="Calibri" w:cs="Calibri"/>
          <w:sz w:val="22"/>
          <w:szCs w:val="22"/>
        </w:rPr>
      </w:pPr>
      <w:r w:rsidRPr="00346220">
        <w:rPr>
          <w:rFonts w:ascii="Calibri" w:hAnsi="Calibri" w:cs="Calibri"/>
          <w:sz w:val="22"/>
          <w:szCs w:val="22"/>
        </w:rPr>
        <w:t>Enable closed</w:t>
      </w:r>
      <w:r w:rsidRPr="00346220">
        <w:rPr>
          <w:rFonts w:ascii="Calibri" w:hAnsi="Calibri" w:cs="Calibri"/>
          <w:sz w:val="22"/>
          <w:szCs w:val="22"/>
        </w:rPr>
        <w:noBreakHyphen/>
      </w:r>
      <w:r w:rsidRPr="00346220">
        <w:rPr>
          <w:rFonts w:ascii="Calibri" w:hAnsi="Calibri" w:cs="Calibri"/>
          <w:sz w:val="22"/>
          <w:szCs w:val="22"/>
        </w:rPr>
        <w:t>loop measurement from impression → action → downstream outcome.</w:t>
      </w:r>
      <w:r w:rsidR="00D5418B">
        <w:rPr>
          <w:rFonts w:ascii="Calibri" w:hAnsi="Calibri" w:cs="Calibri"/>
          <w:sz w:val="22"/>
          <w:szCs w:val="22"/>
        </w:rPr>
        <w:t xml:space="preserve"> </w:t>
      </w:r>
      <w:r w:rsidRPr="00D5418B">
        <w:rPr>
          <w:rFonts w:ascii="Calibri" w:hAnsi="Calibri" w:cs="Calibri"/>
          <w:sz w:val="22"/>
          <w:szCs w:val="22"/>
        </w:rPr>
        <w:t>Power ongoing optimization and experimentation with clear KPIs and governed guardrails.</w:t>
      </w:r>
      <w:r w:rsidR="00D5418B">
        <w:rPr>
          <w:rFonts w:ascii="Calibri" w:hAnsi="Calibri" w:cs="Calibri"/>
          <w:sz w:val="22"/>
          <w:szCs w:val="22"/>
        </w:rPr>
        <w:t xml:space="preserve"> </w:t>
      </w:r>
      <w:r w:rsidRPr="00D5418B">
        <w:rPr>
          <w:rFonts w:ascii="Calibri" w:hAnsi="Calibri" w:cs="Calibri"/>
          <w:sz w:val="22"/>
          <w:szCs w:val="22"/>
        </w:rPr>
        <w:t>Retire low</w:t>
      </w:r>
      <w:r w:rsidRPr="00D5418B">
        <w:rPr>
          <w:rFonts w:ascii="Calibri" w:hAnsi="Calibri" w:cs="Calibri"/>
          <w:sz w:val="22"/>
          <w:szCs w:val="22"/>
        </w:rPr>
        <w:noBreakHyphen/>
      </w:r>
      <w:r w:rsidRPr="00D5418B">
        <w:rPr>
          <w:rFonts w:ascii="Calibri" w:hAnsi="Calibri" w:cs="Calibri"/>
          <w:sz w:val="22"/>
          <w:szCs w:val="22"/>
        </w:rPr>
        <w:t>value communications and scale high</w:t>
      </w:r>
      <w:r w:rsidRPr="00D5418B">
        <w:rPr>
          <w:rFonts w:ascii="Calibri" w:hAnsi="Calibri" w:cs="Calibri"/>
          <w:sz w:val="22"/>
          <w:szCs w:val="22"/>
        </w:rPr>
        <w:noBreakHyphen/>
      </w:r>
      <w:r w:rsidRPr="00D5418B">
        <w:rPr>
          <w:rFonts w:ascii="Calibri" w:hAnsi="Calibri" w:cs="Calibri"/>
          <w:sz w:val="22"/>
          <w:szCs w:val="22"/>
        </w:rPr>
        <w:t>impact ones based on measurable lift and ROI</w:t>
      </w:r>
      <w:r w:rsidR="00D5418B">
        <w:rPr>
          <w:rFonts w:ascii="Calibri" w:hAnsi="Calibri" w:cs="Calibri"/>
          <w:sz w:val="22"/>
          <w:szCs w:val="22"/>
        </w:rPr>
        <w:t xml:space="preserve"> and utilization of AI.</w:t>
      </w:r>
    </w:p>
    <w:p w:rsidR="00581222" w:rsidP="00FC1E45" w:rsidRDefault="00803D8F" w14:paraId="59977309" w14:textId="0FA4F5ED">
      <w:pPr>
        <w:rPr>
          <w:rFonts w:ascii="Calibri" w:hAnsi="Calibri" w:cs="Calibri"/>
          <w:sz w:val="22"/>
          <w:szCs w:val="22"/>
        </w:rPr>
      </w:pPr>
      <w:r>
        <w:rPr>
          <w:noProof/>
        </w:rPr>
        <mc:AlternateContent>
          <mc:Choice Requires="wps">
            <w:drawing>
              <wp:inline distT="0" distB="0" distL="0" distR="0" wp14:anchorId="467B350D" wp14:editId="447BCB87">
                <wp:extent cx="5943600" cy="1270"/>
                <wp:effectExtent l="0" t="0" r="12700" b="24130"/>
                <wp:docPr id="730938751"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18644A54">
              <v:rect id="Rectangle 39" style="width:468pt;height:.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081FA5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">
                <v:path arrowok="t"/>
                <w10:anchorlock/>
              </v:rect>
            </w:pict>
          </mc:Fallback>
        </mc:AlternateContent>
      </w:r>
    </w:p>
    <w:p w:rsidRPr="00581222" w:rsidR="00803D8F" w:rsidP="00FC1E45" w:rsidRDefault="00803D8F" w14:paraId="006FBD6E" w14:textId="77777777">
      <w:pPr>
        <w:rPr>
          <w:rFonts w:ascii="Calibri" w:hAnsi="Calibri" w:cs="Calibri"/>
          <w:sz w:val="22"/>
          <w:szCs w:val="22"/>
        </w:rPr>
      </w:pPr>
    </w:p>
    <w:p w:rsidRPr="007706DE" w:rsidR="001D6868" w:rsidP="00D01AFF" w:rsidRDefault="001D6868" w14:paraId="06070AD8" w14:textId="5FD92AB0">
      <w:pPr>
        <w:pStyle w:val="Heading2"/>
        <w:rPr>
          <w:rFonts w:ascii="Calibri" w:hAnsi="Calibri" w:cs="Calibri"/>
        </w:rPr>
      </w:pPr>
      <w:r w:rsidRPr="007706DE">
        <w:rPr>
          <w:rFonts w:ascii="Calibri" w:hAnsi="Calibri" w:cs="Calibri"/>
        </w:rPr>
        <w:t xml:space="preserve">4. Use Cases </w:t>
      </w:r>
    </w:p>
    <w:p w:rsidRPr="007706DE" w:rsidR="00F553CF" w:rsidP="00D01AFF" w:rsidRDefault="00C56E55" w14:paraId="298CAECF" w14:textId="4A721C9F">
      <w:pPr>
        <w:pStyle w:val="Heading3"/>
        <w:rPr>
          <w:rFonts w:ascii="Calibri" w:hAnsi="Calibri" w:cs="Calibri"/>
        </w:rPr>
      </w:pPr>
      <w:r w:rsidRPr="007706DE">
        <w:rPr>
          <w:rFonts w:ascii="Calibri" w:hAnsi="Calibri" w:cs="Calibri"/>
        </w:rPr>
        <w:t>4</w:t>
      </w:r>
      <w:r w:rsidRPr="007706DE" w:rsidR="00F553CF">
        <w:rPr>
          <w:rFonts w:ascii="Calibri" w:hAnsi="Calibri" w:cs="Calibri"/>
        </w:rPr>
        <w:t>.1 Lifecycle Use Cases</w:t>
      </w:r>
    </w:p>
    <w:p w:rsidRPr="007706DE" w:rsidR="00F553CF" w:rsidP="0001026F" w:rsidRDefault="00F553CF" w14:paraId="151B06BB" w14:textId="6EAE48BD">
      <w:pPr>
        <w:numPr>
          <w:ilvl w:val="0"/>
          <w:numId w:val="24"/>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Onboarding</w:t>
      </w:r>
      <w:r w:rsidRPr="007706DE">
        <w:rPr>
          <w:rFonts w:ascii="Calibri" w:hAnsi="Calibri" w:cs="Calibri"/>
          <w:sz w:val="22"/>
          <w:szCs w:val="22"/>
        </w:rPr>
        <w:t xml:space="preserve"> — Increase KYC completion, bank linking, and </w:t>
      </w:r>
      <w:r w:rsidRPr="0D89DA44">
        <w:rPr>
          <w:rFonts w:ascii="Calibri" w:hAnsi="Calibri" w:cs="Calibri"/>
          <w:sz w:val="22"/>
          <w:szCs w:val="22"/>
        </w:rPr>
        <w:t>firs</w:t>
      </w:r>
      <w:r w:rsidR="003E3C73">
        <w:rPr>
          <w:rFonts w:ascii="Calibri" w:hAnsi="Calibri" w:cs="Calibri"/>
          <w:sz w:val="22"/>
          <w:szCs w:val="22"/>
        </w:rPr>
        <w:t>-</w:t>
      </w:r>
      <w:r w:rsidRPr="0D89DA44">
        <w:rPr>
          <w:rFonts w:ascii="Calibri" w:hAnsi="Calibri" w:cs="Calibri"/>
          <w:sz w:val="22"/>
          <w:szCs w:val="22"/>
        </w:rPr>
        <w:t>time payout.</w:t>
      </w:r>
    </w:p>
    <w:p w:rsidR="00F553CF" w:rsidP="0001026F" w:rsidRDefault="00F553CF" w14:paraId="48DDEB01" w14:textId="77777777">
      <w:pPr>
        <w:numPr>
          <w:ilvl w:val="0"/>
          <w:numId w:val="24"/>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Operational Transparency</w:t>
      </w:r>
      <w:r w:rsidRPr="007706DE">
        <w:rPr>
          <w:rFonts w:ascii="Calibri" w:hAnsi="Calibri" w:cs="Calibri"/>
          <w:sz w:val="22"/>
          <w:szCs w:val="22"/>
        </w:rPr>
        <w:t xml:space="preserve"> — Notify users of account changes, policy updates, and incidents.</w:t>
      </w:r>
    </w:p>
    <w:p w:rsidRPr="007706DE" w:rsidR="00275830" w:rsidP="0001026F" w:rsidRDefault="00275830" w14:paraId="382EB9DB" w14:textId="0F817D3E">
      <w:pPr>
        <w:numPr>
          <w:ilvl w:val="0"/>
          <w:numId w:val="24"/>
        </w:numPr>
        <w:spacing w:before="100" w:beforeAutospacing="1" w:after="100" w:afterAutospacing="1" w:line="300" w:lineRule="atLeast"/>
        <w:rPr>
          <w:rFonts w:ascii="Calibri" w:hAnsi="Calibri" w:cs="Calibri"/>
          <w:sz w:val="22"/>
          <w:szCs w:val="22"/>
        </w:rPr>
      </w:pPr>
      <w:r>
        <w:rPr>
          <w:rFonts w:ascii="Calibri" w:hAnsi="Calibri" w:cs="Calibri"/>
          <w:b/>
          <w:bCs/>
          <w:sz w:val="22"/>
          <w:szCs w:val="22"/>
        </w:rPr>
        <w:t xml:space="preserve">Transactional Transparency </w:t>
      </w:r>
      <w:r w:rsidRPr="007706DE">
        <w:rPr>
          <w:rFonts w:ascii="Calibri" w:hAnsi="Calibri" w:cs="Calibri"/>
          <w:sz w:val="22"/>
          <w:szCs w:val="22"/>
        </w:rPr>
        <w:t xml:space="preserve">— Notify users of </w:t>
      </w:r>
      <w:r>
        <w:rPr>
          <w:rFonts w:ascii="Calibri" w:hAnsi="Calibri" w:cs="Calibri"/>
          <w:sz w:val="22"/>
          <w:szCs w:val="22"/>
        </w:rPr>
        <w:t xml:space="preserve">account activity such as </w:t>
      </w:r>
      <w:r w:rsidR="00BF0962">
        <w:rPr>
          <w:rFonts w:ascii="Calibri" w:hAnsi="Calibri" w:cs="Calibri"/>
          <w:sz w:val="22"/>
          <w:szCs w:val="22"/>
        </w:rPr>
        <w:t>payment transactions</w:t>
      </w:r>
      <w:r w:rsidR="00D51ECA">
        <w:rPr>
          <w:rFonts w:ascii="Calibri" w:hAnsi="Calibri" w:cs="Calibri"/>
          <w:sz w:val="22"/>
          <w:szCs w:val="22"/>
        </w:rPr>
        <w:t>, pending actions and more.</w:t>
      </w:r>
    </w:p>
    <w:p w:rsidRPr="007706DE" w:rsidR="00F553CF" w:rsidP="0001026F" w:rsidRDefault="00F553CF" w14:paraId="048D729D" w14:textId="3A07BC68">
      <w:pPr>
        <w:numPr>
          <w:ilvl w:val="0"/>
          <w:numId w:val="24"/>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Feature Adoption (Upsell/</w:t>
      </w:r>
      <w:r w:rsidRPr="0D89DA44">
        <w:rPr>
          <w:rFonts w:ascii="Calibri" w:hAnsi="Calibri" w:cs="Calibri"/>
          <w:b/>
          <w:bCs/>
          <w:sz w:val="22"/>
          <w:szCs w:val="22"/>
        </w:rPr>
        <w:t>Cross</w:t>
      </w:r>
      <w:r w:rsidR="001B4185">
        <w:rPr>
          <w:rFonts w:hint="cs" w:ascii="Calibri" w:hAnsi="Calibri" w:cs="Calibri"/>
          <w:b/>
          <w:bCs/>
          <w:sz w:val="22"/>
          <w:szCs w:val="22"/>
          <w:rtl/>
        </w:rPr>
        <w:t>-</w:t>
      </w:r>
      <w:r w:rsidRPr="0D89DA44">
        <w:rPr>
          <w:rFonts w:ascii="Calibri" w:hAnsi="Calibri" w:cs="Calibri"/>
          <w:b/>
          <w:bCs/>
          <w:sz w:val="22"/>
          <w:szCs w:val="22"/>
        </w:rPr>
        <w:t>sell</w:t>
      </w:r>
      <w:r w:rsidRPr="007706DE">
        <w:rPr>
          <w:rFonts w:ascii="Calibri" w:hAnsi="Calibri" w:cs="Calibri"/>
          <w:b/>
          <w:bCs/>
          <w:sz w:val="22"/>
          <w:szCs w:val="22"/>
        </w:rPr>
        <w:t>)</w:t>
      </w:r>
      <w:r w:rsidRPr="007706DE">
        <w:rPr>
          <w:rFonts w:ascii="Calibri" w:hAnsi="Calibri" w:cs="Calibri"/>
          <w:sz w:val="22"/>
          <w:szCs w:val="22"/>
        </w:rPr>
        <w:t xml:space="preserve"> — Target the right users with the right opportunity based on behavior and profile</w:t>
      </w:r>
      <w:r w:rsidRPr="007706DE">
        <w:rPr>
          <w:rFonts w:ascii="Calibri" w:hAnsi="Calibri" w:cs="Calibri"/>
          <w:b/>
          <w:bCs/>
          <w:sz w:val="22"/>
          <w:szCs w:val="22"/>
        </w:rPr>
        <w:t>)</w:t>
      </w:r>
      <w:r w:rsidR="004738DA">
        <w:rPr>
          <w:rFonts w:ascii="Calibri" w:hAnsi="Calibri" w:cs="Calibri"/>
          <w:b/>
          <w:bCs/>
          <w:sz w:val="22"/>
          <w:szCs w:val="22"/>
        </w:rPr>
        <w:t>.</w:t>
      </w:r>
    </w:p>
    <w:p w:rsidRPr="007706DE" w:rsidR="00F553CF" w:rsidP="0001026F" w:rsidRDefault="00F553CF" w14:paraId="41729E11" w14:textId="68BAD81E">
      <w:pPr>
        <w:numPr>
          <w:ilvl w:val="0"/>
          <w:numId w:val="24"/>
        </w:numPr>
        <w:spacing w:before="100" w:beforeAutospacing="1" w:after="100" w:afterAutospacing="1" w:line="300" w:lineRule="atLeast"/>
        <w:rPr>
          <w:rFonts w:ascii="Calibri" w:hAnsi="Calibri" w:cs="Calibri"/>
          <w:sz w:val="22"/>
          <w:szCs w:val="22"/>
        </w:rPr>
      </w:pPr>
      <w:r w:rsidRPr="0D89DA44">
        <w:rPr>
          <w:rFonts w:ascii="Calibri" w:hAnsi="Calibri" w:cs="Calibri"/>
          <w:b/>
          <w:bCs/>
          <w:sz w:val="22"/>
          <w:szCs w:val="22"/>
        </w:rPr>
        <w:t>Drop</w:t>
      </w:r>
      <w:r w:rsidR="001B4185">
        <w:rPr>
          <w:rFonts w:hint="cs" w:ascii="Calibri" w:hAnsi="Calibri" w:cs="Calibri"/>
          <w:b/>
          <w:bCs/>
          <w:sz w:val="22"/>
          <w:szCs w:val="22"/>
          <w:rtl/>
        </w:rPr>
        <w:t>-</w:t>
      </w:r>
      <w:r w:rsidRPr="0D89DA44">
        <w:rPr>
          <w:rFonts w:ascii="Calibri" w:hAnsi="Calibri" w:cs="Calibri"/>
          <w:b/>
          <w:bCs/>
          <w:sz w:val="22"/>
          <w:szCs w:val="22"/>
        </w:rPr>
        <w:t>Off</w:t>
      </w:r>
      <w:r w:rsidRPr="007706DE">
        <w:rPr>
          <w:rFonts w:ascii="Calibri" w:hAnsi="Calibri" w:cs="Calibri"/>
          <w:b/>
          <w:bCs/>
          <w:sz w:val="22"/>
          <w:szCs w:val="22"/>
        </w:rPr>
        <w:t xml:space="preserve"> Recovery</w:t>
      </w:r>
      <w:r w:rsidRPr="007706DE">
        <w:rPr>
          <w:rFonts w:ascii="Calibri" w:hAnsi="Calibri" w:cs="Calibri"/>
          <w:sz w:val="22"/>
          <w:szCs w:val="22"/>
        </w:rPr>
        <w:t xml:space="preserve"> — Detect stalled users and guide them back to progress</w:t>
      </w:r>
      <w:r w:rsidRPr="0D89DA44">
        <w:rPr>
          <w:rFonts w:ascii="Calibri" w:hAnsi="Calibri" w:cs="Calibri"/>
          <w:sz w:val="22"/>
          <w:szCs w:val="22"/>
        </w:rPr>
        <w:t>.</w:t>
      </w:r>
    </w:p>
    <w:p w:rsidRPr="007706DE" w:rsidR="00F553CF" w:rsidP="0001026F" w:rsidRDefault="00F553CF" w14:paraId="6526D262" w14:textId="77777777">
      <w:pPr>
        <w:numPr>
          <w:ilvl w:val="0"/>
          <w:numId w:val="24"/>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Reactivation</w:t>
      </w:r>
      <w:r w:rsidRPr="007706DE">
        <w:rPr>
          <w:rFonts w:ascii="Calibri" w:hAnsi="Calibri" w:cs="Calibri"/>
          <w:sz w:val="22"/>
          <w:szCs w:val="22"/>
        </w:rPr>
        <w:t xml:space="preserve"> — Re</w:t>
      </w:r>
      <w:r w:rsidRPr="007706DE">
        <w:rPr>
          <w:rFonts w:ascii="Calibri" w:hAnsi="Calibri" w:cs="Calibri"/>
          <w:sz w:val="22"/>
          <w:szCs w:val="22"/>
        </w:rPr>
        <w:noBreakHyphen/>
      </w:r>
      <w:r w:rsidRPr="007706DE">
        <w:rPr>
          <w:rFonts w:ascii="Calibri" w:hAnsi="Calibri" w:cs="Calibri"/>
          <w:sz w:val="22"/>
          <w:szCs w:val="22"/>
        </w:rPr>
        <w:t>engage inactive accounts with personalized journeys.</w:t>
      </w:r>
    </w:p>
    <w:p w:rsidRPr="007706DE" w:rsidR="00F553CF" w:rsidP="006B019B" w:rsidRDefault="00C56E55" w14:paraId="1D61DC22" w14:textId="02797751">
      <w:pPr>
        <w:pStyle w:val="Heading3"/>
        <w:rPr>
          <w:rFonts w:ascii="Calibri" w:hAnsi="Calibri" w:cs="Calibri"/>
        </w:rPr>
      </w:pPr>
      <w:r w:rsidRPr="007706DE">
        <w:rPr>
          <w:rFonts w:ascii="Calibri" w:hAnsi="Calibri" w:cs="Calibri"/>
        </w:rPr>
        <w:t>4</w:t>
      </w:r>
      <w:r w:rsidRPr="007706DE" w:rsidR="00F553CF">
        <w:rPr>
          <w:rFonts w:ascii="Calibri" w:hAnsi="Calibri" w:cs="Calibri"/>
        </w:rPr>
        <w:t>.2 Compliance &amp; Governance Use Cases</w:t>
      </w:r>
    </w:p>
    <w:p w:rsidRPr="007706DE" w:rsidR="00F553CF" w:rsidP="0001026F" w:rsidRDefault="00F553CF" w14:paraId="4E46D8B8" w14:textId="1F431F45">
      <w:pPr>
        <w:numPr>
          <w:ilvl w:val="0"/>
          <w:numId w:val="25"/>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 xml:space="preserve">Enforce </w:t>
      </w:r>
      <w:r w:rsidRPr="007706DE">
        <w:rPr>
          <w:rFonts w:ascii="Calibri" w:hAnsi="Calibri" w:cs="Calibri"/>
          <w:b/>
          <w:bCs/>
          <w:sz w:val="22"/>
          <w:szCs w:val="22"/>
        </w:rPr>
        <w:t>frequency caps</w:t>
      </w:r>
      <w:r w:rsidRPr="007706DE">
        <w:rPr>
          <w:rFonts w:ascii="Calibri" w:hAnsi="Calibri" w:cs="Calibri"/>
          <w:sz w:val="22"/>
          <w:szCs w:val="22"/>
        </w:rPr>
        <w:t>, suppressions,</w:t>
      </w:r>
      <w:r w:rsidRPr="007706DE" w:rsidR="00A61346">
        <w:rPr>
          <w:rFonts w:ascii="Calibri" w:hAnsi="Calibri" w:cs="Calibri"/>
          <w:sz w:val="22"/>
          <w:szCs w:val="22"/>
        </w:rPr>
        <w:t xml:space="preserve"> channel type,</w:t>
      </w:r>
      <w:r w:rsidRPr="007706DE">
        <w:rPr>
          <w:rFonts w:ascii="Calibri" w:hAnsi="Calibri" w:cs="Calibri"/>
          <w:sz w:val="22"/>
          <w:szCs w:val="22"/>
        </w:rPr>
        <w:t xml:space="preserve"> consent, quiet hours, and naming/metadata standards.</w:t>
      </w:r>
    </w:p>
    <w:p w:rsidRPr="007706DE" w:rsidR="00F553CF" w:rsidP="0001026F" w:rsidRDefault="00F553CF" w14:paraId="0EF4F8EB" w14:textId="77777777">
      <w:pPr>
        <w:numPr>
          <w:ilvl w:val="0"/>
          <w:numId w:val="25"/>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 xml:space="preserve">Maintain </w:t>
      </w:r>
      <w:r w:rsidRPr="007706DE">
        <w:rPr>
          <w:rFonts w:ascii="Calibri" w:hAnsi="Calibri" w:cs="Calibri"/>
          <w:b/>
          <w:bCs/>
          <w:sz w:val="22"/>
          <w:szCs w:val="22"/>
        </w:rPr>
        <w:t>consistent terminology</w:t>
      </w:r>
      <w:r w:rsidRPr="007706DE">
        <w:rPr>
          <w:rFonts w:ascii="Calibri" w:hAnsi="Calibri" w:cs="Calibri"/>
          <w:sz w:val="22"/>
          <w:szCs w:val="22"/>
        </w:rPr>
        <w:t xml:space="preserve"> and jurisdictional/regulatory language across markets.</w:t>
      </w:r>
    </w:p>
    <w:p w:rsidRPr="00E32C7D" w:rsidR="00F553CF" w:rsidP="006B019B" w:rsidRDefault="00C56E55" w14:paraId="66FDFC53" w14:textId="17B49924">
      <w:pPr>
        <w:pStyle w:val="Heading3"/>
        <w:rPr>
          <w:rFonts w:ascii="Calibri" w:hAnsi="Calibri" w:cs="Calibri"/>
        </w:rPr>
      </w:pPr>
      <w:r w:rsidRPr="007706DE">
        <w:rPr>
          <w:rFonts w:ascii="Calibri" w:hAnsi="Calibri" w:cs="Calibri"/>
        </w:rPr>
        <w:t>4</w:t>
      </w:r>
      <w:r w:rsidRPr="007706DE" w:rsidR="00F553CF">
        <w:rPr>
          <w:rFonts w:ascii="Calibri" w:hAnsi="Calibri" w:cs="Calibri"/>
        </w:rPr>
        <w:t xml:space="preserve">.3 Visibility &amp; Operational </w:t>
      </w:r>
      <w:r w:rsidR="00E32C7D">
        <w:rPr>
          <w:rFonts w:ascii="Calibri" w:hAnsi="Calibri" w:cs="Calibri"/>
        </w:rPr>
        <w:t>Use Cases</w:t>
      </w:r>
    </w:p>
    <w:p w:rsidRPr="007706DE" w:rsidR="00F553CF" w:rsidP="0001026F" w:rsidRDefault="00F553CF" w14:paraId="38C5FBC2" w14:textId="77777777">
      <w:pPr>
        <w:numPr>
          <w:ilvl w:val="0"/>
          <w:numId w:val="26"/>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 xml:space="preserve">Provide a unified </w:t>
      </w:r>
      <w:r w:rsidRPr="007706DE">
        <w:rPr>
          <w:rFonts w:ascii="Calibri" w:hAnsi="Calibri" w:cs="Calibri"/>
          <w:b/>
          <w:bCs/>
          <w:sz w:val="22"/>
          <w:szCs w:val="22"/>
        </w:rPr>
        <w:t>BackOffice (BO) ledger</w:t>
      </w:r>
      <w:r w:rsidRPr="007706DE">
        <w:rPr>
          <w:rFonts w:ascii="Calibri" w:hAnsi="Calibri" w:cs="Calibri"/>
          <w:sz w:val="22"/>
          <w:szCs w:val="22"/>
        </w:rPr>
        <w:t xml:space="preserve"> for investigation and audits.</w:t>
      </w:r>
    </w:p>
    <w:p w:rsidRPr="007706DE" w:rsidR="00F553CF" w:rsidP="0001026F" w:rsidRDefault="00F553CF" w14:paraId="1E5801C4" w14:textId="1DD15E95">
      <w:pPr>
        <w:numPr>
          <w:ilvl w:val="0"/>
          <w:numId w:val="26"/>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 xml:space="preserve">Enable </w:t>
      </w:r>
      <w:r w:rsidRPr="0D89DA44">
        <w:rPr>
          <w:rFonts w:ascii="Calibri" w:hAnsi="Calibri" w:cs="Calibri"/>
          <w:b/>
          <w:bCs/>
          <w:sz w:val="22"/>
          <w:szCs w:val="22"/>
        </w:rPr>
        <w:t>cross</w:t>
      </w:r>
      <w:r w:rsidR="003E3C73">
        <w:rPr>
          <w:rFonts w:ascii="Calibri" w:hAnsi="Calibri" w:cs="Calibri"/>
          <w:b/>
          <w:bCs/>
          <w:sz w:val="22"/>
          <w:szCs w:val="22"/>
        </w:rPr>
        <w:t>-</w:t>
      </w:r>
      <w:r w:rsidRPr="0D89DA44">
        <w:rPr>
          <w:rFonts w:ascii="Calibri" w:hAnsi="Calibri" w:cs="Calibri"/>
          <w:b/>
          <w:bCs/>
          <w:sz w:val="22"/>
          <w:szCs w:val="22"/>
        </w:rPr>
        <w:t>domain</w:t>
      </w:r>
      <w:r w:rsidRPr="007706DE">
        <w:rPr>
          <w:rFonts w:ascii="Calibri" w:hAnsi="Calibri" w:cs="Calibri"/>
          <w:b/>
          <w:bCs/>
          <w:sz w:val="22"/>
          <w:szCs w:val="22"/>
        </w:rPr>
        <w:t xml:space="preserve"> experiments</w:t>
      </w:r>
      <w:r w:rsidRPr="007706DE">
        <w:rPr>
          <w:rFonts w:ascii="Calibri" w:hAnsi="Calibri" w:cs="Calibri"/>
          <w:sz w:val="22"/>
          <w:szCs w:val="22"/>
        </w:rPr>
        <w:t xml:space="preserve"> with measurable lift tied to business KPIs</w:t>
      </w:r>
      <w:r w:rsidRPr="0D89DA44">
        <w:rPr>
          <w:rFonts w:ascii="Calibri" w:hAnsi="Calibri" w:cs="Calibri"/>
          <w:sz w:val="22"/>
          <w:szCs w:val="22"/>
        </w:rPr>
        <w:t>.</w:t>
      </w:r>
    </w:p>
    <w:p w:rsidRPr="007706DE" w:rsidR="00F553CF" w:rsidP="0001026F" w:rsidRDefault="00F553CF" w14:paraId="31489033" w14:textId="77777777">
      <w:pPr>
        <w:numPr>
          <w:ilvl w:val="0"/>
          <w:numId w:val="26"/>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 xml:space="preserve">Centralize </w:t>
      </w:r>
      <w:r w:rsidRPr="007706DE">
        <w:rPr>
          <w:rFonts w:ascii="Calibri" w:hAnsi="Calibri" w:cs="Calibri"/>
          <w:b/>
          <w:bCs/>
          <w:sz w:val="22"/>
          <w:szCs w:val="22"/>
        </w:rPr>
        <w:t>localization workflows</w:t>
      </w:r>
      <w:r w:rsidRPr="007706DE">
        <w:rPr>
          <w:rFonts w:ascii="Calibri" w:hAnsi="Calibri" w:cs="Calibri"/>
          <w:sz w:val="22"/>
          <w:szCs w:val="22"/>
        </w:rPr>
        <w:t xml:space="preserve"> and translation governance.</w:t>
      </w:r>
    </w:p>
    <w:p w:rsidR="00803D8F" w:rsidP="00654E62" w:rsidRDefault="00803D8F" w14:paraId="47B6680F" w14:textId="77777777">
      <w:pPr>
        <w:pStyle w:val="Heading3"/>
        <w:rPr>
          <w:rFonts w:ascii="Calibri" w:hAnsi="Calibri" w:cs="Calibri"/>
        </w:rPr>
      </w:pPr>
      <w:bookmarkStart w:name="_Toc221212289" w:id="13"/>
    </w:p>
    <w:p w:rsidRPr="007706DE" w:rsidR="00654E62" w:rsidP="00654E62" w:rsidRDefault="00654E62" w14:paraId="2E59370A" w14:textId="7512383C">
      <w:pPr>
        <w:pStyle w:val="Heading3"/>
        <w:rPr>
          <w:rFonts w:ascii="Calibri" w:hAnsi="Calibri" w:cs="Calibri"/>
        </w:rPr>
      </w:pPr>
      <w:r w:rsidRPr="73C51562">
        <w:rPr>
          <w:rFonts w:ascii="Calibri" w:hAnsi="Calibri" w:cs="Calibri"/>
        </w:rPr>
        <w:t>4.4 Customer &amp; Segment</w:t>
      </w:r>
      <w:r w:rsidRPr="73C51562" w:rsidR="4CE56B06">
        <w:rPr>
          <w:rFonts w:ascii="Calibri" w:hAnsi="Calibri" w:cs="Calibri"/>
        </w:rPr>
        <w:t>-</w:t>
      </w:r>
      <w:r w:rsidRPr="73C51562">
        <w:rPr>
          <w:rFonts w:ascii="Calibri" w:hAnsi="Calibri" w:cs="Calibri"/>
        </w:rPr>
        <w:t xml:space="preserve">Aware </w:t>
      </w:r>
      <w:commentRangeStart w:id="14"/>
      <w:r w:rsidRPr="73C51562">
        <w:rPr>
          <w:rFonts w:ascii="Calibri" w:hAnsi="Calibri" w:cs="Calibri"/>
        </w:rPr>
        <w:t xml:space="preserve">Use Cases </w:t>
      </w:r>
      <w:commentRangeEnd w:id="14"/>
      <w:r w:rsidRPr="73C51562">
        <w:rPr>
          <w:rStyle w:val="CommentReference"/>
          <w:rFonts w:ascii="Calibri" w:hAnsi="Calibri" w:cs="Calibri"/>
          <w:sz w:val="28"/>
          <w:szCs w:val="28"/>
        </w:rPr>
        <w:commentReference w:id="14"/>
      </w:r>
      <w:r w:rsidRPr="73C51562">
        <w:rPr>
          <w:rFonts w:ascii="Calibri" w:hAnsi="Calibri" w:cs="Calibri"/>
        </w:rPr>
        <w:t>(A &amp; B focus)</w:t>
      </w:r>
    </w:p>
    <w:p w:rsidRPr="007706DE" w:rsidR="00654E62" w:rsidP="00654E62" w:rsidRDefault="00654E62" w14:paraId="2FA15200" w14:textId="59A331E5">
      <w:p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 xml:space="preserve">Applies to </w:t>
      </w:r>
      <w:r w:rsidRPr="007706DE">
        <w:rPr>
          <w:rFonts w:ascii="Calibri" w:hAnsi="Calibri" w:cs="Calibri"/>
          <w:b/>
          <w:bCs/>
          <w:sz w:val="22"/>
          <w:szCs w:val="22"/>
        </w:rPr>
        <w:t>TICPs</w:t>
      </w:r>
      <w:r w:rsidRPr="007706DE">
        <w:rPr>
          <w:rFonts w:ascii="Calibri" w:hAnsi="Calibri" w:cs="Calibri"/>
          <w:sz w:val="22"/>
          <w:szCs w:val="22"/>
        </w:rPr>
        <w:t xml:space="preserve"> (e.g., </w:t>
      </w:r>
      <w:r w:rsidRPr="007706DE">
        <w:rPr>
          <w:rFonts w:ascii="Calibri" w:hAnsi="Calibri" w:cs="Calibri"/>
          <w:b/>
          <w:bCs/>
          <w:sz w:val="22"/>
          <w:szCs w:val="22"/>
        </w:rPr>
        <w:t>B2B SMB ROW $~$50K+ monthly</w:t>
      </w:r>
      <w:r w:rsidRPr="007706DE">
        <w:rPr>
          <w:rFonts w:ascii="Calibri" w:hAnsi="Calibri" w:cs="Calibri"/>
          <w:sz w:val="22"/>
          <w:szCs w:val="22"/>
        </w:rPr>
        <w:t xml:space="preserve"> and </w:t>
      </w:r>
      <w:r w:rsidRPr="007706DE">
        <w:rPr>
          <w:rFonts w:ascii="Calibri" w:hAnsi="Calibri" w:cs="Calibri"/>
          <w:b/>
          <w:bCs/>
          <w:sz w:val="22"/>
          <w:szCs w:val="22"/>
        </w:rPr>
        <w:t>B2C SMEs CN $~$250K+ monthly</w:t>
      </w:r>
      <w:r w:rsidRPr="007706DE">
        <w:rPr>
          <w:rFonts w:ascii="Calibri" w:hAnsi="Calibri" w:cs="Calibri"/>
          <w:sz w:val="22"/>
          <w:szCs w:val="22"/>
        </w:rPr>
        <w:t xml:space="preserve">) and other cohorts; all use cases are </w:t>
      </w:r>
      <w:r w:rsidRPr="007706DE">
        <w:rPr>
          <w:rFonts w:ascii="Calibri" w:hAnsi="Calibri" w:cs="Calibri"/>
          <w:b/>
          <w:bCs/>
          <w:sz w:val="22"/>
          <w:szCs w:val="22"/>
        </w:rPr>
        <w:t>role</w:t>
      </w:r>
      <w:r w:rsidRPr="007706DE">
        <w:rPr>
          <w:rFonts w:ascii="Calibri" w:hAnsi="Calibri" w:cs="Calibri"/>
          <w:b/>
          <w:bCs/>
          <w:sz w:val="22"/>
          <w:szCs w:val="22"/>
        </w:rPr>
        <w:noBreakHyphen/>
      </w:r>
      <w:r w:rsidRPr="007706DE">
        <w:rPr>
          <w:rFonts w:ascii="Calibri" w:hAnsi="Calibri" w:cs="Calibri"/>
          <w:b/>
          <w:bCs/>
          <w:sz w:val="22"/>
          <w:szCs w:val="22"/>
        </w:rPr>
        <w:t xml:space="preserve"> and entity</w:t>
      </w:r>
      <w:r w:rsidRPr="007706DE">
        <w:rPr>
          <w:rFonts w:ascii="Calibri" w:hAnsi="Calibri" w:cs="Calibri"/>
          <w:b/>
          <w:bCs/>
          <w:sz w:val="22"/>
          <w:szCs w:val="22"/>
        </w:rPr>
        <w:noBreakHyphen/>
      </w:r>
      <w:r w:rsidRPr="007706DE">
        <w:rPr>
          <w:rFonts w:ascii="Calibri" w:hAnsi="Calibri" w:cs="Calibri"/>
          <w:b/>
          <w:bCs/>
          <w:sz w:val="22"/>
          <w:szCs w:val="22"/>
        </w:rPr>
        <w:t>aware</w:t>
      </w:r>
      <w:r w:rsidRPr="007706DE">
        <w:rPr>
          <w:rFonts w:ascii="Calibri" w:hAnsi="Calibri" w:cs="Calibri"/>
          <w:sz w:val="22"/>
          <w:szCs w:val="22"/>
        </w:rPr>
        <w:t>.</w:t>
      </w:r>
    </w:p>
    <w:p w:rsidRPr="007706DE" w:rsidR="00654E62" w:rsidP="00654E62" w:rsidRDefault="00654E62" w14:paraId="5AD39BE5"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A) Journey Targeting &amp; Personalization</w:t>
      </w:r>
    </w:p>
    <w:p w:rsidRPr="007706DE" w:rsidR="00654E62" w:rsidP="69161C7C" w:rsidRDefault="00654E62" w14:paraId="0523C2D6" w14:textId="28C46D27">
      <w:pPr>
        <w:numPr>
          <w:ilvl w:val="0"/>
          <w:numId w:val="27"/>
        </w:numPr>
        <w:spacing w:before="100" w:beforeAutospacing="1" w:after="100" w:afterAutospacing="1" w:line="300" w:lineRule="atLeast"/>
        <w:rPr>
          <w:rFonts w:ascii="Calibri" w:hAnsi="Calibri" w:cs="Calibri"/>
          <w:sz w:val="22"/>
          <w:szCs w:val="22"/>
        </w:rPr>
      </w:pPr>
      <w:r w:rsidRPr="69161C7C">
        <w:rPr>
          <w:rFonts w:ascii="Calibri" w:hAnsi="Calibri" w:cs="Calibri"/>
          <w:b/>
          <w:bCs/>
          <w:sz w:val="22"/>
          <w:szCs w:val="22"/>
        </w:rPr>
        <w:t>Role</w:t>
      </w:r>
      <w:r w:rsidRPr="69161C7C" w:rsidR="002A90C5">
        <w:rPr>
          <w:rFonts w:ascii="Calibri" w:hAnsi="Calibri" w:cs="Calibri"/>
          <w:b/>
          <w:bCs/>
          <w:sz w:val="22"/>
          <w:szCs w:val="22"/>
        </w:rPr>
        <w:t>-</w:t>
      </w:r>
      <w:r w:rsidRPr="69161C7C">
        <w:rPr>
          <w:rFonts w:ascii="Calibri" w:hAnsi="Calibri" w:cs="Calibri"/>
          <w:b/>
          <w:bCs/>
          <w:sz w:val="22"/>
          <w:szCs w:val="22"/>
        </w:rPr>
        <w:t>based journeys</w:t>
      </w:r>
      <w:r w:rsidRPr="69161C7C">
        <w:rPr>
          <w:rFonts w:ascii="Calibri" w:hAnsi="Calibri" w:cs="Calibri"/>
          <w:sz w:val="22"/>
          <w:szCs w:val="22"/>
        </w:rPr>
        <w:t xml:space="preserve"> — Distinct flows per role (viewer, contributor, manager, owner, card user, custom) with tailored triggers, approvals, and actions.</w:t>
      </w:r>
    </w:p>
    <w:p w:rsidRPr="007706DE" w:rsidR="00654E62" w:rsidP="73C51562" w:rsidRDefault="00654E62" w14:paraId="47F63BC5" w14:textId="5CEE5D6E">
      <w:pPr>
        <w:numPr>
          <w:ilvl w:val="0"/>
          <w:numId w:val="27"/>
        </w:numPr>
        <w:spacing w:before="100" w:beforeAutospacing="1" w:after="100" w:afterAutospacing="1" w:line="300" w:lineRule="atLeast"/>
        <w:rPr>
          <w:rFonts w:ascii="Calibri" w:hAnsi="Calibri" w:cs="Calibri"/>
          <w:sz w:val="22"/>
          <w:szCs w:val="22"/>
        </w:rPr>
      </w:pPr>
      <w:r w:rsidRPr="73C51562">
        <w:rPr>
          <w:rFonts w:ascii="Calibri" w:hAnsi="Calibri" w:cs="Calibri"/>
          <w:b/>
          <w:bCs/>
          <w:sz w:val="22"/>
          <w:szCs w:val="22"/>
        </w:rPr>
        <w:t>Entity</w:t>
      </w:r>
      <w:r w:rsidRPr="73C51562" w:rsidR="0F027C2D">
        <w:rPr>
          <w:rFonts w:ascii="Calibri" w:hAnsi="Calibri" w:cs="Calibri"/>
          <w:b/>
          <w:bCs/>
          <w:sz w:val="22"/>
          <w:szCs w:val="22"/>
        </w:rPr>
        <w:t>-</w:t>
      </w:r>
      <w:r w:rsidRPr="73C51562">
        <w:rPr>
          <w:rFonts w:ascii="Calibri" w:hAnsi="Calibri" w:cs="Calibri"/>
          <w:b/>
          <w:bCs/>
          <w:sz w:val="22"/>
          <w:szCs w:val="22"/>
        </w:rPr>
        <w:t>aware tailoring</w:t>
      </w:r>
      <w:r w:rsidRPr="73C51562">
        <w:rPr>
          <w:rFonts w:ascii="Calibri" w:hAnsi="Calibri" w:cs="Calibri"/>
          <w:sz w:val="22"/>
          <w:szCs w:val="22"/>
        </w:rPr>
        <w:t xml:space="preserve"> — Personalize content and channels by </w:t>
      </w:r>
      <w:r w:rsidRPr="73C51562">
        <w:rPr>
          <w:rFonts w:ascii="Calibri" w:hAnsi="Calibri" w:cs="Calibri"/>
          <w:b/>
          <w:bCs/>
          <w:sz w:val="22"/>
          <w:szCs w:val="22"/>
        </w:rPr>
        <w:t>Business / Account / region</w:t>
      </w:r>
      <w:r w:rsidRPr="73C51562">
        <w:rPr>
          <w:rFonts w:ascii="Calibri" w:hAnsi="Calibri" w:cs="Calibri"/>
          <w:sz w:val="22"/>
          <w:szCs w:val="22"/>
        </w:rPr>
        <w:t xml:space="preserve"> (e.g., CN vs. RoW) and </w:t>
      </w:r>
      <w:r w:rsidRPr="73C51562">
        <w:rPr>
          <w:rFonts w:ascii="Calibri" w:hAnsi="Calibri" w:cs="Calibri"/>
          <w:b/>
          <w:bCs/>
          <w:sz w:val="22"/>
          <w:szCs w:val="22"/>
        </w:rPr>
        <w:t>Business Group</w:t>
      </w:r>
      <w:r w:rsidRPr="73C51562">
        <w:rPr>
          <w:rFonts w:ascii="Calibri" w:hAnsi="Calibri" w:cs="Calibri"/>
          <w:sz w:val="22"/>
          <w:szCs w:val="22"/>
        </w:rPr>
        <w:t xml:space="preserve">. </w:t>
      </w:r>
    </w:p>
    <w:p w:rsidRPr="007706DE" w:rsidR="00654E62" w:rsidP="73C51562" w:rsidRDefault="00654E62" w14:paraId="4C5FDEF7" w14:textId="019604F7">
      <w:pPr>
        <w:numPr>
          <w:ilvl w:val="0"/>
          <w:numId w:val="27"/>
        </w:numPr>
        <w:spacing w:before="100" w:beforeAutospacing="1" w:after="100" w:afterAutospacing="1" w:line="300" w:lineRule="atLeast"/>
        <w:rPr>
          <w:rFonts w:ascii="Calibri" w:hAnsi="Calibri" w:cs="Calibri"/>
          <w:sz w:val="22"/>
          <w:szCs w:val="22"/>
        </w:rPr>
      </w:pPr>
      <w:r w:rsidRPr="73C51562">
        <w:rPr>
          <w:rFonts w:ascii="Calibri" w:hAnsi="Calibri" w:cs="Calibri"/>
          <w:b/>
          <w:bCs/>
          <w:sz w:val="22"/>
          <w:szCs w:val="22"/>
        </w:rPr>
        <w:t>Networka</w:t>
      </w:r>
      <w:r w:rsidRPr="73C51562" w:rsidR="082B45AA">
        <w:rPr>
          <w:rFonts w:ascii="Calibri" w:hAnsi="Calibri" w:cs="Calibri"/>
          <w:b/>
          <w:bCs/>
          <w:sz w:val="22"/>
          <w:szCs w:val="22"/>
        </w:rPr>
        <w:t>-</w:t>
      </w:r>
      <w:r w:rsidRPr="73C51562">
        <w:rPr>
          <w:rFonts w:ascii="Calibri" w:hAnsi="Calibri" w:cs="Calibri"/>
          <w:b/>
          <w:bCs/>
          <w:sz w:val="22"/>
          <w:szCs w:val="22"/>
        </w:rPr>
        <w:t>ware messaging</w:t>
      </w:r>
      <w:r w:rsidRPr="73C51562">
        <w:rPr>
          <w:rFonts w:ascii="Calibri" w:hAnsi="Calibri" w:cs="Calibri"/>
          <w:sz w:val="22"/>
          <w:szCs w:val="22"/>
        </w:rPr>
        <w:t xml:space="preserve"> — Differentiate </w:t>
      </w:r>
      <w:r w:rsidRPr="73C51562">
        <w:rPr>
          <w:rFonts w:ascii="Calibri" w:hAnsi="Calibri" w:cs="Calibri"/>
          <w:b/>
          <w:bCs/>
          <w:sz w:val="22"/>
          <w:szCs w:val="22"/>
        </w:rPr>
        <w:t>innetwork</w:t>
      </w:r>
      <w:r w:rsidRPr="73C51562">
        <w:rPr>
          <w:rFonts w:ascii="Calibri" w:hAnsi="Calibri" w:cs="Calibri"/>
          <w:sz w:val="22"/>
          <w:szCs w:val="22"/>
        </w:rPr>
        <w:t xml:space="preserve"> (intragroup transfers, new entity added) vs. </w:t>
      </w:r>
      <w:r w:rsidRPr="73C51562" w:rsidR="1393217C">
        <w:rPr>
          <w:rFonts w:ascii="Calibri" w:hAnsi="Calibri" w:cs="Calibri"/>
          <w:b/>
          <w:bCs/>
          <w:sz w:val="22"/>
          <w:szCs w:val="22"/>
        </w:rPr>
        <w:t>E</w:t>
      </w:r>
      <w:r w:rsidRPr="73C51562">
        <w:rPr>
          <w:rFonts w:ascii="Calibri" w:hAnsi="Calibri" w:cs="Calibri"/>
          <w:b/>
          <w:bCs/>
          <w:sz w:val="22"/>
          <w:szCs w:val="22"/>
        </w:rPr>
        <w:t>xternal</w:t>
      </w:r>
      <w:r w:rsidRPr="73C51562" w:rsidR="5C45000D">
        <w:rPr>
          <w:rFonts w:ascii="Calibri" w:hAnsi="Calibri" w:cs="Calibri"/>
          <w:b/>
          <w:bCs/>
          <w:sz w:val="22"/>
          <w:szCs w:val="22"/>
        </w:rPr>
        <w:t>-</w:t>
      </w:r>
      <w:r w:rsidRPr="73C51562">
        <w:rPr>
          <w:rFonts w:ascii="Calibri" w:hAnsi="Calibri" w:cs="Calibri"/>
          <w:b/>
          <w:bCs/>
          <w:sz w:val="22"/>
          <w:szCs w:val="22"/>
        </w:rPr>
        <w:t>network</w:t>
      </w:r>
      <w:r w:rsidRPr="73C51562">
        <w:rPr>
          <w:rFonts w:ascii="Calibri" w:hAnsi="Calibri" w:cs="Calibri"/>
          <w:sz w:val="22"/>
          <w:szCs w:val="22"/>
        </w:rPr>
        <w:t xml:space="preserve"> events (payer–contractor pricing change).</w:t>
      </w:r>
    </w:p>
    <w:p w:rsidRPr="007706DE" w:rsidR="00654E62" w:rsidP="00654E62" w:rsidRDefault="00654E62" w14:paraId="3DCF7C1D"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B) Aggregation, Preferences &amp; Governance</w:t>
      </w:r>
    </w:p>
    <w:p w:rsidRPr="007706DE" w:rsidR="00654E62" w:rsidP="0001026F" w:rsidRDefault="00654E62" w14:paraId="5BD94B43" w14:textId="77777777">
      <w:pPr>
        <w:numPr>
          <w:ilvl w:val="0"/>
          <w:numId w:val="28"/>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Aggregated notifications</w:t>
      </w:r>
      <w:r w:rsidRPr="007706DE">
        <w:rPr>
          <w:rFonts w:ascii="Calibri" w:hAnsi="Calibri" w:cs="Calibri"/>
          <w:sz w:val="22"/>
          <w:szCs w:val="22"/>
        </w:rPr>
        <w:t xml:space="preserve"> — Optional daily/weekly digests across selected Accounts/Businesses to reduce noise.</w:t>
      </w:r>
    </w:p>
    <w:p w:rsidRPr="007706DE" w:rsidR="00654E62" w:rsidP="0001026F" w:rsidRDefault="00654E62" w14:paraId="3A29244E" w14:textId="77777777">
      <w:pPr>
        <w:numPr>
          <w:ilvl w:val="0"/>
          <w:numId w:val="28"/>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Selective aggregation</w:t>
      </w:r>
      <w:r w:rsidRPr="007706DE">
        <w:rPr>
          <w:rFonts w:ascii="Calibri" w:hAnsi="Calibri" w:cs="Calibri"/>
          <w:sz w:val="22"/>
          <w:szCs w:val="22"/>
        </w:rPr>
        <w:t xml:space="preserve"> — End users choose which Accounts roll into digests; managers may aggregate multiple entities, contributors only those they operate.</w:t>
      </w:r>
    </w:p>
    <w:p w:rsidRPr="007706DE" w:rsidR="00654E62" w:rsidP="73C51562" w:rsidRDefault="00654E62" w14:paraId="00719628" w14:textId="690EFD99">
      <w:pPr>
        <w:numPr>
          <w:ilvl w:val="0"/>
          <w:numId w:val="28"/>
        </w:numPr>
        <w:spacing w:before="100" w:beforeAutospacing="1" w:after="100" w:afterAutospacing="1" w:line="300" w:lineRule="atLeast"/>
        <w:rPr>
          <w:rFonts w:ascii="Calibri" w:hAnsi="Calibri" w:cs="Calibri"/>
          <w:sz w:val="22"/>
          <w:szCs w:val="22"/>
        </w:rPr>
      </w:pPr>
      <w:r w:rsidRPr="73C51562">
        <w:rPr>
          <w:rFonts w:ascii="Calibri" w:hAnsi="Calibri" w:cs="Calibri"/>
          <w:b/>
          <w:bCs/>
          <w:sz w:val="22"/>
          <w:szCs w:val="22"/>
        </w:rPr>
        <w:t>Preference granularity</w:t>
      </w:r>
      <w:r w:rsidRPr="73C51562">
        <w:rPr>
          <w:rFonts w:ascii="Calibri" w:hAnsi="Calibri" w:cs="Calibri"/>
          <w:sz w:val="22"/>
          <w:szCs w:val="22"/>
        </w:rPr>
        <w:t xml:space="preserve"> — Per</w:t>
      </w:r>
      <w:r w:rsidRPr="73C51562" w:rsidR="4C64F8B0">
        <w:rPr>
          <w:rFonts w:ascii="Calibri" w:hAnsi="Calibri" w:cs="Calibri"/>
          <w:sz w:val="22"/>
          <w:szCs w:val="22"/>
        </w:rPr>
        <w:t xml:space="preserve"> </w:t>
      </w:r>
      <w:r w:rsidRPr="73C51562">
        <w:rPr>
          <w:rFonts w:ascii="Calibri" w:hAnsi="Calibri" w:cs="Calibri"/>
          <w:sz w:val="22"/>
          <w:szCs w:val="22"/>
        </w:rPr>
        <w:t>role, per</w:t>
      </w:r>
      <w:r w:rsidRPr="73C51562" w:rsidR="5B35481F">
        <w:rPr>
          <w:rFonts w:ascii="Calibri" w:hAnsi="Calibri" w:cs="Calibri"/>
          <w:sz w:val="22"/>
          <w:szCs w:val="22"/>
        </w:rPr>
        <w:t xml:space="preserve"> </w:t>
      </w:r>
      <w:r w:rsidRPr="73C51562">
        <w:rPr>
          <w:rFonts w:ascii="Calibri" w:hAnsi="Calibri" w:cs="Calibri"/>
          <w:sz w:val="22"/>
          <w:szCs w:val="22"/>
        </w:rPr>
        <w:t xml:space="preserve">entity settings for </w:t>
      </w:r>
      <w:r w:rsidRPr="73C51562">
        <w:rPr>
          <w:rFonts w:ascii="Calibri" w:hAnsi="Calibri" w:cs="Calibri"/>
          <w:b/>
          <w:bCs/>
          <w:sz w:val="22"/>
          <w:szCs w:val="22"/>
        </w:rPr>
        <w:t>types</w:t>
      </w:r>
      <w:r w:rsidRPr="73C51562">
        <w:rPr>
          <w:rFonts w:ascii="Calibri" w:hAnsi="Calibri" w:cs="Calibri"/>
          <w:sz w:val="22"/>
          <w:szCs w:val="22"/>
        </w:rPr>
        <w:t xml:space="preserve"> (transactional/operational/security/promotional) and </w:t>
      </w:r>
      <w:r w:rsidRPr="73C51562">
        <w:rPr>
          <w:rFonts w:ascii="Calibri" w:hAnsi="Calibri" w:cs="Calibri"/>
          <w:b/>
          <w:bCs/>
          <w:sz w:val="22"/>
          <w:szCs w:val="22"/>
        </w:rPr>
        <w:t>channels</w:t>
      </w:r>
      <w:r w:rsidRPr="73C51562">
        <w:rPr>
          <w:rFonts w:ascii="Calibri" w:hAnsi="Calibri" w:cs="Calibri"/>
          <w:sz w:val="22"/>
          <w:szCs w:val="22"/>
        </w:rPr>
        <w:t xml:space="preserve"> (inapp, email, push, SMS, webhook).</w:t>
      </w:r>
    </w:p>
    <w:p w:rsidRPr="007706DE" w:rsidR="00654E62" w:rsidP="73C51562" w:rsidRDefault="00654E62" w14:paraId="209A2D9D" w14:textId="44A427C4">
      <w:pPr>
        <w:numPr>
          <w:ilvl w:val="0"/>
          <w:numId w:val="28"/>
        </w:numPr>
        <w:spacing w:before="100" w:beforeAutospacing="1" w:after="100" w:afterAutospacing="1" w:line="300" w:lineRule="atLeast"/>
        <w:rPr>
          <w:rFonts w:ascii="Calibri" w:hAnsi="Calibri" w:cs="Calibri"/>
          <w:sz w:val="22"/>
          <w:szCs w:val="22"/>
        </w:rPr>
      </w:pPr>
      <w:r w:rsidRPr="73C51562">
        <w:rPr>
          <w:rFonts w:ascii="Calibri" w:hAnsi="Calibri" w:cs="Calibri"/>
          <w:b/>
          <w:bCs/>
          <w:sz w:val="22"/>
          <w:szCs w:val="22"/>
        </w:rPr>
        <w:t>Entity</w:t>
      </w:r>
      <w:r w:rsidRPr="73C51562" w:rsidR="2A4D84E0">
        <w:rPr>
          <w:rFonts w:ascii="Calibri" w:hAnsi="Calibri" w:cs="Calibri"/>
          <w:b/>
          <w:bCs/>
          <w:sz w:val="22"/>
          <w:szCs w:val="22"/>
        </w:rPr>
        <w:t xml:space="preserve"> </w:t>
      </w:r>
      <w:r w:rsidRPr="73C51562">
        <w:rPr>
          <w:rFonts w:ascii="Calibri" w:hAnsi="Calibri" w:cs="Calibri"/>
          <w:b/>
          <w:bCs/>
          <w:sz w:val="22"/>
          <w:szCs w:val="22"/>
        </w:rPr>
        <w:t>scope fatigue &amp; suppression</w:t>
      </w:r>
      <w:r w:rsidRPr="73C51562">
        <w:rPr>
          <w:rFonts w:ascii="Calibri" w:hAnsi="Calibri" w:cs="Calibri"/>
          <w:sz w:val="22"/>
          <w:szCs w:val="22"/>
        </w:rPr>
        <w:t xml:space="preserve"> — Apply send limits/suppression across entity hierarchies to avoid duplicates.</w:t>
      </w:r>
    </w:p>
    <w:p w:rsidRPr="007706DE" w:rsidR="00654E62" w:rsidP="0001026F" w:rsidRDefault="00654E62" w14:paraId="74D98E8A" w14:textId="64BDF807">
      <w:pPr>
        <w:numPr>
          <w:ilvl w:val="0"/>
          <w:numId w:val="28"/>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Localization by entity</w:t>
      </w:r>
      <w:r w:rsidRPr="007706DE">
        <w:rPr>
          <w:rFonts w:ascii="Calibri" w:hAnsi="Calibri" w:cs="Calibri"/>
          <w:sz w:val="22"/>
          <w:szCs w:val="22"/>
        </w:rPr>
        <w:t xml:space="preserve"> — Auto</w:t>
      </w:r>
      <w:r w:rsidRPr="007706DE">
        <w:rPr>
          <w:rFonts w:ascii="Calibri" w:hAnsi="Calibri" w:cs="Calibri"/>
          <w:sz w:val="22"/>
          <w:szCs w:val="22"/>
        </w:rPr>
        <w:noBreakHyphen/>
      </w:r>
      <w:r w:rsidRPr="007706DE">
        <w:rPr>
          <w:rFonts w:ascii="Calibri" w:hAnsi="Calibri" w:cs="Calibri"/>
          <w:sz w:val="22"/>
          <w:szCs w:val="22"/>
        </w:rPr>
        <w:t>localize by entity jurisdiction/locale; allow global owners to receive English summaries.</w:t>
      </w:r>
    </w:p>
    <w:p w:rsidRPr="007706DE" w:rsidR="00654E62" w:rsidP="00654E62" w:rsidRDefault="00654E62" w14:paraId="593E27DC"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C) Transactional &amp; Operational Messaging</w:t>
      </w:r>
    </w:p>
    <w:p w:rsidRPr="007706DE" w:rsidR="00654E62" w:rsidP="0001026F" w:rsidRDefault="00654E62" w14:paraId="3086F156" w14:textId="77777777">
      <w:pPr>
        <w:numPr>
          <w:ilvl w:val="0"/>
          <w:numId w:val="29"/>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Cross</w:t>
      </w:r>
      <w:r w:rsidRPr="007706DE">
        <w:rPr>
          <w:rFonts w:ascii="Calibri" w:hAnsi="Calibri" w:cs="Calibri"/>
          <w:b/>
          <w:bCs/>
          <w:sz w:val="22"/>
          <w:szCs w:val="22"/>
        </w:rPr>
        <w:noBreakHyphen/>
      </w:r>
      <w:r w:rsidRPr="007706DE">
        <w:rPr>
          <w:rFonts w:ascii="Calibri" w:hAnsi="Calibri" w:cs="Calibri"/>
          <w:b/>
          <w:bCs/>
          <w:sz w:val="22"/>
          <w:szCs w:val="22"/>
        </w:rPr>
        <w:t>entity transactional alerts</w:t>
      </w:r>
      <w:r w:rsidRPr="007706DE">
        <w:rPr>
          <w:rFonts w:ascii="Calibri" w:hAnsi="Calibri" w:cs="Calibri"/>
          <w:sz w:val="22"/>
          <w:szCs w:val="22"/>
        </w:rPr>
        <w:t xml:space="preserve"> — Payments executed/failed, approvals needed, threshold sweeps—rolled up by Business Group for managers.</w:t>
      </w:r>
    </w:p>
    <w:p w:rsidRPr="007706DE" w:rsidR="00654E62" w:rsidP="0001026F" w:rsidRDefault="00654E62" w14:paraId="59D363D1" w14:textId="77777777">
      <w:pPr>
        <w:numPr>
          <w:ilvl w:val="0"/>
          <w:numId w:val="29"/>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Reusable operational updates</w:t>
      </w:r>
      <w:r w:rsidRPr="007706DE">
        <w:rPr>
          <w:rFonts w:ascii="Calibri" w:hAnsi="Calibri" w:cs="Calibri"/>
          <w:sz w:val="22"/>
          <w:szCs w:val="22"/>
        </w:rPr>
        <w:t xml:space="preserve"> — Reuse KYC/periodic review reminders once per </w:t>
      </w:r>
      <w:r w:rsidRPr="007706DE">
        <w:rPr>
          <w:rFonts w:ascii="Calibri" w:hAnsi="Calibri" w:cs="Calibri"/>
          <w:b/>
          <w:bCs/>
          <w:sz w:val="22"/>
          <w:szCs w:val="22"/>
        </w:rPr>
        <w:t>Person/Business</w:t>
      </w:r>
      <w:r w:rsidRPr="007706DE">
        <w:rPr>
          <w:rFonts w:ascii="Calibri" w:hAnsi="Calibri" w:cs="Calibri"/>
          <w:sz w:val="22"/>
          <w:szCs w:val="22"/>
        </w:rPr>
        <w:t>; avoid duplicate requests across Accounts.</w:t>
      </w:r>
    </w:p>
    <w:p w:rsidRPr="007706DE" w:rsidR="00654E62" w:rsidP="0001026F" w:rsidRDefault="00654E62" w14:paraId="1DA91E1F" w14:textId="66E11C93">
      <w:pPr>
        <w:numPr>
          <w:ilvl w:val="0"/>
          <w:numId w:val="29"/>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Policy/limits changes</w:t>
      </w:r>
      <w:r w:rsidRPr="007706DE">
        <w:rPr>
          <w:rFonts w:ascii="Calibri" w:hAnsi="Calibri" w:cs="Calibri"/>
          <w:sz w:val="22"/>
          <w:szCs w:val="22"/>
        </w:rPr>
        <w:t xml:space="preserve"> — Notify when role limits or multi</w:t>
      </w:r>
      <w:r w:rsidRPr="007706DE">
        <w:rPr>
          <w:rFonts w:ascii="Calibri" w:hAnsi="Calibri" w:cs="Calibri"/>
          <w:sz w:val="22"/>
          <w:szCs w:val="22"/>
        </w:rPr>
        <w:noBreakHyphen/>
      </w:r>
      <w:r w:rsidRPr="007706DE">
        <w:rPr>
          <w:rFonts w:ascii="Calibri" w:hAnsi="Calibri" w:cs="Calibri"/>
          <w:sz w:val="22"/>
          <w:szCs w:val="22"/>
        </w:rPr>
        <w:t>approval rules change (Account vs. Business scope).</w:t>
      </w:r>
    </w:p>
    <w:p w:rsidRPr="007706DE" w:rsidR="00654E62" w:rsidP="0001026F" w:rsidRDefault="00654E62" w14:paraId="036C9EBF" w14:textId="77777777">
      <w:pPr>
        <w:numPr>
          <w:ilvl w:val="0"/>
          <w:numId w:val="29"/>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External</w:t>
      </w:r>
      <w:r w:rsidRPr="007706DE">
        <w:rPr>
          <w:rFonts w:ascii="Calibri" w:hAnsi="Calibri" w:cs="Calibri"/>
          <w:b/>
          <w:bCs/>
          <w:sz w:val="22"/>
          <w:szCs w:val="22"/>
        </w:rPr>
        <w:noBreakHyphen/>
      </w:r>
      <w:r w:rsidRPr="007706DE">
        <w:rPr>
          <w:rFonts w:ascii="Calibri" w:hAnsi="Calibri" w:cs="Calibri"/>
          <w:b/>
          <w:bCs/>
          <w:sz w:val="22"/>
          <w:szCs w:val="22"/>
        </w:rPr>
        <w:t>network comms</w:t>
      </w:r>
      <w:r w:rsidRPr="007706DE">
        <w:rPr>
          <w:rFonts w:ascii="Calibri" w:hAnsi="Calibri" w:cs="Calibri"/>
          <w:sz w:val="22"/>
          <w:szCs w:val="22"/>
        </w:rPr>
        <w:t xml:space="preserve"> — Contractor pricing or marketplace reserve changes, partner onboarding status—sent contextually to linked entities.</w:t>
      </w:r>
    </w:p>
    <w:p w:rsidRPr="007706DE" w:rsidR="00654E62" w:rsidP="00654E62" w:rsidRDefault="00654E62" w14:paraId="0D79E78C"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D) Security &amp; Incident Communications</w:t>
      </w:r>
    </w:p>
    <w:p w:rsidRPr="007706DE" w:rsidR="00654E62" w:rsidP="0001026F" w:rsidRDefault="00654E62" w14:paraId="5BBE4550" w14:textId="77777777">
      <w:pPr>
        <w:numPr>
          <w:ilvl w:val="0"/>
          <w:numId w:val="30"/>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Role</w:t>
      </w:r>
      <w:r w:rsidRPr="007706DE">
        <w:rPr>
          <w:rFonts w:ascii="Calibri" w:hAnsi="Calibri" w:cs="Calibri"/>
          <w:b/>
          <w:bCs/>
          <w:sz w:val="22"/>
          <w:szCs w:val="22"/>
        </w:rPr>
        <w:noBreakHyphen/>
      </w:r>
      <w:r w:rsidRPr="007706DE">
        <w:rPr>
          <w:rFonts w:ascii="Calibri" w:hAnsi="Calibri" w:cs="Calibri"/>
          <w:b/>
          <w:bCs/>
          <w:sz w:val="22"/>
          <w:szCs w:val="22"/>
        </w:rPr>
        <w:t>scoped security alerts</w:t>
      </w:r>
      <w:r w:rsidRPr="007706DE">
        <w:rPr>
          <w:rFonts w:ascii="Calibri" w:hAnsi="Calibri" w:cs="Calibri"/>
          <w:sz w:val="22"/>
          <w:szCs w:val="22"/>
        </w:rPr>
        <w:t xml:space="preserve"> — ATO/device change for the affected </w:t>
      </w:r>
      <w:r w:rsidRPr="007706DE">
        <w:rPr>
          <w:rFonts w:ascii="Calibri" w:hAnsi="Calibri" w:cs="Calibri"/>
          <w:b/>
          <w:bCs/>
          <w:sz w:val="22"/>
          <w:szCs w:val="22"/>
        </w:rPr>
        <w:t>User/Person</w:t>
      </w:r>
      <w:r w:rsidRPr="007706DE">
        <w:rPr>
          <w:rFonts w:ascii="Calibri" w:hAnsi="Calibri" w:cs="Calibri"/>
          <w:sz w:val="22"/>
          <w:szCs w:val="22"/>
        </w:rPr>
        <w:t xml:space="preserve">; managers/owners receive </w:t>
      </w:r>
      <w:r w:rsidRPr="007706DE">
        <w:rPr>
          <w:rFonts w:ascii="Calibri" w:hAnsi="Calibri" w:cs="Calibri"/>
          <w:b/>
          <w:bCs/>
          <w:sz w:val="22"/>
          <w:szCs w:val="22"/>
        </w:rPr>
        <w:t>blast</w:t>
      </w:r>
      <w:r w:rsidRPr="007706DE">
        <w:rPr>
          <w:rFonts w:ascii="Calibri" w:hAnsi="Calibri" w:cs="Calibri"/>
          <w:b/>
          <w:bCs/>
          <w:sz w:val="22"/>
          <w:szCs w:val="22"/>
        </w:rPr>
        <w:noBreakHyphen/>
      </w:r>
      <w:r w:rsidRPr="007706DE">
        <w:rPr>
          <w:rFonts w:ascii="Calibri" w:hAnsi="Calibri" w:cs="Calibri"/>
          <w:b/>
          <w:bCs/>
          <w:sz w:val="22"/>
          <w:szCs w:val="22"/>
        </w:rPr>
        <w:t>radius</w:t>
      </w:r>
      <w:r w:rsidRPr="007706DE">
        <w:rPr>
          <w:rFonts w:ascii="Calibri" w:hAnsi="Calibri" w:cs="Calibri"/>
          <w:sz w:val="22"/>
          <w:szCs w:val="22"/>
        </w:rPr>
        <w:t xml:space="preserve"> summaries across impacted Accounts.</w:t>
      </w:r>
    </w:p>
    <w:p w:rsidRPr="007706DE" w:rsidR="00654E62" w:rsidP="0001026F" w:rsidRDefault="00654E62" w14:paraId="2D75F64A" w14:textId="77777777">
      <w:pPr>
        <w:numPr>
          <w:ilvl w:val="0"/>
          <w:numId w:val="30"/>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Entity</w:t>
      </w:r>
      <w:r w:rsidRPr="007706DE">
        <w:rPr>
          <w:rFonts w:ascii="Calibri" w:hAnsi="Calibri" w:cs="Calibri"/>
          <w:b/>
          <w:bCs/>
          <w:sz w:val="22"/>
          <w:szCs w:val="22"/>
        </w:rPr>
        <w:noBreakHyphen/>
      </w:r>
      <w:r w:rsidRPr="007706DE">
        <w:rPr>
          <w:rFonts w:ascii="Calibri" w:hAnsi="Calibri" w:cs="Calibri"/>
          <w:b/>
          <w:bCs/>
          <w:sz w:val="22"/>
          <w:szCs w:val="22"/>
        </w:rPr>
        <w:t>level incident posture</w:t>
      </w:r>
      <w:r w:rsidRPr="007706DE">
        <w:rPr>
          <w:rFonts w:ascii="Calibri" w:hAnsi="Calibri" w:cs="Calibri"/>
          <w:sz w:val="22"/>
          <w:szCs w:val="22"/>
        </w:rPr>
        <w:t xml:space="preserve"> — If a </w:t>
      </w:r>
      <w:r w:rsidRPr="007706DE">
        <w:rPr>
          <w:rFonts w:ascii="Calibri" w:hAnsi="Calibri" w:cs="Calibri"/>
          <w:b/>
          <w:bCs/>
          <w:sz w:val="22"/>
          <w:szCs w:val="22"/>
        </w:rPr>
        <w:t>Business</w:t>
      </w:r>
      <w:r w:rsidRPr="007706DE">
        <w:rPr>
          <w:rFonts w:ascii="Calibri" w:hAnsi="Calibri" w:cs="Calibri"/>
          <w:sz w:val="22"/>
          <w:szCs w:val="22"/>
        </w:rPr>
        <w:t xml:space="preserve"> is non</w:t>
      </w:r>
      <w:r w:rsidRPr="007706DE">
        <w:rPr>
          <w:rFonts w:ascii="Calibri" w:hAnsi="Calibri" w:cs="Calibri"/>
          <w:sz w:val="22"/>
          <w:szCs w:val="22"/>
        </w:rPr>
        <w:noBreakHyphen/>
      </w:r>
      <w:r w:rsidRPr="007706DE">
        <w:rPr>
          <w:rFonts w:ascii="Calibri" w:hAnsi="Calibri" w:cs="Calibri"/>
          <w:sz w:val="22"/>
          <w:szCs w:val="22"/>
        </w:rPr>
        <w:t xml:space="preserve">compliant, send freeze notices to relevant Users with remediation steps; if a </w:t>
      </w:r>
      <w:r w:rsidRPr="007706DE">
        <w:rPr>
          <w:rFonts w:ascii="Calibri" w:hAnsi="Calibri" w:cs="Calibri"/>
          <w:b/>
          <w:bCs/>
          <w:sz w:val="22"/>
          <w:szCs w:val="22"/>
        </w:rPr>
        <w:t>Person</w:t>
      </w:r>
      <w:r w:rsidRPr="007706DE">
        <w:rPr>
          <w:rFonts w:ascii="Calibri" w:hAnsi="Calibri" w:cs="Calibri"/>
          <w:sz w:val="22"/>
          <w:szCs w:val="22"/>
        </w:rPr>
        <w:t xml:space="preserve"> is blocked, inform linked Users/owners with next steps.</w:t>
      </w:r>
    </w:p>
    <w:p w:rsidRPr="007706DE" w:rsidR="00654E62" w:rsidP="00654E62" w:rsidRDefault="00654E62" w14:paraId="53334A26"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E) Back</w:t>
      </w:r>
      <w:r w:rsidRPr="007706DE">
        <w:rPr>
          <w:rFonts w:ascii="Calibri" w:hAnsi="Calibri" w:cs="Calibri"/>
          <w:b/>
          <w:bCs/>
          <w:sz w:val="22"/>
          <w:szCs w:val="22"/>
        </w:rPr>
        <w:noBreakHyphen/>
      </w:r>
      <w:r w:rsidRPr="007706DE">
        <w:rPr>
          <w:rFonts w:ascii="Calibri" w:hAnsi="Calibri" w:cs="Calibri"/>
          <w:b/>
          <w:bCs/>
          <w:sz w:val="22"/>
          <w:szCs w:val="22"/>
        </w:rPr>
        <w:t>Office &amp; Support Alignment</w:t>
      </w:r>
    </w:p>
    <w:p w:rsidRPr="007706DE" w:rsidR="00654E62" w:rsidP="0001026F" w:rsidRDefault="00654E62" w14:paraId="50C59740" w14:textId="77777777">
      <w:pPr>
        <w:numPr>
          <w:ilvl w:val="0"/>
          <w:numId w:val="3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BO visibility parity (customer</w:t>
      </w:r>
      <w:r w:rsidRPr="007706DE">
        <w:rPr>
          <w:rFonts w:ascii="Calibri" w:hAnsi="Calibri" w:cs="Calibri"/>
          <w:b/>
          <w:bCs/>
          <w:sz w:val="22"/>
          <w:szCs w:val="22"/>
        </w:rPr>
        <w:noBreakHyphen/>
      </w:r>
      <w:r w:rsidRPr="007706DE">
        <w:rPr>
          <w:rFonts w:ascii="Calibri" w:hAnsi="Calibri" w:cs="Calibri"/>
          <w:b/>
          <w:bCs/>
          <w:sz w:val="22"/>
          <w:szCs w:val="22"/>
        </w:rPr>
        <w:t>mirrored view)</w:t>
      </w:r>
      <w:r w:rsidRPr="007706DE">
        <w:rPr>
          <w:rFonts w:ascii="Calibri" w:hAnsi="Calibri" w:cs="Calibri"/>
          <w:sz w:val="22"/>
          <w:szCs w:val="22"/>
        </w:rPr>
        <w:t xml:space="preserve"> — Person → User → Account → Business → Business Group, plus external links, for accurate eligibility and explainability.</w:t>
      </w:r>
    </w:p>
    <w:p w:rsidRPr="007706DE" w:rsidR="00654E62" w:rsidP="0001026F" w:rsidRDefault="00654E62" w14:paraId="4748620B" w14:textId="77777777">
      <w:pPr>
        <w:numPr>
          <w:ilvl w:val="0"/>
          <w:numId w:val="3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Partner/agent communications</w:t>
      </w:r>
      <w:r w:rsidRPr="007706DE">
        <w:rPr>
          <w:rFonts w:ascii="Calibri" w:hAnsi="Calibri" w:cs="Calibri"/>
          <w:sz w:val="22"/>
          <w:szCs w:val="22"/>
        </w:rPr>
        <w:t xml:space="preserve"> — Account activators/partners receive onboarding SLAs, missing</w:t>
      </w:r>
      <w:r w:rsidRPr="007706DE">
        <w:rPr>
          <w:rFonts w:ascii="Calibri" w:hAnsi="Calibri" w:cs="Calibri"/>
          <w:sz w:val="22"/>
          <w:szCs w:val="22"/>
        </w:rPr>
        <w:noBreakHyphen/>
      </w:r>
      <w:r w:rsidRPr="007706DE">
        <w:rPr>
          <w:rFonts w:ascii="Calibri" w:hAnsi="Calibri" w:cs="Calibri"/>
          <w:sz w:val="22"/>
          <w:szCs w:val="22"/>
        </w:rPr>
        <w:t>doc prompts, and pass</w:t>
      </w:r>
      <w:r w:rsidRPr="007706DE">
        <w:rPr>
          <w:rFonts w:ascii="Calibri" w:hAnsi="Calibri" w:cs="Calibri"/>
          <w:sz w:val="22"/>
          <w:szCs w:val="22"/>
        </w:rPr>
        <w:noBreakHyphen/>
      </w:r>
      <w:r w:rsidRPr="007706DE">
        <w:rPr>
          <w:rFonts w:ascii="Calibri" w:hAnsi="Calibri" w:cs="Calibri"/>
          <w:sz w:val="22"/>
          <w:szCs w:val="22"/>
        </w:rPr>
        <w:t>off confirmations at ownership transfer.</w:t>
      </w:r>
    </w:p>
    <w:p w:rsidRPr="007706DE" w:rsidR="00654E62" w:rsidP="0001026F" w:rsidRDefault="00654E62" w14:paraId="3EE61A23" w14:textId="77777777">
      <w:pPr>
        <w:numPr>
          <w:ilvl w:val="0"/>
          <w:numId w:val="3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Role + entity</w:t>
      </w:r>
      <w:r w:rsidRPr="007706DE">
        <w:rPr>
          <w:rFonts w:ascii="Calibri" w:hAnsi="Calibri" w:cs="Calibri"/>
          <w:b/>
          <w:bCs/>
          <w:sz w:val="22"/>
          <w:szCs w:val="22"/>
        </w:rPr>
        <w:noBreakHyphen/>
      </w:r>
      <w:r w:rsidRPr="007706DE">
        <w:rPr>
          <w:rFonts w:ascii="Calibri" w:hAnsi="Calibri" w:cs="Calibri"/>
          <w:b/>
          <w:bCs/>
          <w:sz w:val="22"/>
          <w:szCs w:val="22"/>
        </w:rPr>
        <w:t>scoped comms timeline (BO)</w:t>
      </w:r>
      <w:r w:rsidRPr="007706DE">
        <w:rPr>
          <w:rFonts w:ascii="Calibri" w:hAnsi="Calibri" w:cs="Calibri"/>
          <w:sz w:val="22"/>
          <w:szCs w:val="22"/>
        </w:rPr>
        <w:t xml:space="preserve"> — BO can see:</w:t>
      </w:r>
    </w:p>
    <w:p w:rsidRPr="007706DE" w:rsidR="00654E62" w:rsidP="00654E62" w:rsidRDefault="00654E62" w14:paraId="766171DB"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F) Channels &amp; Delivery Logic</w:t>
      </w:r>
    </w:p>
    <w:p w:rsidRPr="007706DE" w:rsidR="00654E62" w:rsidP="0001026F" w:rsidRDefault="00654E62" w14:paraId="47557B76" w14:textId="77777777">
      <w:pPr>
        <w:numPr>
          <w:ilvl w:val="0"/>
          <w:numId w:val="32"/>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Network</w:t>
      </w:r>
      <w:r w:rsidRPr="007706DE">
        <w:rPr>
          <w:rFonts w:ascii="Calibri" w:hAnsi="Calibri" w:cs="Calibri"/>
          <w:b/>
          <w:bCs/>
          <w:sz w:val="22"/>
          <w:szCs w:val="22"/>
        </w:rPr>
        <w:noBreakHyphen/>
      </w:r>
      <w:r w:rsidRPr="007706DE">
        <w:rPr>
          <w:rFonts w:ascii="Calibri" w:hAnsi="Calibri" w:cs="Calibri"/>
          <w:b/>
          <w:bCs/>
          <w:sz w:val="22"/>
          <w:szCs w:val="22"/>
        </w:rPr>
        <w:t>based deduplication</w:t>
      </w:r>
      <w:r w:rsidRPr="007706DE">
        <w:rPr>
          <w:rFonts w:ascii="Calibri" w:hAnsi="Calibri" w:cs="Calibri"/>
          <w:sz w:val="22"/>
          <w:szCs w:val="22"/>
        </w:rPr>
        <w:t xml:space="preserve"> — If one event affects multiple Accounts in a Business Group, send </w:t>
      </w:r>
      <w:r w:rsidRPr="007706DE">
        <w:rPr>
          <w:rFonts w:ascii="Calibri" w:hAnsi="Calibri" w:cs="Calibri"/>
          <w:b/>
          <w:bCs/>
          <w:sz w:val="22"/>
          <w:szCs w:val="22"/>
        </w:rPr>
        <w:t>one consolidated</w:t>
      </w:r>
      <w:r w:rsidRPr="007706DE">
        <w:rPr>
          <w:rFonts w:ascii="Calibri" w:hAnsi="Calibri" w:cs="Calibri"/>
          <w:sz w:val="22"/>
          <w:szCs w:val="22"/>
        </w:rPr>
        <w:t xml:space="preserve"> notice to managers; downstream roles get scoped fragments.</w:t>
      </w:r>
    </w:p>
    <w:p w:rsidRPr="007706DE" w:rsidR="00654E62" w:rsidP="0001026F" w:rsidRDefault="00654E62" w14:paraId="67EAC189" w14:textId="77777777">
      <w:pPr>
        <w:numPr>
          <w:ilvl w:val="0"/>
          <w:numId w:val="32"/>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Channel configuration by role</w:t>
      </w:r>
      <w:r w:rsidRPr="007706DE">
        <w:rPr>
          <w:rFonts w:ascii="Calibri" w:hAnsi="Calibri" w:cs="Calibri"/>
          <w:sz w:val="22"/>
          <w:szCs w:val="22"/>
        </w:rPr>
        <w:t xml:space="preserve"> — Routing/prioritization adapts by role:</w:t>
      </w:r>
    </w:p>
    <w:p w:rsidRPr="007706DE" w:rsidR="00654E62" w:rsidP="0001026F" w:rsidRDefault="00654E62" w14:paraId="5ED7DDE2" w14:textId="77777777">
      <w:pPr>
        <w:numPr>
          <w:ilvl w:val="1"/>
          <w:numId w:val="32"/>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Owners/Managers:</w:t>
      </w:r>
      <w:r w:rsidRPr="007706DE">
        <w:rPr>
          <w:rFonts w:ascii="Calibri" w:hAnsi="Calibri" w:cs="Calibri"/>
          <w:sz w:val="22"/>
          <w:szCs w:val="22"/>
        </w:rPr>
        <w:t xml:space="preserve"> In</w:t>
      </w:r>
      <w:r w:rsidRPr="007706DE">
        <w:rPr>
          <w:rFonts w:ascii="Calibri" w:hAnsi="Calibri" w:cs="Calibri"/>
          <w:sz w:val="22"/>
          <w:szCs w:val="22"/>
        </w:rPr>
        <w:noBreakHyphen/>
      </w:r>
      <w:r w:rsidRPr="007706DE">
        <w:rPr>
          <w:rFonts w:ascii="Calibri" w:hAnsi="Calibri" w:cs="Calibri"/>
          <w:sz w:val="22"/>
          <w:szCs w:val="22"/>
        </w:rPr>
        <w:t>platform (Manager Account) for actions; push/email for high</w:t>
      </w:r>
      <w:r w:rsidRPr="007706DE">
        <w:rPr>
          <w:rFonts w:ascii="Calibri" w:hAnsi="Calibri" w:cs="Calibri"/>
          <w:sz w:val="22"/>
          <w:szCs w:val="22"/>
        </w:rPr>
        <w:noBreakHyphen/>
      </w:r>
      <w:r w:rsidRPr="007706DE">
        <w:rPr>
          <w:rFonts w:ascii="Calibri" w:hAnsi="Calibri" w:cs="Calibri"/>
          <w:sz w:val="22"/>
          <w:szCs w:val="22"/>
        </w:rPr>
        <w:t>risk/security; aggregated multi</w:t>
      </w:r>
      <w:r w:rsidRPr="007706DE">
        <w:rPr>
          <w:rFonts w:ascii="Calibri" w:hAnsi="Calibri" w:cs="Calibri"/>
          <w:sz w:val="22"/>
          <w:szCs w:val="22"/>
        </w:rPr>
        <w:noBreakHyphen/>
      </w:r>
      <w:r w:rsidRPr="007706DE">
        <w:rPr>
          <w:rFonts w:ascii="Calibri" w:hAnsi="Calibri" w:cs="Calibri"/>
          <w:sz w:val="22"/>
          <w:szCs w:val="22"/>
        </w:rPr>
        <w:t>entity alerts.</w:t>
      </w:r>
    </w:p>
    <w:p w:rsidRPr="007706DE" w:rsidR="00654E62" w:rsidP="0001026F" w:rsidRDefault="00654E62" w14:paraId="1A6813C0" w14:textId="77777777">
      <w:pPr>
        <w:numPr>
          <w:ilvl w:val="1"/>
          <w:numId w:val="32"/>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Contributors:</w:t>
      </w:r>
      <w:r w:rsidRPr="007706DE">
        <w:rPr>
          <w:rFonts w:ascii="Calibri" w:hAnsi="Calibri" w:cs="Calibri"/>
          <w:sz w:val="22"/>
          <w:szCs w:val="22"/>
        </w:rPr>
        <w:t xml:space="preserve"> In</w:t>
      </w:r>
      <w:r w:rsidRPr="007706DE">
        <w:rPr>
          <w:rFonts w:ascii="Calibri" w:hAnsi="Calibri" w:cs="Calibri"/>
          <w:sz w:val="22"/>
          <w:szCs w:val="22"/>
        </w:rPr>
        <w:noBreakHyphen/>
      </w:r>
      <w:r w:rsidRPr="007706DE">
        <w:rPr>
          <w:rFonts w:ascii="Calibri" w:hAnsi="Calibri" w:cs="Calibri"/>
          <w:sz w:val="22"/>
          <w:szCs w:val="22"/>
        </w:rPr>
        <w:t>app (MyAccount) for action</w:t>
      </w:r>
      <w:r w:rsidRPr="007706DE">
        <w:rPr>
          <w:rFonts w:ascii="Calibri" w:hAnsi="Calibri" w:cs="Calibri"/>
          <w:sz w:val="22"/>
          <w:szCs w:val="22"/>
        </w:rPr>
        <w:noBreakHyphen/>
      </w:r>
      <w:r w:rsidRPr="007706DE">
        <w:rPr>
          <w:rFonts w:ascii="Calibri" w:hAnsi="Calibri" w:cs="Calibri"/>
          <w:sz w:val="22"/>
          <w:szCs w:val="22"/>
        </w:rPr>
        <w:t>required events; email for confirmations/receipts.</w:t>
      </w:r>
    </w:p>
    <w:p w:rsidRPr="007706DE" w:rsidR="00654E62" w:rsidP="0001026F" w:rsidRDefault="00654E62" w14:paraId="36064319" w14:textId="65123327">
      <w:pPr>
        <w:numPr>
          <w:ilvl w:val="1"/>
          <w:numId w:val="32"/>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Viewers:</w:t>
      </w:r>
      <w:r w:rsidRPr="007706DE">
        <w:rPr>
          <w:rFonts w:ascii="Calibri" w:hAnsi="Calibri" w:cs="Calibri"/>
          <w:sz w:val="22"/>
          <w:szCs w:val="22"/>
        </w:rPr>
        <w:t xml:space="preserve"> Low</w:t>
      </w:r>
      <w:r w:rsidRPr="007706DE">
        <w:rPr>
          <w:rFonts w:ascii="Calibri" w:hAnsi="Calibri" w:cs="Calibri"/>
          <w:sz w:val="22"/>
          <w:szCs w:val="22"/>
        </w:rPr>
        <w:noBreakHyphen/>
      </w:r>
      <w:r w:rsidRPr="007706DE">
        <w:rPr>
          <w:rFonts w:ascii="Calibri" w:hAnsi="Calibri" w:cs="Calibri"/>
          <w:sz w:val="22"/>
          <w:szCs w:val="22"/>
        </w:rPr>
        <w:t>impact informational updates only.</w:t>
      </w:r>
    </w:p>
    <w:p w:rsidRPr="007706DE" w:rsidR="00654E62" w:rsidP="0001026F" w:rsidRDefault="00654E62" w14:paraId="5DAE218F" w14:textId="0DE8C625">
      <w:pPr>
        <w:numPr>
          <w:ilvl w:val="1"/>
          <w:numId w:val="32"/>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Custom roles:</w:t>
      </w:r>
      <w:r w:rsidRPr="007706DE">
        <w:rPr>
          <w:rFonts w:ascii="Calibri" w:hAnsi="Calibri" w:cs="Calibri"/>
          <w:sz w:val="22"/>
          <w:szCs w:val="22"/>
        </w:rPr>
        <w:t xml:space="preserve"> Channels bound to permission packs (e.g., Treasury manager, AP clerk).</w:t>
      </w:r>
    </w:p>
    <w:p w:rsidRPr="007706DE" w:rsidR="00654E62" w:rsidP="0001026F" w:rsidRDefault="00654E62" w14:paraId="69672B33" w14:textId="77777777">
      <w:pPr>
        <w:numPr>
          <w:ilvl w:val="0"/>
          <w:numId w:val="33"/>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Channel configuration by application</w:t>
      </w:r>
      <w:r w:rsidRPr="007706DE">
        <w:rPr>
          <w:rFonts w:ascii="Calibri" w:hAnsi="Calibri" w:cs="Calibri"/>
          <w:sz w:val="22"/>
          <w:szCs w:val="22"/>
        </w:rPr>
        <w:t xml:space="preserve"> — </w:t>
      </w:r>
      <w:r w:rsidRPr="007706DE">
        <w:rPr>
          <w:rFonts w:ascii="Calibri" w:hAnsi="Calibri" w:cs="Calibri"/>
          <w:b/>
          <w:bCs/>
          <w:sz w:val="22"/>
          <w:szCs w:val="22"/>
        </w:rPr>
        <w:t>MyAccount</w:t>
      </w:r>
      <w:r w:rsidRPr="007706DE">
        <w:rPr>
          <w:rFonts w:ascii="Calibri" w:hAnsi="Calibri" w:cs="Calibri"/>
          <w:sz w:val="22"/>
          <w:szCs w:val="22"/>
        </w:rPr>
        <w:t xml:space="preserve"> (end</w:t>
      </w:r>
      <w:r w:rsidRPr="007706DE">
        <w:rPr>
          <w:rFonts w:ascii="Calibri" w:hAnsi="Calibri" w:cs="Calibri"/>
          <w:sz w:val="22"/>
          <w:szCs w:val="22"/>
        </w:rPr>
        <w:noBreakHyphen/>
      </w:r>
      <w:r w:rsidRPr="007706DE">
        <w:rPr>
          <w:rFonts w:ascii="Calibri" w:hAnsi="Calibri" w:cs="Calibri"/>
          <w:sz w:val="22"/>
          <w:szCs w:val="22"/>
        </w:rPr>
        <w:t xml:space="preserve">user), </w:t>
      </w:r>
      <w:r w:rsidRPr="007706DE">
        <w:rPr>
          <w:rFonts w:ascii="Calibri" w:hAnsi="Calibri" w:cs="Calibri"/>
          <w:b/>
          <w:bCs/>
          <w:sz w:val="22"/>
          <w:szCs w:val="22"/>
        </w:rPr>
        <w:t>Manager Account</w:t>
      </w:r>
      <w:r w:rsidRPr="007706DE">
        <w:rPr>
          <w:rFonts w:ascii="Calibri" w:hAnsi="Calibri" w:cs="Calibri"/>
          <w:sz w:val="22"/>
          <w:szCs w:val="22"/>
        </w:rPr>
        <w:t xml:space="preserve"> (multi</w:t>
      </w:r>
      <w:r w:rsidRPr="007706DE">
        <w:rPr>
          <w:rFonts w:ascii="Calibri" w:hAnsi="Calibri" w:cs="Calibri"/>
          <w:sz w:val="22"/>
          <w:szCs w:val="22"/>
        </w:rPr>
        <w:noBreakHyphen/>
      </w:r>
      <w:r w:rsidRPr="007706DE">
        <w:rPr>
          <w:rFonts w:ascii="Calibri" w:hAnsi="Calibri" w:cs="Calibri"/>
          <w:sz w:val="22"/>
          <w:szCs w:val="22"/>
        </w:rPr>
        <w:t xml:space="preserve">entity operators), </w:t>
      </w:r>
      <w:r w:rsidRPr="007706DE">
        <w:rPr>
          <w:rFonts w:ascii="Calibri" w:hAnsi="Calibri" w:cs="Calibri"/>
          <w:b/>
          <w:bCs/>
          <w:sz w:val="22"/>
          <w:szCs w:val="22"/>
        </w:rPr>
        <w:t>Partner Admin</w:t>
      </w:r>
      <w:r w:rsidRPr="007706DE">
        <w:rPr>
          <w:rFonts w:ascii="Calibri" w:hAnsi="Calibri" w:cs="Calibri"/>
          <w:sz w:val="22"/>
          <w:szCs w:val="22"/>
        </w:rPr>
        <w:t xml:space="preserve"> (activators/partners) each expose the right surfaces and flows for their entity layer (e.g., Manager Account supports multi</w:t>
      </w:r>
      <w:r w:rsidRPr="007706DE">
        <w:rPr>
          <w:rFonts w:ascii="Calibri" w:hAnsi="Calibri" w:cs="Calibri"/>
          <w:sz w:val="22"/>
          <w:szCs w:val="22"/>
        </w:rPr>
        <w:noBreakHyphen/>
      </w:r>
      <w:r w:rsidRPr="007706DE">
        <w:rPr>
          <w:rFonts w:ascii="Calibri" w:hAnsi="Calibri" w:cs="Calibri"/>
          <w:sz w:val="22"/>
          <w:szCs w:val="22"/>
        </w:rPr>
        <w:t>account aggregation, Partner Admin supports onboarding notices + webhook flows).</w:t>
      </w:r>
    </w:p>
    <w:p w:rsidRPr="007706DE" w:rsidR="00654E62" w:rsidP="0001026F" w:rsidRDefault="00654E62" w14:paraId="35F13412" w14:textId="77777777">
      <w:pPr>
        <w:numPr>
          <w:ilvl w:val="0"/>
          <w:numId w:val="33"/>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AI/Next Best Action orchestration (future)</w:t>
      </w:r>
      <w:r w:rsidRPr="007706DE">
        <w:rPr>
          <w:rFonts w:ascii="Calibri" w:hAnsi="Calibri" w:cs="Calibri"/>
          <w:sz w:val="22"/>
          <w:szCs w:val="22"/>
        </w:rPr>
        <w:t xml:space="preserve"> — Next</w:t>
      </w:r>
      <w:r w:rsidRPr="007706DE">
        <w:rPr>
          <w:rFonts w:ascii="Calibri" w:hAnsi="Calibri" w:cs="Calibri"/>
          <w:sz w:val="22"/>
          <w:szCs w:val="22"/>
        </w:rPr>
        <w:noBreakHyphen/>
      </w:r>
      <w:r w:rsidRPr="007706DE">
        <w:rPr>
          <w:rFonts w:ascii="Calibri" w:hAnsi="Calibri" w:cs="Calibri"/>
          <w:sz w:val="22"/>
          <w:szCs w:val="22"/>
        </w:rPr>
        <w:t>best</w:t>
      </w:r>
      <w:r w:rsidRPr="007706DE">
        <w:rPr>
          <w:rFonts w:ascii="Calibri" w:hAnsi="Calibri" w:cs="Calibri"/>
          <w:sz w:val="22"/>
          <w:szCs w:val="22"/>
        </w:rPr>
        <w:noBreakHyphen/>
      </w:r>
      <w:r w:rsidRPr="007706DE">
        <w:rPr>
          <w:rFonts w:ascii="Calibri" w:hAnsi="Calibri" w:cs="Calibri"/>
          <w:sz w:val="22"/>
          <w:szCs w:val="22"/>
        </w:rPr>
        <w:t>action per role/entity (e.g., “Complete KYB for subsidiary X”) with governed guardrails and explainability.</w:t>
      </w:r>
    </w:p>
    <w:p w:rsidRPr="007706DE" w:rsidR="00654E62" w:rsidP="00654E62" w:rsidRDefault="00654E62" w14:paraId="016769A4" w14:textId="3BC2D7A0">
      <w:pPr>
        <w:spacing w:line="300" w:lineRule="atLeast"/>
        <w:rPr>
          <w:rFonts w:ascii="Calibri" w:hAnsi="Calibri" w:cs="Calibri"/>
          <w:sz w:val="22"/>
          <w:szCs w:val="22"/>
        </w:rPr>
      </w:pPr>
    </w:p>
    <w:p w:rsidRPr="007706DE" w:rsidR="00654E62" w:rsidP="00654E62" w:rsidRDefault="00654E62" w14:paraId="1E1C3E47" w14:textId="47D4F254">
      <w:pPr>
        <w:pStyle w:val="Heading3"/>
        <w:rPr>
          <w:rFonts w:ascii="Calibri" w:hAnsi="Calibri" w:cs="Calibri"/>
        </w:rPr>
      </w:pPr>
      <w:r w:rsidRPr="007706DE">
        <w:rPr>
          <w:rFonts w:ascii="Calibri" w:hAnsi="Calibri" w:cs="Calibri"/>
        </w:rPr>
        <w:t>4.5 Illustrative Communication Examples</w:t>
      </w:r>
    </w:p>
    <w:p w:rsidRPr="007706DE" w:rsidR="00654E62" w:rsidP="0001026F" w:rsidRDefault="00654E62" w14:paraId="3C8DDE05" w14:textId="064153C3">
      <w:pPr>
        <w:numPr>
          <w:ilvl w:val="0"/>
          <w:numId w:val="34"/>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Role journeys</w:t>
      </w:r>
      <w:r w:rsidRPr="007706DE">
        <w:rPr>
          <w:rFonts w:ascii="Calibri" w:hAnsi="Calibri" w:cs="Calibri"/>
          <w:sz w:val="22"/>
          <w:szCs w:val="22"/>
        </w:rPr>
        <w:t xml:space="preserve"> —</w:t>
      </w:r>
      <w:r w:rsidRPr="007706DE">
        <w:rPr>
          <w:rFonts w:ascii="Calibri" w:hAnsi="Calibri" w:cs="Calibri"/>
          <w:sz w:val="22"/>
          <w:szCs w:val="22"/>
        </w:rPr>
        <w:br/>
      </w:r>
      <w:r w:rsidRPr="007706DE">
        <w:rPr>
          <w:rFonts w:ascii="Calibri" w:hAnsi="Calibri" w:cs="Calibri"/>
          <w:i/>
          <w:iCs/>
          <w:sz w:val="22"/>
          <w:szCs w:val="22"/>
        </w:rPr>
        <w:t>Contributor:</w:t>
      </w:r>
      <w:r w:rsidRPr="007706DE">
        <w:rPr>
          <w:rFonts w:ascii="Calibri" w:hAnsi="Calibri" w:cs="Calibri"/>
          <w:sz w:val="22"/>
          <w:szCs w:val="22"/>
        </w:rPr>
        <w:t xml:space="preserve"> “Payment prepared; awaiting manager approval.”</w:t>
      </w:r>
      <w:r w:rsidRPr="007706DE">
        <w:rPr>
          <w:rFonts w:ascii="Calibri" w:hAnsi="Calibri" w:cs="Calibri"/>
          <w:sz w:val="22"/>
          <w:szCs w:val="22"/>
        </w:rPr>
        <w:br/>
      </w:r>
      <w:r w:rsidRPr="007706DE">
        <w:rPr>
          <w:rFonts w:ascii="Calibri" w:hAnsi="Calibri" w:cs="Calibri"/>
          <w:i/>
          <w:iCs/>
          <w:sz w:val="22"/>
          <w:szCs w:val="22"/>
        </w:rPr>
        <w:t>Manager:</w:t>
      </w:r>
      <w:r w:rsidRPr="007706DE">
        <w:rPr>
          <w:rFonts w:ascii="Calibri" w:hAnsi="Calibri" w:cs="Calibri"/>
          <w:sz w:val="22"/>
          <w:szCs w:val="22"/>
        </w:rPr>
        <w:t xml:space="preserve"> “3 approvals pending across US</w:t>
      </w:r>
      <w:r w:rsidRPr="007706DE">
        <w:rPr>
          <w:rFonts w:ascii="Calibri" w:hAnsi="Calibri" w:cs="Calibri"/>
          <w:sz w:val="22"/>
          <w:szCs w:val="22"/>
        </w:rPr>
        <w:noBreakHyphen/>
      </w:r>
      <w:r w:rsidRPr="007706DE">
        <w:rPr>
          <w:rFonts w:ascii="Calibri" w:hAnsi="Calibri" w:cs="Calibri"/>
          <w:sz w:val="22"/>
          <w:szCs w:val="22"/>
        </w:rPr>
        <w:t>Inc and UK</w:t>
      </w:r>
      <w:r w:rsidRPr="007706DE">
        <w:rPr>
          <w:rFonts w:ascii="Calibri" w:hAnsi="Calibri" w:cs="Calibri"/>
          <w:sz w:val="22"/>
          <w:szCs w:val="22"/>
        </w:rPr>
        <w:noBreakHyphen/>
      </w:r>
      <w:r w:rsidRPr="007706DE">
        <w:rPr>
          <w:rFonts w:ascii="Calibri" w:hAnsi="Calibri" w:cs="Calibri"/>
          <w:sz w:val="22"/>
          <w:szCs w:val="22"/>
        </w:rPr>
        <w:t>Ltd.”</w:t>
      </w:r>
    </w:p>
    <w:p w:rsidRPr="007706DE" w:rsidR="00654E62" w:rsidP="0001026F" w:rsidRDefault="00654E62" w14:paraId="298B3072" w14:textId="1337053B">
      <w:pPr>
        <w:numPr>
          <w:ilvl w:val="0"/>
          <w:numId w:val="34"/>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Aggregated digest</w:t>
      </w:r>
      <w:r w:rsidRPr="007706DE">
        <w:rPr>
          <w:rFonts w:ascii="Calibri" w:hAnsi="Calibri" w:cs="Calibri"/>
          <w:sz w:val="22"/>
          <w:szCs w:val="22"/>
        </w:rPr>
        <w:t xml:space="preserve"> — “This week: 12 intra</w:t>
      </w:r>
      <w:r w:rsidRPr="007706DE">
        <w:rPr>
          <w:rFonts w:ascii="Calibri" w:hAnsi="Calibri" w:cs="Calibri"/>
          <w:sz w:val="22"/>
          <w:szCs w:val="22"/>
        </w:rPr>
        <w:noBreakHyphen/>
      </w:r>
      <w:r w:rsidRPr="007706DE">
        <w:rPr>
          <w:rFonts w:ascii="Calibri" w:hAnsi="Calibri" w:cs="Calibri"/>
          <w:sz w:val="22"/>
          <w:szCs w:val="22"/>
        </w:rPr>
        <w:t>group transfers, 2 Person</w:t>
      </w:r>
      <w:r w:rsidRPr="007706DE">
        <w:rPr>
          <w:rFonts w:ascii="Calibri" w:hAnsi="Calibri" w:cs="Calibri"/>
          <w:sz w:val="22"/>
          <w:szCs w:val="22"/>
        </w:rPr>
        <w:noBreakHyphen/>
      </w:r>
      <w:r w:rsidRPr="007706DE">
        <w:rPr>
          <w:rFonts w:ascii="Calibri" w:hAnsi="Calibri" w:cs="Calibri"/>
          <w:sz w:val="22"/>
          <w:szCs w:val="22"/>
        </w:rPr>
        <w:t>level KYB items, 1 policy update; view per</w:t>
      </w:r>
      <w:r w:rsidRPr="007706DE">
        <w:rPr>
          <w:rFonts w:ascii="Calibri" w:hAnsi="Calibri" w:cs="Calibri"/>
          <w:sz w:val="22"/>
          <w:szCs w:val="22"/>
        </w:rPr>
        <w:noBreakHyphen/>
      </w:r>
      <w:r w:rsidRPr="007706DE">
        <w:rPr>
          <w:rFonts w:ascii="Calibri" w:hAnsi="Calibri" w:cs="Calibri"/>
          <w:sz w:val="22"/>
          <w:szCs w:val="22"/>
        </w:rPr>
        <w:t>Account details.”</w:t>
      </w:r>
    </w:p>
    <w:p w:rsidRPr="007706DE" w:rsidR="00654E62" w:rsidP="0001026F" w:rsidRDefault="00654E62" w14:paraId="5BCE5BF4" w14:textId="00FF6E3C">
      <w:pPr>
        <w:numPr>
          <w:ilvl w:val="0"/>
          <w:numId w:val="34"/>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Selective aggregation</w:t>
      </w:r>
      <w:r w:rsidRPr="007706DE">
        <w:rPr>
          <w:rFonts w:ascii="Calibri" w:hAnsi="Calibri" w:cs="Calibri"/>
          <w:sz w:val="22"/>
          <w:szCs w:val="22"/>
        </w:rPr>
        <w:t xml:space="preserve"> — Manager aggregates </w:t>
      </w:r>
      <w:proofErr w:type="spellStart"/>
      <w:r w:rsidRPr="007706DE">
        <w:rPr>
          <w:rFonts w:ascii="Calibri" w:hAnsi="Calibri" w:cs="Calibri"/>
          <w:sz w:val="22"/>
          <w:szCs w:val="22"/>
        </w:rPr>
        <w:t>RoW</w:t>
      </w:r>
      <w:proofErr w:type="spellEnd"/>
      <w:r w:rsidRPr="007706DE">
        <w:rPr>
          <w:rFonts w:ascii="Calibri" w:hAnsi="Calibri" w:cs="Calibri"/>
          <w:sz w:val="22"/>
          <w:szCs w:val="22"/>
        </w:rPr>
        <w:t xml:space="preserve"> Accounts into weekly digest while CN Accounts are handled by a local operations team via WeChat.</w:t>
      </w:r>
    </w:p>
    <w:p w:rsidRPr="007706DE" w:rsidR="00654E62" w:rsidP="0001026F" w:rsidRDefault="00654E62" w14:paraId="17B5FE80" w14:textId="77777777">
      <w:pPr>
        <w:numPr>
          <w:ilvl w:val="0"/>
          <w:numId w:val="34"/>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Type preferences</w:t>
      </w:r>
      <w:r w:rsidRPr="007706DE">
        <w:rPr>
          <w:rFonts w:ascii="Calibri" w:hAnsi="Calibri" w:cs="Calibri"/>
          <w:sz w:val="22"/>
          <w:szCs w:val="22"/>
        </w:rPr>
        <w:t xml:space="preserve"> — Viewer: transactional</w:t>
      </w:r>
      <w:r w:rsidRPr="007706DE">
        <w:rPr>
          <w:rFonts w:ascii="Calibri" w:hAnsi="Calibri" w:cs="Calibri"/>
          <w:sz w:val="22"/>
          <w:szCs w:val="22"/>
        </w:rPr>
        <w:noBreakHyphen/>
      </w:r>
      <w:r w:rsidRPr="007706DE">
        <w:rPr>
          <w:rFonts w:ascii="Calibri" w:hAnsi="Calibri" w:cs="Calibri"/>
          <w:sz w:val="22"/>
          <w:szCs w:val="22"/>
        </w:rPr>
        <w:t>only via email; Manager: transactional + operational via in</w:t>
      </w:r>
      <w:r w:rsidRPr="007706DE">
        <w:rPr>
          <w:rFonts w:ascii="Calibri" w:hAnsi="Calibri" w:cs="Calibri"/>
          <w:sz w:val="22"/>
          <w:szCs w:val="22"/>
        </w:rPr>
        <w:noBreakHyphen/>
      </w:r>
      <w:r w:rsidRPr="007706DE">
        <w:rPr>
          <w:rFonts w:ascii="Calibri" w:hAnsi="Calibri" w:cs="Calibri"/>
          <w:sz w:val="22"/>
          <w:szCs w:val="22"/>
        </w:rPr>
        <w:t>app + email; Owner: all types including security via push + in</w:t>
      </w:r>
      <w:r w:rsidRPr="007706DE">
        <w:rPr>
          <w:rFonts w:ascii="Calibri" w:hAnsi="Calibri" w:cs="Calibri"/>
          <w:sz w:val="22"/>
          <w:szCs w:val="22"/>
        </w:rPr>
        <w:noBreakHyphen/>
      </w:r>
      <w:r w:rsidRPr="007706DE">
        <w:rPr>
          <w:rFonts w:ascii="Calibri" w:hAnsi="Calibri" w:cs="Calibri"/>
          <w:sz w:val="22"/>
          <w:szCs w:val="22"/>
        </w:rPr>
        <w:t>app.</w:t>
      </w:r>
    </w:p>
    <w:p w:rsidRPr="007706DE" w:rsidR="00654E62" w:rsidP="00654E62" w:rsidRDefault="00654E62" w14:paraId="3BF132D7" w14:textId="77777777">
      <w:pPr>
        <w:spacing w:line="300" w:lineRule="atLeast"/>
        <w:rPr>
          <w:rFonts w:ascii="Calibri" w:hAnsi="Calibri" w:cs="Calibri"/>
          <w:sz w:val="22"/>
          <w:szCs w:val="22"/>
        </w:rPr>
      </w:pPr>
    </w:p>
    <w:p w:rsidRPr="007706DE" w:rsidR="00654E62" w:rsidP="00654E62" w:rsidRDefault="00654E62" w14:paraId="2F3840BE" w14:textId="77777777">
      <w:pPr>
        <w:spacing w:line="300" w:lineRule="atLeast"/>
        <w:rPr>
          <w:rFonts w:ascii="Calibri" w:hAnsi="Calibri" w:cs="Calibri"/>
          <w:sz w:val="22"/>
          <w:szCs w:val="22"/>
        </w:rPr>
      </w:pPr>
      <w:r>
        <w:rPr>
          <w:noProof/>
        </w:rPr>
        <mc:AlternateContent>
          <mc:Choice Requires="wps">
            <w:drawing>
              <wp:inline distT="0" distB="0" distL="0" distR="0" wp14:anchorId="5E629029" wp14:editId="06416BBC">
                <wp:extent cx="5943600" cy="1270"/>
                <wp:effectExtent l="0" t="0" r="12700" b="24130"/>
                <wp:docPr id="2049776678" name="Horizontal Line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32B25CFF">
              <v:rect id="Horizontal Line 88" style="width:468pt;height:.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0707B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">
                <v:path arrowok="t"/>
                <w10:anchorlock/>
              </v:rect>
            </w:pict>
          </mc:Fallback>
        </mc:AlternateContent>
      </w:r>
    </w:p>
    <w:p w:rsidRPr="007706DE" w:rsidR="00654E62" w:rsidP="00654E62" w:rsidRDefault="00654E62" w14:paraId="1C187C50" w14:textId="77777777">
      <w:pPr>
        <w:pStyle w:val="Heading2"/>
        <w:rPr>
          <w:rFonts w:ascii="Calibri" w:hAnsi="Calibri" w:cs="Calibri"/>
        </w:rPr>
      </w:pPr>
      <w:bookmarkStart w:name="_Toc221212285" w:id="15"/>
      <w:r w:rsidRPr="007706DE">
        <w:rPr>
          <w:rFonts w:ascii="Calibri" w:hAnsi="Calibri" w:cs="Calibri"/>
        </w:rPr>
        <w:t>5. Market &amp; Competitor Analysis</w:t>
      </w:r>
      <w:bookmarkEnd w:id="15"/>
    </w:p>
    <w:p w:rsidRPr="007706DE" w:rsidR="00654E62" w:rsidP="00654E62" w:rsidRDefault="00654E62" w14:paraId="7265C0E2" w14:textId="77777777">
      <w:pPr>
        <w:spacing w:before="100" w:beforeAutospacing="1" w:line="300" w:lineRule="atLeast"/>
        <w:rPr>
          <w:rFonts w:ascii="Calibri" w:hAnsi="Calibri" w:cs="Calibri"/>
          <w:sz w:val="22"/>
          <w:szCs w:val="22"/>
        </w:rPr>
      </w:pPr>
      <w:r w:rsidRPr="007706DE">
        <w:rPr>
          <w:rFonts w:ascii="Calibri" w:hAnsi="Calibri" w:cs="Calibri"/>
          <w:b/>
          <w:bCs/>
          <w:sz w:val="22"/>
          <w:szCs w:val="22"/>
        </w:rPr>
        <w:t>Industry direction.</w:t>
      </w:r>
      <w:r w:rsidRPr="007706DE">
        <w:rPr>
          <w:rFonts w:ascii="Calibri" w:hAnsi="Calibri" w:cs="Calibri"/>
          <w:sz w:val="22"/>
          <w:szCs w:val="22"/>
        </w:rPr>
        <w:t xml:space="preserve"> Fintech leaders are converging on </w:t>
      </w:r>
      <w:r w:rsidRPr="007706DE">
        <w:rPr>
          <w:rFonts w:ascii="Calibri" w:hAnsi="Calibri" w:cs="Calibri"/>
          <w:b/>
          <w:bCs/>
          <w:sz w:val="22"/>
          <w:szCs w:val="22"/>
        </w:rPr>
        <w:t>centralized orchestration</w:t>
      </w:r>
      <w:r w:rsidRPr="007706DE">
        <w:rPr>
          <w:rFonts w:ascii="Calibri" w:hAnsi="Calibri" w:cs="Calibri"/>
          <w:sz w:val="22"/>
          <w:szCs w:val="22"/>
        </w:rPr>
        <w:t xml:space="preserve"> for real</w:t>
      </w:r>
      <w:r w:rsidRPr="007706DE">
        <w:rPr>
          <w:rFonts w:ascii="Calibri" w:hAnsi="Calibri" w:cs="Calibri"/>
          <w:sz w:val="22"/>
          <w:szCs w:val="22"/>
        </w:rPr>
        <w:noBreakHyphen/>
      </w:r>
      <w:r w:rsidRPr="007706DE">
        <w:rPr>
          <w:rFonts w:ascii="Calibri" w:hAnsi="Calibri" w:cs="Calibri"/>
          <w:sz w:val="22"/>
          <w:szCs w:val="22"/>
        </w:rPr>
        <w:t>time, cross</w:t>
      </w:r>
      <w:r w:rsidRPr="007706DE">
        <w:rPr>
          <w:rFonts w:ascii="Calibri" w:hAnsi="Calibri" w:cs="Calibri"/>
          <w:sz w:val="22"/>
          <w:szCs w:val="22"/>
        </w:rPr>
        <w:noBreakHyphen/>
      </w:r>
      <w:r w:rsidRPr="007706DE">
        <w:rPr>
          <w:rFonts w:ascii="Calibri" w:hAnsi="Calibri" w:cs="Calibri"/>
          <w:sz w:val="22"/>
          <w:szCs w:val="22"/>
        </w:rPr>
        <w:t>channel communication and AI</w:t>
      </w:r>
      <w:r w:rsidRPr="007706DE">
        <w:rPr>
          <w:rFonts w:ascii="Calibri" w:hAnsi="Calibri" w:cs="Calibri"/>
          <w:sz w:val="22"/>
          <w:szCs w:val="22"/>
        </w:rPr>
        <w:noBreakHyphen/>
      </w:r>
      <w:r w:rsidRPr="007706DE">
        <w:rPr>
          <w:rFonts w:ascii="Calibri" w:hAnsi="Calibri" w:cs="Calibri"/>
          <w:sz w:val="22"/>
          <w:szCs w:val="22"/>
        </w:rPr>
        <w:t xml:space="preserve">assisted optimization. Independent analysts describe stacks built around </w:t>
      </w:r>
      <w:r w:rsidRPr="007706DE">
        <w:rPr>
          <w:rFonts w:ascii="Calibri" w:hAnsi="Calibri" w:cs="Calibri"/>
          <w:b/>
          <w:bCs/>
          <w:sz w:val="22"/>
          <w:szCs w:val="22"/>
        </w:rPr>
        <w:t>unified profiles</w:t>
      </w:r>
      <w:r w:rsidRPr="007706DE">
        <w:rPr>
          <w:rFonts w:ascii="Calibri" w:hAnsi="Calibri" w:cs="Calibri"/>
          <w:sz w:val="22"/>
          <w:szCs w:val="22"/>
        </w:rPr>
        <w:t xml:space="preserve"> and </w:t>
      </w:r>
      <w:r w:rsidRPr="007706DE">
        <w:rPr>
          <w:rFonts w:ascii="Calibri" w:hAnsi="Calibri" w:cs="Calibri"/>
          <w:b/>
          <w:bCs/>
          <w:sz w:val="22"/>
          <w:szCs w:val="22"/>
        </w:rPr>
        <w:t>journey orchestration</w:t>
      </w:r>
      <w:r w:rsidRPr="007706DE">
        <w:rPr>
          <w:rFonts w:ascii="Calibri" w:hAnsi="Calibri" w:cs="Calibri"/>
          <w:sz w:val="22"/>
          <w:szCs w:val="22"/>
        </w:rPr>
        <w:t xml:space="preserve"> (often delivered via multichannel hubs or broader DXPs) to eliminate fragmentation and scale personalization. </w:t>
      </w:r>
      <w:hyperlink w:history="1" r:id="rId16">
        <w:r w:rsidRPr="007706DE">
          <w:rPr>
            <w:rFonts w:ascii="Calibri" w:hAnsi="Calibri" w:cs="Calibri"/>
            <w:color w:val="464FEB"/>
            <w:sz w:val="22"/>
            <w:szCs w:val="22"/>
          </w:rPr>
          <w:t>[blueshift.com]</w:t>
        </w:r>
      </w:hyperlink>
      <w:r w:rsidRPr="007706DE">
        <w:rPr>
          <w:rFonts w:ascii="Calibri" w:hAnsi="Calibri" w:cs="Calibri"/>
          <w:sz w:val="22"/>
          <w:szCs w:val="22"/>
        </w:rPr>
        <w:t xml:space="preserve">, </w:t>
      </w:r>
      <w:hyperlink w:history="1" r:id="rId17">
        <w:r w:rsidRPr="007706DE">
          <w:rPr>
            <w:rFonts w:ascii="Calibri" w:hAnsi="Calibri" w:cs="Calibri"/>
            <w:color w:val="464FEB"/>
            <w:sz w:val="22"/>
            <w:szCs w:val="22"/>
          </w:rPr>
          <w:t>[</w:t>
        </w:r>
        <w:proofErr w:type="spellStart"/>
        <w:r w:rsidRPr="007706DE">
          <w:rPr>
            <w:rFonts w:ascii="Calibri" w:hAnsi="Calibri" w:cs="Calibri"/>
            <w:color w:val="464FEB"/>
            <w:sz w:val="22"/>
            <w:szCs w:val="22"/>
          </w:rPr>
          <w:t>globalbank</w:t>
        </w:r>
        <w:proofErr w:type="spellEnd"/>
        <w:r w:rsidRPr="007706DE">
          <w:rPr>
            <w:rFonts w:ascii="Calibri" w:hAnsi="Calibri" w:cs="Calibri"/>
            <w:color w:val="464FEB"/>
            <w:sz w:val="22"/>
            <w:szCs w:val="22"/>
          </w:rPr>
          <w:t>…inance.com]</w:t>
        </w:r>
      </w:hyperlink>
      <w:r w:rsidRPr="007706DE">
        <w:rPr>
          <w:rFonts w:ascii="Calibri" w:hAnsi="Calibri" w:cs="Calibri"/>
          <w:sz w:val="22"/>
          <w:szCs w:val="22"/>
        </w:rPr>
        <w:t xml:space="preserve">, </w:t>
      </w:r>
      <w:hyperlink w:history="1" r:id="rId18">
        <w:r w:rsidRPr="007706DE">
          <w:rPr>
            <w:rFonts w:ascii="Calibri" w:hAnsi="Calibri" w:cs="Calibri"/>
            <w:color w:val="464FEB"/>
            <w:sz w:val="22"/>
            <w:szCs w:val="22"/>
          </w:rPr>
          <w:t>[cloud.google.com]</w:t>
        </w:r>
      </w:hyperlink>
    </w:p>
    <w:p w:rsidRPr="007706DE" w:rsidR="00654E62" w:rsidP="00654E62" w:rsidRDefault="00654E62" w14:paraId="73B8F452" w14:textId="6B96C005">
      <w:pPr>
        <w:pStyle w:val="Heading3"/>
        <w:rPr>
          <w:rFonts w:ascii="Calibri" w:hAnsi="Calibri" w:cs="Calibri"/>
        </w:rPr>
      </w:pPr>
      <w:r w:rsidRPr="007706DE">
        <w:rPr>
          <w:rFonts w:ascii="Calibri" w:hAnsi="Calibri" w:cs="Calibri"/>
        </w:rPr>
        <w:t>5.1 Why centralized orchestration is now standard</w:t>
      </w:r>
    </w:p>
    <w:p w:rsidRPr="007706DE" w:rsidR="00654E62" w:rsidP="0001026F" w:rsidRDefault="00654E62" w14:paraId="1981E54D" w14:textId="77777777">
      <w:pPr>
        <w:numPr>
          <w:ilvl w:val="0"/>
          <w:numId w:val="12"/>
        </w:numPr>
        <w:spacing w:before="100" w:beforeAutospacing="1" w:line="300" w:lineRule="atLeast"/>
        <w:rPr>
          <w:rFonts w:ascii="Calibri" w:hAnsi="Calibri" w:cs="Calibri"/>
          <w:sz w:val="22"/>
          <w:szCs w:val="22"/>
        </w:rPr>
      </w:pPr>
      <w:r w:rsidRPr="007706DE">
        <w:rPr>
          <w:rFonts w:ascii="Calibri" w:hAnsi="Calibri" w:cs="Calibri"/>
          <w:b/>
          <w:bCs/>
          <w:sz w:val="22"/>
          <w:szCs w:val="22"/>
        </w:rPr>
        <w:t>Gartner:</w:t>
      </w:r>
      <w:r w:rsidRPr="007706DE">
        <w:rPr>
          <w:rFonts w:ascii="Calibri" w:hAnsi="Calibri" w:cs="Calibri"/>
          <w:sz w:val="22"/>
          <w:szCs w:val="22"/>
        </w:rPr>
        <w:t xml:space="preserve"> Digital leaders use multichannel hubs to deliver </w:t>
      </w:r>
      <w:r w:rsidRPr="007706DE">
        <w:rPr>
          <w:rFonts w:ascii="Calibri" w:hAnsi="Calibri" w:cs="Calibri"/>
          <w:b/>
          <w:bCs/>
          <w:sz w:val="22"/>
          <w:szCs w:val="22"/>
        </w:rPr>
        <w:t>contextually relevant, personalized engagement</w:t>
      </w:r>
      <w:r w:rsidRPr="007706DE">
        <w:rPr>
          <w:rFonts w:ascii="Calibri" w:hAnsi="Calibri" w:cs="Calibri"/>
          <w:sz w:val="22"/>
          <w:szCs w:val="22"/>
        </w:rPr>
        <w:t xml:space="preserve"> from a </w:t>
      </w:r>
      <w:r w:rsidRPr="007706DE">
        <w:rPr>
          <w:rFonts w:ascii="Calibri" w:hAnsi="Calibri" w:cs="Calibri"/>
          <w:b/>
          <w:bCs/>
          <w:sz w:val="22"/>
          <w:szCs w:val="22"/>
        </w:rPr>
        <w:t>single orchestration layer</w:t>
      </w:r>
      <w:r w:rsidRPr="007706DE">
        <w:rPr>
          <w:rFonts w:ascii="Calibri" w:hAnsi="Calibri" w:cs="Calibri"/>
          <w:sz w:val="22"/>
          <w:szCs w:val="22"/>
        </w:rPr>
        <w:t xml:space="preserve"> backed by unified profiles. </w:t>
      </w:r>
      <w:hyperlink w:history="1" r:id="rId19">
        <w:r w:rsidRPr="007706DE">
          <w:rPr>
            <w:rFonts w:ascii="Calibri" w:hAnsi="Calibri" w:cs="Calibri"/>
            <w:color w:val="464FEB"/>
            <w:sz w:val="22"/>
            <w:szCs w:val="22"/>
          </w:rPr>
          <w:t>[blueshift.com]</w:t>
        </w:r>
      </w:hyperlink>
    </w:p>
    <w:p w:rsidRPr="007706DE" w:rsidR="00654E62" w:rsidP="0001026F" w:rsidRDefault="00654E62" w14:paraId="27468A06" w14:textId="77777777">
      <w:pPr>
        <w:numPr>
          <w:ilvl w:val="0"/>
          <w:numId w:val="12"/>
        </w:numPr>
        <w:spacing w:before="100" w:beforeAutospacing="1" w:line="300" w:lineRule="atLeast"/>
        <w:rPr>
          <w:rFonts w:ascii="Calibri" w:hAnsi="Calibri" w:cs="Calibri"/>
          <w:sz w:val="22"/>
          <w:szCs w:val="22"/>
        </w:rPr>
      </w:pPr>
      <w:r w:rsidRPr="007706DE">
        <w:rPr>
          <w:rFonts w:ascii="Calibri" w:hAnsi="Calibri" w:cs="Calibri"/>
          <w:b/>
          <w:bCs/>
          <w:sz w:val="22"/>
          <w:szCs w:val="22"/>
        </w:rPr>
        <w:t>Forrester:</w:t>
      </w:r>
      <w:r w:rsidRPr="007706DE">
        <w:rPr>
          <w:rFonts w:ascii="Calibri" w:hAnsi="Calibri" w:cs="Calibri"/>
          <w:sz w:val="22"/>
          <w:szCs w:val="22"/>
        </w:rPr>
        <w:t xml:space="preserve"> The shift is from isolated tools to </w:t>
      </w:r>
      <w:r w:rsidRPr="007706DE">
        <w:rPr>
          <w:rFonts w:ascii="Calibri" w:hAnsi="Calibri" w:cs="Calibri"/>
          <w:b/>
          <w:bCs/>
          <w:sz w:val="22"/>
          <w:szCs w:val="22"/>
        </w:rPr>
        <w:t>agentic orchestration</w:t>
      </w:r>
      <w:r w:rsidRPr="007706DE">
        <w:rPr>
          <w:rFonts w:ascii="Calibri" w:hAnsi="Calibri" w:cs="Calibri"/>
          <w:sz w:val="22"/>
          <w:szCs w:val="22"/>
        </w:rPr>
        <w:t xml:space="preserve"> that weaves data, decisioning, content, and delivery into adaptive experiences. </w:t>
      </w:r>
      <w:hyperlink w:history="1" r:id="rId20">
        <w:r w:rsidRPr="007706DE">
          <w:rPr>
            <w:rFonts w:ascii="Calibri" w:hAnsi="Calibri" w:cs="Calibri"/>
            <w:color w:val="464FEB"/>
            <w:sz w:val="22"/>
            <w:szCs w:val="22"/>
          </w:rPr>
          <w:t>[</w:t>
        </w:r>
        <w:proofErr w:type="spellStart"/>
        <w:r w:rsidRPr="007706DE">
          <w:rPr>
            <w:rFonts w:ascii="Calibri" w:hAnsi="Calibri" w:cs="Calibri"/>
            <w:color w:val="464FEB"/>
            <w:sz w:val="22"/>
            <w:szCs w:val="22"/>
          </w:rPr>
          <w:t>globalbank</w:t>
        </w:r>
        <w:proofErr w:type="spellEnd"/>
        <w:r w:rsidRPr="007706DE">
          <w:rPr>
            <w:rFonts w:ascii="Calibri" w:hAnsi="Calibri" w:cs="Calibri"/>
            <w:color w:val="464FEB"/>
            <w:sz w:val="22"/>
            <w:szCs w:val="22"/>
          </w:rPr>
          <w:t>…inance.com]</w:t>
        </w:r>
      </w:hyperlink>
    </w:p>
    <w:p w:rsidRPr="007706DE" w:rsidR="00654E62" w:rsidP="0001026F" w:rsidRDefault="00654E62" w14:paraId="5829D3DB" w14:textId="40D07469">
      <w:pPr>
        <w:numPr>
          <w:ilvl w:val="0"/>
          <w:numId w:val="12"/>
        </w:numPr>
        <w:spacing w:before="100" w:beforeAutospacing="1" w:line="300" w:lineRule="atLeast"/>
        <w:rPr>
          <w:rFonts w:ascii="Calibri" w:hAnsi="Calibri" w:cs="Calibri"/>
          <w:sz w:val="22"/>
          <w:szCs w:val="22"/>
        </w:rPr>
      </w:pPr>
      <w:r w:rsidRPr="007706DE">
        <w:rPr>
          <w:rFonts w:ascii="Calibri" w:hAnsi="Calibri" w:cs="Calibri"/>
          <w:b/>
          <w:bCs/>
          <w:sz w:val="22"/>
          <w:szCs w:val="22"/>
        </w:rPr>
        <w:t>McKinsey:</w:t>
      </w:r>
      <w:r w:rsidRPr="007706DE">
        <w:rPr>
          <w:rFonts w:ascii="Calibri" w:hAnsi="Calibri" w:cs="Calibri"/>
          <w:sz w:val="22"/>
          <w:szCs w:val="22"/>
        </w:rPr>
        <w:t xml:space="preserve"> To scale personalization, firms must strengthen </w:t>
      </w:r>
      <w:r w:rsidRPr="007706DE">
        <w:rPr>
          <w:rFonts w:ascii="Calibri" w:hAnsi="Calibri" w:cs="Calibri"/>
          <w:b/>
          <w:bCs/>
          <w:sz w:val="22"/>
          <w:szCs w:val="22"/>
        </w:rPr>
        <w:t>data → decisioning → distribution → measurement</w:t>
      </w:r>
      <w:r w:rsidRPr="007706DE">
        <w:rPr>
          <w:rFonts w:ascii="Calibri" w:hAnsi="Calibri" w:cs="Calibri"/>
          <w:sz w:val="22"/>
          <w:szCs w:val="22"/>
        </w:rPr>
        <w:t xml:space="preserve"> foundations—i.e., consolidate communication logic. </w:t>
      </w:r>
      <w:hyperlink w:history="1" r:id="rId21">
        <w:r w:rsidRPr="007706DE">
          <w:rPr>
            <w:rFonts w:ascii="Calibri" w:hAnsi="Calibri" w:cs="Calibri"/>
            <w:color w:val="464FEB"/>
            <w:sz w:val="22"/>
            <w:szCs w:val="22"/>
          </w:rPr>
          <w:t>[cloud.google.com]</w:t>
        </w:r>
      </w:hyperlink>
    </w:p>
    <w:p w:rsidRPr="007706DE" w:rsidR="00654E62" w:rsidP="00654E62" w:rsidRDefault="00654E62" w14:paraId="12F80157" w14:textId="77777777">
      <w:pPr>
        <w:spacing w:before="100" w:beforeAutospacing="1" w:line="300" w:lineRule="atLeast"/>
        <w:rPr>
          <w:rFonts w:ascii="Calibri" w:hAnsi="Calibri" w:cs="Calibri"/>
          <w:sz w:val="22"/>
          <w:szCs w:val="22"/>
        </w:rPr>
      </w:pPr>
      <w:r w:rsidRPr="007706DE">
        <w:rPr>
          <w:rFonts w:ascii="Calibri" w:hAnsi="Calibri" w:cs="Calibri"/>
          <w:b/>
          <w:bCs/>
          <w:sz w:val="22"/>
          <w:szCs w:val="22"/>
        </w:rPr>
        <w:t>Implication for Payoneer:</w:t>
      </w:r>
      <w:r w:rsidRPr="007706DE">
        <w:rPr>
          <w:rFonts w:ascii="Calibri" w:hAnsi="Calibri" w:cs="Calibri"/>
          <w:sz w:val="22"/>
          <w:szCs w:val="22"/>
        </w:rPr>
        <w:t xml:space="preserve"> Unify today’s 70+ service</w:t>
      </w:r>
      <w:r w:rsidRPr="007706DE">
        <w:rPr>
          <w:rFonts w:ascii="Calibri" w:hAnsi="Calibri" w:cs="Calibri"/>
          <w:sz w:val="22"/>
          <w:szCs w:val="22"/>
        </w:rPr>
        <w:noBreakHyphen/>
      </w:r>
      <w:r w:rsidRPr="007706DE">
        <w:rPr>
          <w:rFonts w:ascii="Calibri" w:hAnsi="Calibri" w:cs="Calibri"/>
          <w:sz w:val="22"/>
          <w:szCs w:val="22"/>
        </w:rPr>
        <w:t>level triggers into one governed orchestration brain to gain consistency, speed, and measurable lift.</w:t>
      </w:r>
    </w:p>
    <w:p w:rsidRPr="007706DE" w:rsidR="00654E62" w:rsidP="00654E62" w:rsidRDefault="00654E62" w14:paraId="4F581AAE" w14:textId="3CD6D63D">
      <w:pPr>
        <w:spacing w:line="300" w:lineRule="atLeast"/>
        <w:rPr>
          <w:rFonts w:ascii="Calibri" w:hAnsi="Calibri" w:cs="Calibri"/>
          <w:sz w:val="22"/>
          <w:szCs w:val="22"/>
        </w:rPr>
      </w:pPr>
    </w:p>
    <w:p w:rsidRPr="007706DE" w:rsidR="00654E62" w:rsidP="00654E62" w:rsidRDefault="00654E62" w14:paraId="02046845" w14:textId="2E38BB90">
      <w:pPr>
        <w:pStyle w:val="Heading3"/>
        <w:rPr>
          <w:rFonts w:ascii="Calibri" w:hAnsi="Calibri" w:cs="Calibri"/>
        </w:rPr>
      </w:pPr>
      <w:r w:rsidRPr="007706DE">
        <w:rPr>
          <w:rFonts w:ascii="Calibri" w:hAnsi="Calibri" w:cs="Calibri"/>
        </w:rPr>
        <w:t xml:space="preserve">5.2 How leading </w:t>
      </w:r>
      <w:r w:rsidR="000E5D7C">
        <w:rPr>
          <w:rFonts w:ascii="Calibri" w:hAnsi="Calibri" w:cs="Calibri"/>
        </w:rPr>
        <w:t>Fintech companies</w:t>
      </w:r>
      <w:r w:rsidRPr="007706DE">
        <w:rPr>
          <w:rFonts w:ascii="Calibri" w:hAnsi="Calibri" w:cs="Calibri"/>
        </w:rPr>
        <w:t xml:space="preserve"> execute communication</w:t>
      </w:r>
    </w:p>
    <w:p w:rsidRPr="007706DE" w:rsidR="00654E62" w:rsidP="00654E62" w:rsidRDefault="00654E62" w14:paraId="7E20D77C" w14:textId="77777777">
      <w:pPr>
        <w:spacing w:before="100" w:beforeAutospacing="1" w:line="300" w:lineRule="atLeast"/>
        <w:rPr>
          <w:rFonts w:ascii="Calibri" w:hAnsi="Calibri" w:cs="Calibri"/>
          <w:sz w:val="22"/>
          <w:szCs w:val="22"/>
        </w:rPr>
      </w:pPr>
      <w:r w:rsidRPr="007706DE">
        <w:rPr>
          <w:rFonts w:ascii="Calibri" w:hAnsi="Calibri" w:cs="Calibri"/>
          <w:sz w:val="22"/>
          <w:szCs w:val="22"/>
        </w:rPr>
        <w:t xml:space="preserve">Public disclosures rarely list specific CEP vendors. However, </w:t>
      </w:r>
      <w:r w:rsidRPr="007706DE">
        <w:rPr>
          <w:rFonts w:ascii="Calibri" w:hAnsi="Calibri" w:cs="Calibri"/>
          <w:b/>
          <w:bCs/>
          <w:sz w:val="22"/>
          <w:szCs w:val="22"/>
        </w:rPr>
        <w:t>observable practices</w:t>
      </w:r>
      <w:r w:rsidRPr="007706DE">
        <w:rPr>
          <w:rFonts w:ascii="Calibri" w:hAnsi="Calibri" w:cs="Calibri"/>
          <w:sz w:val="22"/>
          <w:szCs w:val="22"/>
        </w:rPr>
        <w:t xml:space="preserve"> and </w:t>
      </w:r>
      <w:r w:rsidRPr="007706DE">
        <w:rPr>
          <w:rFonts w:ascii="Calibri" w:hAnsi="Calibri" w:cs="Calibri"/>
          <w:b/>
          <w:bCs/>
          <w:sz w:val="22"/>
          <w:szCs w:val="22"/>
        </w:rPr>
        <w:t>independent reporting</w:t>
      </w:r>
      <w:r w:rsidRPr="007706DE">
        <w:rPr>
          <w:rFonts w:ascii="Calibri" w:hAnsi="Calibri" w:cs="Calibri"/>
          <w:sz w:val="22"/>
          <w:szCs w:val="22"/>
        </w:rPr>
        <w:t xml:space="preserve"> show CEP</w:t>
      </w:r>
      <w:r w:rsidRPr="007706DE">
        <w:rPr>
          <w:rFonts w:ascii="Calibri" w:hAnsi="Calibri" w:cs="Calibri"/>
          <w:sz w:val="22"/>
          <w:szCs w:val="22"/>
        </w:rPr>
        <w:noBreakHyphen/>
      </w:r>
      <w:r w:rsidRPr="007706DE">
        <w:rPr>
          <w:rFonts w:ascii="Calibri" w:hAnsi="Calibri" w:cs="Calibri"/>
          <w:sz w:val="22"/>
          <w:szCs w:val="22"/>
        </w:rPr>
        <w:t xml:space="preserve">like operating models: </w:t>
      </w:r>
      <w:r w:rsidRPr="007706DE">
        <w:rPr>
          <w:rFonts w:ascii="Calibri" w:hAnsi="Calibri" w:cs="Calibri"/>
          <w:b/>
          <w:bCs/>
          <w:sz w:val="22"/>
          <w:szCs w:val="22"/>
        </w:rPr>
        <w:t>event</w:t>
      </w:r>
      <w:r w:rsidRPr="007706DE">
        <w:rPr>
          <w:rFonts w:ascii="Calibri" w:hAnsi="Calibri" w:cs="Calibri"/>
          <w:b/>
          <w:bCs/>
          <w:sz w:val="22"/>
          <w:szCs w:val="22"/>
        </w:rPr>
        <w:noBreakHyphen/>
      </w:r>
      <w:r w:rsidRPr="007706DE">
        <w:rPr>
          <w:rFonts w:ascii="Calibri" w:hAnsi="Calibri" w:cs="Calibri"/>
          <w:b/>
          <w:bCs/>
          <w:sz w:val="22"/>
          <w:szCs w:val="22"/>
        </w:rPr>
        <w:t>driven</w:t>
      </w:r>
      <w:r w:rsidRPr="007706DE">
        <w:rPr>
          <w:rFonts w:ascii="Calibri" w:hAnsi="Calibri" w:cs="Calibri"/>
          <w:sz w:val="22"/>
          <w:szCs w:val="22"/>
        </w:rPr>
        <w:t xml:space="preserve">, </w:t>
      </w:r>
      <w:r w:rsidRPr="007706DE">
        <w:rPr>
          <w:rFonts w:ascii="Calibri" w:hAnsi="Calibri" w:cs="Calibri"/>
          <w:b/>
          <w:bCs/>
          <w:sz w:val="22"/>
          <w:szCs w:val="22"/>
        </w:rPr>
        <w:t>cross</w:t>
      </w:r>
      <w:r w:rsidRPr="007706DE">
        <w:rPr>
          <w:rFonts w:ascii="Calibri" w:hAnsi="Calibri" w:cs="Calibri"/>
          <w:b/>
          <w:bCs/>
          <w:sz w:val="22"/>
          <w:szCs w:val="22"/>
        </w:rPr>
        <w:noBreakHyphen/>
      </w:r>
      <w:r w:rsidRPr="007706DE">
        <w:rPr>
          <w:rFonts w:ascii="Calibri" w:hAnsi="Calibri" w:cs="Calibri"/>
          <w:b/>
          <w:bCs/>
          <w:sz w:val="22"/>
          <w:szCs w:val="22"/>
        </w:rPr>
        <w:t>channel</w:t>
      </w:r>
      <w:r w:rsidRPr="007706DE">
        <w:rPr>
          <w:rFonts w:ascii="Calibri" w:hAnsi="Calibri" w:cs="Calibri"/>
          <w:sz w:val="22"/>
          <w:szCs w:val="22"/>
        </w:rPr>
        <w:t xml:space="preserve">, </w:t>
      </w:r>
      <w:r w:rsidRPr="007706DE">
        <w:rPr>
          <w:rFonts w:ascii="Calibri" w:hAnsi="Calibri" w:cs="Calibri"/>
          <w:b/>
          <w:bCs/>
          <w:sz w:val="22"/>
          <w:szCs w:val="22"/>
        </w:rPr>
        <w:t>localized</w:t>
      </w:r>
      <w:r w:rsidRPr="007706DE">
        <w:rPr>
          <w:rFonts w:ascii="Calibri" w:hAnsi="Calibri" w:cs="Calibri"/>
          <w:sz w:val="22"/>
          <w:szCs w:val="22"/>
        </w:rPr>
        <w:t xml:space="preserve">, and </w:t>
      </w:r>
      <w:r w:rsidRPr="007706DE">
        <w:rPr>
          <w:rFonts w:ascii="Calibri" w:hAnsi="Calibri" w:cs="Calibri"/>
          <w:b/>
          <w:bCs/>
          <w:sz w:val="22"/>
          <w:szCs w:val="22"/>
        </w:rPr>
        <w:t>governed</w:t>
      </w:r>
      <w:r w:rsidRPr="007706DE">
        <w:rPr>
          <w:rFonts w:ascii="Calibri" w:hAnsi="Calibri" w:cs="Calibri"/>
          <w:sz w:val="22"/>
          <w:szCs w:val="22"/>
        </w:rPr>
        <w:t>.</w:t>
      </w:r>
    </w:p>
    <w:p w:rsidRPr="007706DE" w:rsidR="00654E62" w:rsidP="00654E62" w:rsidRDefault="00654E62" w14:paraId="2F047A51" w14:textId="77777777">
      <w:pPr>
        <w:spacing w:before="100" w:beforeAutospacing="1" w:line="300" w:lineRule="atLeast"/>
        <w:rPr>
          <w:rFonts w:ascii="Calibri" w:hAnsi="Calibri" w:cs="Calibri"/>
          <w:sz w:val="22"/>
          <w:szCs w:val="22"/>
        </w:rPr>
      </w:pPr>
      <w:r w:rsidRPr="007706DE">
        <w:rPr>
          <w:rFonts w:ascii="Calibri" w:hAnsi="Calibri" w:cs="Calibri"/>
          <w:b/>
          <w:bCs/>
          <w:sz w:val="22"/>
          <w:szCs w:val="22"/>
        </w:rPr>
        <w:t>Revolut</w:t>
      </w:r>
    </w:p>
    <w:p w:rsidRPr="007706DE" w:rsidR="00654E62" w:rsidP="0001026F" w:rsidRDefault="00654E62" w14:paraId="53E6DEB9" w14:textId="77777777">
      <w:pPr>
        <w:numPr>
          <w:ilvl w:val="0"/>
          <w:numId w:val="13"/>
        </w:numPr>
        <w:spacing w:before="100" w:beforeAutospacing="1" w:line="300" w:lineRule="atLeast"/>
        <w:rPr>
          <w:rFonts w:ascii="Calibri" w:hAnsi="Calibri" w:cs="Calibri"/>
          <w:sz w:val="22"/>
          <w:szCs w:val="22"/>
        </w:rPr>
      </w:pPr>
      <w:r w:rsidRPr="007706DE">
        <w:rPr>
          <w:rFonts w:ascii="Calibri" w:hAnsi="Calibri" w:cs="Calibri"/>
          <w:sz w:val="22"/>
          <w:szCs w:val="22"/>
        </w:rPr>
        <w:t>Cloud</w:t>
      </w:r>
      <w:r w:rsidRPr="007706DE">
        <w:rPr>
          <w:rFonts w:ascii="Calibri" w:hAnsi="Calibri" w:cs="Calibri"/>
          <w:sz w:val="22"/>
          <w:szCs w:val="22"/>
        </w:rPr>
        <w:noBreakHyphen/>
      </w:r>
      <w:r w:rsidRPr="007706DE">
        <w:rPr>
          <w:rFonts w:ascii="Calibri" w:hAnsi="Calibri" w:cs="Calibri"/>
          <w:sz w:val="22"/>
          <w:szCs w:val="22"/>
        </w:rPr>
        <w:t xml:space="preserve">native, </w:t>
      </w:r>
      <w:r w:rsidRPr="007706DE">
        <w:rPr>
          <w:rFonts w:ascii="Calibri" w:hAnsi="Calibri" w:cs="Calibri"/>
          <w:b/>
          <w:bCs/>
          <w:sz w:val="22"/>
          <w:szCs w:val="22"/>
        </w:rPr>
        <w:t>event</w:t>
      </w:r>
      <w:r w:rsidRPr="007706DE">
        <w:rPr>
          <w:rFonts w:ascii="Calibri" w:hAnsi="Calibri" w:cs="Calibri"/>
          <w:b/>
          <w:bCs/>
          <w:sz w:val="22"/>
          <w:szCs w:val="22"/>
        </w:rPr>
        <w:noBreakHyphen/>
      </w:r>
      <w:r w:rsidRPr="007706DE">
        <w:rPr>
          <w:rFonts w:ascii="Calibri" w:hAnsi="Calibri" w:cs="Calibri"/>
          <w:b/>
          <w:bCs/>
          <w:sz w:val="22"/>
          <w:szCs w:val="22"/>
        </w:rPr>
        <w:t>driven</w:t>
      </w:r>
      <w:r w:rsidRPr="007706DE">
        <w:rPr>
          <w:rFonts w:ascii="Calibri" w:hAnsi="Calibri" w:cs="Calibri"/>
          <w:sz w:val="22"/>
          <w:szCs w:val="22"/>
        </w:rPr>
        <w:t xml:space="preserve"> architecture enabling rapid, automated releases and real</w:t>
      </w:r>
      <w:r w:rsidRPr="007706DE">
        <w:rPr>
          <w:rFonts w:ascii="Calibri" w:hAnsi="Calibri" w:cs="Calibri"/>
          <w:sz w:val="22"/>
          <w:szCs w:val="22"/>
        </w:rPr>
        <w:noBreakHyphen/>
      </w:r>
      <w:r w:rsidRPr="007706DE">
        <w:rPr>
          <w:rFonts w:ascii="Calibri" w:hAnsi="Calibri" w:cs="Calibri"/>
          <w:sz w:val="22"/>
          <w:szCs w:val="22"/>
        </w:rPr>
        <w:t xml:space="preserve">time responsiveness. </w:t>
      </w:r>
      <w:hyperlink w:history="1" r:id="rId22">
        <w:r w:rsidRPr="007706DE">
          <w:rPr>
            <w:rFonts w:ascii="Calibri" w:hAnsi="Calibri" w:cs="Calibri"/>
            <w:color w:val="464FEB"/>
            <w:sz w:val="22"/>
            <w:szCs w:val="22"/>
          </w:rPr>
          <w:t>[forrester.com]</w:t>
        </w:r>
      </w:hyperlink>
    </w:p>
    <w:p w:rsidRPr="007706DE" w:rsidR="00654E62" w:rsidP="0001026F" w:rsidRDefault="00654E62" w14:paraId="5AFB361F" w14:textId="77777777">
      <w:pPr>
        <w:numPr>
          <w:ilvl w:val="0"/>
          <w:numId w:val="13"/>
        </w:numPr>
        <w:spacing w:before="100" w:beforeAutospacing="1" w:line="300" w:lineRule="atLeast"/>
        <w:rPr>
          <w:rFonts w:ascii="Calibri" w:hAnsi="Calibri" w:cs="Calibri"/>
          <w:sz w:val="22"/>
          <w:szCs w:val="22"/>
        </w:rPr>
      </w:pPr>
      <w:r w:rsidRPr="007706DE">
        <w:rPr>
          <w:rFonts w:ascii="Calibri" w:hAnsi="Calibri" w:cs="Calibri"/>
          <w:sz w:val="22"/>
          <w:szCs w:val="22"/>
        </w:rPr>
        <w:t>Strong in</w:t>
      </w:r>
      <w:r w:rsidRPr="007706DE">
        <w:rPr>
          <w:rFonts w:ascii="Calibri" w:hAnsi="Calibri" w:cs="Calibri"/>
          <w:sz w:val="22"/>
          <w:szCs w:val="22"/>
        </w:rPr>
        <w:noBreakHyphen/>
      </w:r>
      <w:r w:rsidRPr="007706DE">
        <w:rPr>
          <w:rFonts w:ascii="Calibri" w:hAnsi="Calibri" w:cs="Calibri"/>
          <w:sz w:val="22"/>
          <w:szCs w:val="22"/>
        </w:rPr>
        <w:t xml:space="preserve">app guidance and </w:t>
      </w:r>
      <w:r w:rsidRPr="007706DE">
        <w:rPr>
          <w:rFonts w:ascii="Calibri" w:hAnsi="Calibri" w:cs="Calibri"/>
          <w:b/>
          <w:bCs/>
          <w:sz w:val="22"/>
          <w:szCs w:val="22"/>
        </w:rPr>
        <w:t>data</w:t>
      </w:r>
      <w:r w:rsidRPr="007706DE">
        <w:rPr>
          <w:rFonts w:ascii="Calibri" w:hAnsi="Calibri" w:cs="Calibri"/>
          <w:b/>
          <w:bCs/>
          <w:sz w:val="22"/>
          <w:szCs w:val="22"/>
        </w:rPr>
        <w:noBreakHyphen/>
      </w:r>
      <w:r w:rsidRPr="007706DE">
        <w:rPr>
          <w:rFonts w:ascii="Calibri" w:hAnsi="Calibri" w:cs="Calibri"/>
          <w:b/>
          <w:bCs/>
          <w:sz w:val="22"/>
          <w:szCs w:val="22"/>
        </w:rPr>
        <w:t>driven insights</w:t>
      </w:r>
      <w:r w:rsidRPr="007706DE">
        <w:rPr>
          <w:rFonts w:ascii="Calibri" w:hAnsi="Calibri" w:cs="Calibri"/>
          <w:sz w:val="22"/>
          <w:szCs w:val="22"/>
        </w:rPr>
        <w:t>—patterns consistent with coordinated, trigger</w:t>
      </w:r>
      <w:r w:rsidRPr="007706DE">
        <w:rPr>
          <w:rFonts w:ascii="Calibri" w:hAnsi="Calibri" w:cs="Calibri"/>
          <w:sz w:val="22"/>
          <w:szCs w:val="22"/>
        </w:rPr>
        <w:noBreakHyphen/>
      </w:r>
      <w:r w:rsidRPr="007706DE">
        <w:rPr>
          <w:rFonts w:ascii="Calibri" w:hAnsi="Calibri" w:cs="Calibri"/>
          <w:sz w:val="22"/>
          <w:szCs w:val="22"/>
        </w:rPr>
        <w:t xml:space="preserve">based journeys. </w:t>
      </w:r>
      <w:hyperlink w:history="1" r:id="rId23">
        <w:r w:rsidRPr="007706DE">
          <w:rPr>
            <w:rFonts w:ascii="Calibri" w:hAnsi="Calibri" w:cs="Calibri"/>
            <w:color w:val="464FEB"/>
            <w:sz w:val="22"/>
            <w:szCs w:val="22"/>
          </w:rPr>
          <w:t>[ft.com]</w:t>
        </w:r>
      </w:hyperlink>
    </w:p>
    <w:p w:rsidRPr="007706DE" w:rsidR="00654E62" w:rsidP="0001026F" w:rsidRDefault="00654E62" w14:paraId="72583812" w14:textId="77777777">
      <w:pPr>
        <w:numPr>
          <w:ilvl w:val="0"/>
          <w:numId w:val="13"/>
        </w:numPr>
        <w:spacing w:before="100" w:beforeAutospacing="1" w:line="300" w:lineRule="atLeast"/>
        <w:rPr>
          <w:rFonts w:ascii="Calibri" w:hAnsi="Calibri" w:cs="Calibri"/>
          <w:sz w:val="22"/>
          <w:szCs w:val="22"/>
        </w:rPr>
      </w:pPr>
      <w:r w:rsidRPr="007706DE">
        <w:rPr>
          <w:rFonts w:ascii="Calibri" w:hAnsi="Calibri" w:cs="Calibri"/>
          <w:sz w:val="22"/>
          <w:szCs w:val="22"/>
        </w:rPr>
        <w:t xml:space="preserve">Operates across many jurisdictions with growing </w:t>
      </w:r>
      <w:r w:rsidRPr="007706DE">
        <w:rPr>
          <w:rFonts w:ascii="Calibri" w:hAnsi="Calibri" w:cs="Calibri"/>
          <w:b/>
          <w:bCs/>
          <w:sz w:val="22"/>
          <w:szCs w:val="22"/>
        </w:rPr>
        <w:t>regulatory automation</w:t>
      </w:r>
      <w:r w:rsidRPr="007706DE">
        <w:rPr>
          <w:rFonts w:ascii="Calibri" w:hAnsi="Calibri" w:cs="Calibri"/>
          <w:sz w:val="22"/>
          <w:szCs w:val="22"/>
        </w:rPr>
        <w:t>, implying structured metadata and process controls.</w:t>
      </w:r>
      <w:r w:rsidRPr="007706DE">
        <w:rPr>
          <w:rFonts w:ascii="Calibri" w:hAnsi="Calibri" w:cs="Calibri"/>
          <w:sz w:val="22"/>
          <w:szCs w:val="22"/>
        </w:rPr>
        <w:br/>
      </w:r>
      <w:r w:rsidRPr="007706DE">
        <w:rPr>
          <w:rFonts w:ascii="Calibri" w:hAnsi="Calibri" w:cs="Calibri"/>
          <w:i/>
          <w:iCs/>
          <w:sz w:val="22"/>
          <w:szCs w:val="22"/>
        </w:rPr>
        <w:t>Implication:</w:t>
      </w:r>
      <w:r w:rsidRPr="007706DE">
        <w:rPr>
          <w:rFonts w:ascii="Calibri" w:hAnsi="Calibri" w:cs="Calibri"/>
          <w:sz w:val="22"/>
          <w:szCs w:val="22"/>
        </w:rPr>
        <w:t xml:space="preserve"> Reinforces the need for </w:t>
      </w:r>
      <w:r w:rsidRPr="007706DE">
        <w:rPr>
          <w:rFonts w:ascii="Calibri" w:hAnsi="Calibri" w:cs="Calibri"/>
          <w:b/>
          <w:bCs/>
          <w:sz w:val="22"/>
          <w:szCs w:val="22"/>
        </w:rPr>
        <w:t>triggered, contextual communications</w:t>
      </w:r>
      <w:r w:rsidRPr="007706DE">
        <w:rPr>
          <w:rFonts w:ascii="Calibri" w:hAnsi="Calibri" w:cs="Calibri"/>
          <w:sz w:val="22"/>
          <w:szCs w:val="22"/>
        </w:rPr>
        <w:t xml:space="preserve"> across internal/external surfaces. </w:t>
      </w:r>
      <w:hyperlink w:history="1" r:id="rId24">
        <w:r w:rsidRPr="007706DE">
          <w:rPr>
            <w:rFonts w:ascii="Calibri" w:hAnsi="Calibri" w:cs="Calibri"/>
            <w:color w:val="464FEB"/>
            <w:sz w:val="22"/>
            <w:szCs w:val="22"/>
          </w:rPr>
          <w:t>[revium.com.au]</w:t>
        </w:r>
      </w:hyperlink>
    </w:p>
    <w:p w:rsidRPr="007706DE" w:rsidR="00654E62" w:rsidP="00654E62" w:rsidRDefault="00654E62" w14:paraId="7675B343" w14:textId="77777777">
      <w:pPr>
        <w:spacing w:before="100" w:beforeAutospacing="1" w:line="300" w:lineRule="atLeast"/>
        <w:rPr>
          <w:rFonts w:ascii="Calibri" w:hAnsi="Calibri" w:cs="Calibri"/>
          <w:sz w:val="22"/>
          <w:szCs w:val="22"/>
        </w:rPr>
      </w:pPr>
      <w:r w:rsidRPr="007706DE">
        <w:rPr>
          <w:rFonts w:ascii="Calibri" w:hAnsi="Calibri" w:cs="Calibri"/>
          <w:b/>
          <w:bCs/>
          <w:sz w:val="22"/>
          <w:szCs w:val="22"/>
        </w:rPr>
        <w:t>PayPal</w:t>
      </w:r>
    </w:p>
    <w:p w:rsidRPr="007706DE" w:rsidR="00654E62" w:rsidP="0001026F" w:rsidRDefault="00654E62" w14:paraId="75EA80EC" w14:textId="77777777">
      <w:pPr>
        <w:numPr>
          <w:ilvl w:val="0"/>
          <w:numId w:val="14"/>
        </w:numPr>
        <w:spacing w:before="100" w:beforeAutospacing="1" w:line="300" w:lineRule="atLeast"/>
        <w:rPr>
          <w:rFonts w:ascii="Calibri" w:hAnsi="Calibri" w:cs="Calibri"/>
          <w:sz w:val="22"/>
          <w:szCs w:val="22"/>
        </w:rPr>
      </w:pPr>
      <w:r w:rsidRPr="007706DE">
        <w:rPr>
          <w:rFonts w:ascii="Calibri" w:hAnsi="Calibri" w:cs="Calibri"/>
          <w:sz w:val="22"/>
          <w:szCs w:val="22"/>
        </w:rPr>
        <w:t>Finance CX coverage shows a sector</w:t>
      </w:r>
      <w:r w:rsidRPr="007706DE">
        <w:rPr>
          <w:rFonts w:ascii="Calibri" w:hAnsi="Calibri" w:cs="Calibri"/>
          <w:sz w:val="22"/>
          <w:szCs w:val="22"/>
        </w:rPr>
        <w:noBreakHyphen/>
      </w:r>
      <w:r w:rsidRPr="007706DE">
        <w:rPr>
          <w:rFonts w:ascii="Calibri" w:hAnsi="Calibri" w:cs="Calibri"/>
          <w:sz w:val="22"/>
          <w:szCs w:val="22"/>
        </w:rPr>
        <w:t xml:space="preserve">wide pivot to </w:t>
      </w:r>
      <w:r w:rsidRPr="007706DE">
        <w:rPr>
          <w:rFonts w:ascii="Calibri" w:hAnsi="Calibri" w:cs="Calibri"/>
          <w:b/>
          <w:bCs/>
          <w:sz w:val="22"/>
          <w:szCs w:val="22"/>
        </w:rPr>
        <w:t>event</w:t>
      </w:r>
      <w:r w:rsidRPr="007706DE">
        <w:rPr>
          <w:rFonts w:ascii="Calibri" w:hAnsi="Calibri" w:cs="Calibri"/>
          <w:b/>
          <w:bCs/>
          <w:sz w:val="22"/>
          <w:szCs w:val="22"/>
        </w:rPr>
        <w:noBreakHyphen/>
      </w:r>
      <w:r w:rsidRPr="007706DE">
        <w:rPr>
          <w:rFonts w:ascii="Calibri" w:hAnsi="Calibri" w:cs="Calibri"/>
          <w:b/>
          <w:bCs/>
          <w:sz w:val="22"/>
          <w:szCs w:val="22"/>
        </w:rPr>
        <w:t>driven orchestration</w:t>
      </w:r>
      <w:r w:rsidRPr="007706DE">
        <w:rPr>
          <w:rFonts w:ascii="Calibri" w:hAnsi="Calibri" w:cs="Calibri"/>
          <w:sz w:val="22"/>
          <w:szCs w:val="22"/>
        </w:rPr>
        <w:t xml:space="preserve"> (e.g., payment failures, risk signals) to act in real time across channels.</w:t>
      </w:r>
      <w:r w:rsidRPr="007706DE">
        <w:rPr>
          <w:rFonts w:ascii="Calibri" w:hAnsi="Calibri" w:cs="Calibri"/>
          <w:sz w:val="22"/>
          <w:szCs w:val="22"/>
        </w:rPr>
        <w:br/>
      </w:r>
      <w:r w:rsidRPr="007706DE">
        <w:rPr>
          <w:rFonts w:ascii="Calibri" w:hAnsi="Calibri" w:cs="Calibri"/>
          <w:i/>
          <w:iCs/>
          <w:sz w:val="22"/>
          <w:szCs w:val="22"/>
        </w:rPr>
        <w:t>Implication:</w:t>
      </w:r>
      <w:r w:rsidRPr="007706DE">
        <w:rPr>
          <w:rFonts w:ascii="Calibri" w:hAnsi="Calibri" w:cs="Calibri"/>
          <w:sz w:val="22"/>
          <w:szCs w:val="22"/>
        </w:rPr>
        <w:t xml:space="preserve"> Validates </w:t>
      </w:r>
      <w:r w:rsidRPr="007706DE">
        <w:rPr>
          <w:rFonts w:ascii="Calibri" w:hAnsi="Calibri" w:cs="Calibri"/>
          <w:b/>
          <w:bCs/>
          <w:sz w:val="22"/>
          <w:szCs w:val="22"/>
        </w:rPr>
        <w:t>real</w:t>
      </w:r>
      <w:r w:rsidRPr="007706DE">
        <w:rPr>
          <w:rFonts w:ascii="Calibri" w:hAnsi="Calibri" w:cs="Calibri"/>
          <w:b/>
          <w:bCs/>
          <w:sz w:val="22"/>
          <w:szCs w:val="22"/>
        </w:rPr>
        <w:noBreakHyphen/>
      </w:r>
      <w:r w:rsidRPr="007706DE">
        <w:rPr>
          <w:rFonts w:ascii="Calibri" w:hAnsi="Calibri" w:cs="Calibri"/>
          <w:b/>
          <w:bCs/>
          <w:sz w:val="22"/>
          <w:szCs w:val="22"/>
        </w:rPr>
        <w:t>time operational triggers</w:t>
      </w:r>
      <w:r w:rsidRPr="007706DE">
        <w:rPr>
          <w:rFonts w:ascii="Calibri" w:hAnsi="Calibri" w:cs="Calibri"/>
          <w:sz w:val="22"/>
          <w:szCs w:val="22"/>
        </w:rPr>
        <w:t xml:space="preserve"> as table stakes in financial services. </w:t>
      </w:r>
      <w:hyperlink w:history="1" r:id="rId25">
        <w:r w:rsidRPr="007706DE">
          <w:rPr>
            <w:rFonts w:ascii="Calibri" w:hAnsi="Calibri" w:cs="Calibri"/>
            <w:color w:val="464FEB"/>
            <w:sz w:val="22"/>
            <w:szCs w:val="22"/>
          </w:rPr>
          <w:t>[braze.com]</w:t>
        </w:r>
      </w:hyperlink>
    </w:p>
    <w:p w:rsidRPr="007706DE" w:rsidR="00654E62" w:rsidP="00654E62" w:rsidRDefault="00654E62" w14:paraId="5114441C" w14:textId="77777777">
      <w:pPr>
        <w:spacing w:before="100" w:beforeAutospacing="1" w:line="300" w:lineRule="atLeast"/>
        <w:rPr>
          <w:rFonts w:ascii="Calibri" w:hAnsi="Calibri" w:cs="Calibri"/>
          <w:sz w:val="22"/>
          <w:szCs w:val="22"/>
        </w:rPr>
      </w:pPr>
      <w:r w:rsidRPr="007706DE">
        <w:rPr>
          <w:rFonts w:ascii="Calibri" w:hAnsi="Calibri" w:cs="Calibri"/>
          <w:b/>
          <w:bCs/>
          <w:sz w:val="22"/>
          <w:szCs w:val="22"/>
        </w:rPr>
        <w:t>Stripe</w:t>
      </w:r>
    </w:p>
    <w:p w:rsidRPr="007706DE" w:rsidR="00654E62" w:rsidP="0001026F" w:rsidRDefault="00654E62" w14:paraId="606863C3" w14:textId="77777777">
      <w:pPr>
        <w:numPr>
          <w:ilvl w:val="0"/>
          <w:numId w:val="15"/>
        </w:numPr>
        <w:spacing w:before="100" w:beforeAutospacing="1" w:line="300" w:lineRule="atLeast"/>
        <w:rPr>
          <w:rFonts w:ascii="Calibri" w:hAnsi="Calibri" w:cs="Calibri"/>
          <w:sz w:val="22"/>
          <w:szCs w:val="22"/>
        </w:rPr>
      </w:pPr>
      <w:r w:rsidRPr="007706DE">
        <w:rPr>
          <w:rFonts w:ascii="Calibri" w:hAnsi="Calibri" w:cs="Calibri"/>
          <w:sz w:val="22"/>
          <w:szCs w:val="22"/>
        </w:rPr>
        <w:t xml:space="preserve">Public docs center on </w:t>
      </w:r>
      <w:r w:rsidRPr="007706DE">
        <w:rPr>
          <w:rFonts w:ascii="Calibri" w:hAnsi="Calibri" w:cs="Calibri"/>
          <w:b/>
          <w:bCs/>
          <w:sz w:val="22"/>
          <w:szCs w:val="22"/>
        </w:rPr>
        <w:t>webhook</w:t>
      </w:r>
      <w:r w:rsidRPr="007706DE">
        <w:rPr>
          <w:rFonts w:ascii="Calibri" w:hAnsi="Calibri" w:cs="Calibri"/>
          <w:b/>
          <w:bCs/>
          <w:sz w:val="22"/>
          <w:szCs w:val="22"/>
        </w:rPr>
        <w:noBreakHyphen/>
      </w:r>
      <w:r w:rsidRPr="007706DE">
        <w:rPr>
          <w:rFonts w:ascii="Calibri" w:hAnsi="Calibri" w:cs="Calibri"/>
          <w:b/>
          <w:bCs/>
          <w:sz w:val="22"/>
          <w:szCs w:val="22"/>
        </w:rPr>
        <w:t>based events</w:t>
      </w:r>
      <w:r w:rsidRPr="007706DE">
        <w:rPr>
          <w:rFonts w:ascii="Calibri" w:hAnsi="Calibri" w:cs="Calibri"/>
          <w:sz w:val="22"/>
          <w:szCs w:val="22"/>
        </w:rPr>
        <w:t xml:space="preserve"> for programmatic, reliable transactional notifications—clean, consistent, automated comms.</w:t>
      </w:r>
      <w:r w:rsidRPr="007706DE">
        <w:rPr>
          <w:rFonts w:ascii="Calibri" w:hAnsi="Calibri" w:cs="Calibri"/>
          <w:sz w:val="22"/>
          <w:szCs w:val="22"/>
        </w:rPr>
        <w:br/>
      </w:r>
      <w:r w:rsidRPr="007706DE">
        <w:rPr>
          <w:rFonts w:ascii="Calibri" w:hAnsi="Calibri" w:cs="Calibri"/>
          <w:i/>
          <w:iCs/>
          <w:sz w:val="22"/>
          <w:szCs w:val="22"/>
        </w:rPr>
        <w:t>Implication:</w:t>
      </w:r>
      <w:r w:rsidRPr="007706DE">
        <w:rPr>
          <w:rFonts w:ascii="Calibri" w:hAnsi="Calibri" w:cs="Calibri"/>
          <w:sz w:val="22"/>
          <w:szCs w:val="22"/>
        </w:rPr>
        <w:t xml:space="preserve"> Sets expectations for </w:t>
      </w:r>
      <w:r w:rsidRPr="007706DE">
        <w:rPr>
          <w:rFonts w:ascii="Calibri" w:hAnsi="Calibri" w:cs="Calibri"/>
          <w:b/>
          <w:bCs/>
          <w:sz w:val="22"/>
          <w:szCs w:val="22"/>
        </w:rPr>
        <w:t>reliable, event</w:t>
      </w:r>
      <w:r w:rsidRPr="007706DE">
        <w:rPr>
          <w:rFonts w:ascii="Calibri" w:hAnsi="Calibri" w:cs="Calibri"/>
          <w:b/>
          <w:bCs/>
          <w:sz w:val="22"/>
          <w:szCs w:val="22"/>
        </w:rPr>
        <w:noBreakHyphen/>
      </w:r>
      <w:r w:rsidRPr="007706DE">
        <w:rPr>
          <w:rFonts w:ascii="Calibri" w:hAnsi="Calibri" w:cs="Calibri"/>
          <w:b/>
          <w:bCs/>
          <w:sz w:val="22"/>
          <w:szCs w:val="22"/>
        </w:rPr>
        <w:t>first</w:t>
      </w:r>
      <w:r w:rsidRPr="007706DE">
        <w:rPr>
          <w:rFonts w:ascii="Calibri" w:hAnsi="Calibri" w:cs="Calibri"/>
          <w:sz w:val="22"/>
          <w:szCs w:val="22"/>
        </w:rPr>
        <w:t xml:space="preserve"> messaging quality and developer</w:t>
      </w:r>
      <w:r w:rsidRPr="007706DE">
        <w:rPr>
          <w:rFonts w:ascii="Calibri" w:hAnsi="Calibri" w:cs="Calibri"/>
          <w:sz w:val="22"/>
          <w:szCs w:val="22"/>
        </w:rPr>
        <w:noBreakHyphen/>
      </w:r>
      <w:r w:rsidRPr="007706DE">
        <w:rPr>
          <w:rFonts w:ascii="Calibri" w:hAnsi="Calibri" w:cs="Calibri"/>
          <w:sz w:val="22"/>
          <w:szCs w:val="22"/>
        </w:rPr>
        <w:t xml:space="preserve">grade consistency. </w:t>
      </w:r>
      <w:hyperlink w:history="1" r:id="rId26">
        <w:r w:rsidRPr="007706DE">
          <w:rPr>
            <w:rFonts w:ascii="Calibri" w:hAnsi="Calibri" w:cs="Calibri"/>
            <w:color w:val="464FEB"/>
            <w:sz w:val="22"/>
            <w:szCs w:val="22"/>
          </w:rPr>
          <w:t>[docs.stripe.com]</w:t>
        </w:r>
      </w:hyperlink>
    </w:p>
    <w:p w:rsidRPr="007706DE" w:rsidR="00654E62" w:rsidP="00654E62" w:rsidRDefault="00654E62" w14:paraId="1FC81465" w14:textId="77777777">
      <w:pPr>
        <w:spacing w:before="100" w:beforeAutospacing="1" w:line="300" w:lineRule="atLeast"/>
        <w:rPr>
          <w:rFonts w:ascii="Calibri" w:hAnsi="Calibri" w:cs="Calibri"/>
          <w:sz w:val="22"/>
          <w:szCs w:val="22"/>
        </w:rPr>
      </w:pPr>
      <w:proofErr w:type="spellStart"/>
      <w:r w:rsidRPr="007706DE">
        <w:rPr>
          <w:rFonts w:ascii="Calibri" w:hAnsi="Calibri" w:cs="Calibri"/>
          <w:b/>
          <w:bCs/>
          <w:sz w:val="22"/>
          <w:szCs w:val="22"/>
        </w:rPr>
        <w:t>Airwallex</w:t>
      </w:r>
      <w:proofErr w:type="spellEnd"/>
      <w:r w:rsidRPr="007706DE">
        <w:rPr>
          <w:rFonts w:ascii="Calibri" w:hAnsi="Calibri" w:cs="Calibri"/>
          <w:b/>
          <w:bCs/>
          <w:sz w:val="22"/>
          <w:szCs w:val="22"/>
        </w:rPr>
        <w:t xml:space="preserve"> / APAC leaders (pattern)</w:t>
      </w:r>
    </w:p>
    <w:p w:rsidRPr="007706DE" w:rsidR="00654E62" w:rsidP="0001026F" w:rsidRDefault="00654E62" w14:paraId="59C33763" w14:textId="77777777">
      <w:pPr>
        <w:numPr>
          <w:ilvl w:val="0"/>
          <w:numId w:val="16"/>
        </w:numPr>
        <w:spacing w:before="100" w:beforeAutospacing="1" w:line="300" w:lineRule="atLeast"/>
        <w:rPr>
          <w:rFonts w:ascii="Calibri" w:hAnsi="Calibri" w:cs="Calibri"/>
          <w:sz w:val="22"/>
          <w:szCs w:val="22"/>
        </w:rPr>
      </w:pPr>
      <w:r w:rsidRPr="007706DE">
        <w:rPr>
          <w:rFonts w:ascii="Calibri" w:hAnsi="Calibri" w:cs="Calibri"/>
          <w:sz w:val="22"/>
          <w:szCs w:val="22"/>
        </w:rPr>
        <w:t xml:space="preserve">Industry press highlights rapid adoption of </w:t>
      </w:r>
      <w:r w:rsidRPr="007706DE">
        <w:rPr>
          <w:rFonts w:ascii="Calibri" w:hAnsi="Calibri" w:cs="Calibri"/>
          <w:b/>
          <w:bCs/>
          <w:sz w:val="22"/>
          <w:szCs w:val="22"/>
        </w:rPr>
        <w:t>orchestration</w:t>
      </w:r>
      <w:r w:rsidRPr="007706DE">
        <w:rPr>
          <w:rFonts w:ascii="Calibri" w:hAnsi="Calibri" w:cs="Calibri"/>
          <w:sz w:val="22"/>
          <w:szCs w:val="22"/>
        </w:rPr>
        <w:t xml:space="preserve"> to unify fragmented systems and support </w:t>
      </w:r>
      <w:r w:rsidRPr="007706DE">
        <w:rPr>
          <w:rFonts w:ascii="Calibri" w:hAnsi="Calibri" w:cs="Calibri"/>
          <w:b/>
          <w:bCs/>
          <w:sz w:val="22"/>
          <w:szCs w:val="22"/>
        </w:rPr>
        <w:t>localized channels</w:t>
      </w:r>
      <w:r w:rsidRPr="007706DE">
        <w:rPr>
          <w:rFonts w:ascii="Calibri" w:hAnsi="Calibri" w:cs="Calibri"/>
          <w:sz w:val="22"/>
          <w:szCs w:val="22"/>
        </w:rPr>
        <w:t>—especially mobile</w:t>
      </w:r>
      <w:r w:rsidRPr="007706DE">
        <w:rPr>
          <w:rFonts w:ascii="Calibri" w:hAnsi="Calibri" w:cs="Calibri"/>
          <w:sz w:val="22"/>
          <w:szCs w:val="22"/>
        </w:rPr>
        <w:noBreakHyphen/>
      </w:r>
      <w:r w:rsidRPr="007706DE">
        <w:rPr>
          <w:rFonts w:ascii="Calibri" w:hAnsi="Calibri" w:cs="Calibri"/>
          <w:sz w:val="22"/>
          <w:szCs w:val="22"/>
        </w:rPr>
        <w:t>first markets.</w:t>
      </w:r>
      <w:r w:rsidRPr="007706DE">
        <w:rPr>
          <w:rFonts w:ascii="Calibri" w:hAnsi="Calibri" w:cs="Calibri"/>
          <w:sz w:val="22"/>
          <w:szCs w:val="22"/>
        </w:rPr>
        <w:br/>
      </w:r>
      <w:r w:rsidRPr="007706DE">
        <w:rPr>
          <w:rFonts w:ascii="Calibri" w:hAnsi="Calibri" w:cs="Calibri"/>
          <w:i/>
          <w:iCs/>
          <w:sz w:val="22"/>
          <w:szCs w:val="22"/>
        </w:rPr>
        <w:t>Implication:</w:t>
      </w:r>
      <w:r w:rsidRPr="007706DE">
        <w:rPr>
          <w:rFonts w:ascii="Calibri" w:hAnsi="Calibri" w:cs="Calibri"/>
          <w:sz w:val="22"/>
          <w:szCs w:val="22"/>
        </w:rPr>
        <w:t xml:space="preserve"> Prioritize </w:t>
      </w:r>
      <w:r w:rsidRPr="007706DE">
        <w:rPr>
          <w:rFonts w:ascii="Calibri" w:hAnsi="Calibri" w:cs="Calibri"/>
          <w:b/>
          <w:bCs/>
          <w:sz w:val="22"/>
          <w:szCs w:val="22"/>
        </w:rPr>
        <w:t>regional messengers</w:t>
      </w:r>
      <w:r w:rsidRPr="007706DE">
        <w:rPr>
          <w:rFonts w:ascii="Calibri" w:hAnsi="Calibri" w:cs="Calibri"/>
          <w:sz w:val="22"/>
          <w:szCs w:val="22"/>
        </w:rPr>
        <w:t xml:space="preserve"> (WeChat/Kakao/Viber), style guides, and deliverability SLOs by market. </w:t>
      </w:r>
      <w:hyperlink w:history="1" r:id="rId27">
        <w:r w:rsidRPr="007706DE">
          <w:rPr>
            <w:rFonts w:ascii="Calibri" w:hAnsi="Calibri" w:cs="Calibri"/>
            <w:color w:val="464FEB"/>
            <w:sz w:val="22"/>
            <w:szCs w:val="22"/>
          </w:rPr>
          <w:t>[journals.plos.org]</w:t>
        </w:r>
      </w:hyperlink>
    </w:p>
    <w:p w:rsidR="00654E62" w:rsidP="00654E62" w:rsidRDefault="00654E62" w14:paraId="3130C2DB" w14:textId="18E5B615">
      <w:pPr>
        <w:spacing w:line="300" w:lineRule="atLeast"/>
        <w:rPr>
          <w:rFonts w:ascii="Calibri" w:hAnsi="Calibri" w:cs="Calibri"/>
          <w:sz w:val="22"/>
          <w:szCs w:val="22"/>
        </w:rPr>
      </w:pPr>
    </w:p>
    <w:p w:rsidRPr="007706DE" w:rsidR="00803D8F" w:rsidP="00654E62" w:rsidRDefault="00803D8F" w14:paraId="3A467B83" w14:textId="77777777">
      <w:pPr>
        <w:spacing w:line="300" w:lineRule="atLeast"/>
        <w:rPr>
          <w:rFonts w:ascii="Calibri" w:hAnsi="Calibri" w:cs="Calibri"/>
          <w:sz w:val="22"/>
          <w:szCs w:val="22"/>
        </w:rPr>
      </w:pPr>
    </w:p>
    <w:p w:rsidRPr="007706DE" w:rsidR="00654E62" w:rsidP="00654E62" w:rsidRDefault="00654E62" w14:paraId="56215A96" w14:textId="610188EA">
      <w:pPr>
        <w:pStyle w:val="Heading3"/>
        <w:rPr>
          <w:rFonts w:ascii="Calibri" w:hAnsi="Calibri" w:cs="Calibri"/>
        </w:rPr>
      </w:pPr>
      <w:r w:rsidRPr="007706DE">
        <w:rPr>
          <w:rFonts w:ascii="Calibri" w:hAnsi="Calibri" w:cs="Calibri"/>
        </w:rPr>
        <w:t>5.3 Competitive pattern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868"/>
        <w:gridCol w:w="3421"/>
      </w:tblGrid>
      <w:tr w:rsidRPr="007706DE" w:rsidR="00BC7980" w14:paraId="531742AF" w14:textId="77777777">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641E2A" w:rsidR="00654E62" w:rsidRDefault="00654E62" w14:paraId="1F218585" w14:textId="77777777">
            <w:pPr>
              <w:jc w:val="center"/>
              <w:rPr>
                <w:rFonts w:ascii="Calibri" w:hAnsi="Calibri" w:cs="Calibri"/>
                <w:b/>
                <w:bCs/>
                <w:sz w:val="20"/>
                <w:szCs w:val="20"/>
              </w:rPr>
            </w:pPr>
            <w:r w:rsidRPr="00641E2A">
              <w:rPr>
                <w:rFonts w:ascii="Calibri" w:hAnsi="Calibri" w:cs="Calibri"/>
                <w:b/>
                <w:bCs/>
                <w:sz w:val="20"/>
                <w:szCs w:val="20"/>
              </w:rPr>
              <w:t>Market pattern (what leaders do)</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641E2A" w:rsidR="00654E62" w:rsidRDefault="00654E62" w14:paraId="640C12B6" w14:textId="77777777">
            <w:pPr>
              <w:jc w:val="center"/>
              <w:rPr>
                <w:rFonts w:ascii="Calibri" w:hAnsi="Calibri" w:cs="Calibri"/>
                <w:b/>
                <w:bCs/>
                <w:sz w:val="20"/>
                <w:szCs w:val="20"/>
              </w:rPr>
            </w:pPr>
            <w:r w:rsidRPr="00641E2A">
              <w:rPr>
                <w:rFonts w:ascii="Calibri" w:hAnsi="Calibri" w:cs="Calibri"/>
                <w:b/>
                <w:bCs/>
                <w:sz w:val="20"/>
                <w:szCs w:val="20"/>
              </w:rPr>
              <w:t>Independent evidence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641E2A" w:rsidR="00654E62" w:rsidRDefault="00654E62" w14:paraId="3E36B053" w14:textId="77777777">
            <w:pPr>
              <w:jc w:val="center"/>
              <w:rPr>
                <w:rFonts w:ascii="Calibri" w:hAnsi="Calibri" w:cs="Calibri"/>
                <w:b/>
                <w:bCs/>
                <w:sz w:val="20"/>
                <w:szCs w:val="20"/>
              </w:rPr>
            </w:pPr>
            <w:r w:rsidRPr="7EA8AE3B">
              <w:rPr>
                <w:rFonts w:ascii="Calibri" w:hAnsi="Calibri" w:cs="Calibri"/>
                <w:b/>
                <w:bCs/>
                <w:sz w:val="20"/>
                <w:szCs w:val="20"/>
              </w:rPr>
              <w:t>What Payoneer must do</w:t>
            </w:r>
          </w:p>
        </w:tc>
      </w:tr>
      <w:tr w:rsidRPr="007706DE" w:rsidR="00E42ECC" w14:paraId="5E416FD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641E2A" w:rsidR="00654E62" w:rsidRDefault="00654E62" w14:paraId="3E6607F2" w14:textId="77777777">
            <w:pPr>
              <w:rPr>
                <w:rFonts w:ascii="Calibri" w:hAnsi="Calibri" w:cs="Calibri"/>
                <w:sz w:val="20"/>
                <w:szCs w:val="20"/>
              </w:rPr>
            </w:pPr>
            <w:r w:rsidRPr="00641E2A">
              <w:rPr>
                <w:rFonts w:ascii="Calibri" w:hAnsi="Calibri" w:cs="Calibri"/>
                <w:b/>
                <w:bCs/>
                <w:sz w:val="20"/>
                <w:szCs w:val="20"/>
              </w:rPr>
              <w:t>Centralized decisioning &amp; orchestration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641E2A" w:rsidR="00654E62" w:rsidRDefault="00654E62" w14:paraId="6B4B969E" w14:textId="77777777">
            <w:pPr>
              <w:rPr>
                <w:rFonts w:ascii="Calibri" w:hAnsi="Calibri" w:cs="Calibri"/>
                <w:sz w:val="20"/>
                <w:szCs w:val="20"/>
              </w:rPr>
            </w:pPr>
            <w:r w:rsidRPr="00641E2A">
              <w:rPr>
                <w:rFonts w:ascii="Calibri" w:hAnsi="Calibri" w:cs="Calibri"/>
                <w:sz w:val="20"/>
                <w:szCs w:val="20"/>
              </w:rPr>
              <w:t xml:space="preserve">Unified profiles + journey orchestration are core to modern stacks. </w:t>
            </w:r>
            <w:hyperlink w:history="1" r:id="rId28">
              <w:r w:rsidRPr="00641E2A">
                <w:rPr>
                  <w:rFonts w:ascii="Calibri" w:hAnsi="Calibri" w:cs="Calibri"/>
                  <w:color w:val="464FEB"/>
                  <w:sz w:val="20"/>
                  <w:szCs w:val="20"/>
                </w:rPr>
                <w:t>[blueshift.com]</w:t>
              </w:r>
            </w:hyperlink>
            <w:r w:rsidRPr="00641E2A">
              <w:rPr>
                <w:rFonts w:ascii="Calibri" w:hAnsi="Calibri" w:cs="Calibri"/>
                <w:sz w:val="20"/>
                <w:szCs w:val="20"/>
              </w:rPr>
              <w:t xml:space="preserve">, </w:t>
            </w:r>
            <w:hyperlink w:history="1" r:id="rId29">
              <w:r w:rsidRPr="00641E2A">
                <w:rPr>
                  <w:rFonts w:ascii="Calibri" w:hAnsi="Calibri" w:cs="Calibri"/>
                  <w:color w:val="464FEB"/>
                  <w:sz w:val="20"/>
                  <w:szCs w:val="20"/>
                </w:rPr>
                <w:t>[</w:t>
              </w:r>
              <w:proofErr w:type="spellStart"/>
              <w:r w:rsidRPr="00641E2A">
                <w:rPr>
                  <w:rFonts w:ascii="Calibri" w:hAnsi="Calibri" w:cs="Calibri"/>
                  <w:color w:val="464FEB"/>
                  <w:sz w:val="20"/>
                  <w:szCs w:val="20"/>
                </w:rPr>
                <w:t>globalbank</w:t>
              </w:r>
              <w:proofErr w:type="spellEnd"/>
              <w:r w:rsidRPr="00641E2A">
                <w:rPr>
                  <w:rFonts w:ascii="Calibri" w:hAnsi="Calibri" w:cs="Calibri"/>
                  <w:color w:val="464FEB"/>
                  <w:sz w:val="20"/>
                  <w:szCs w:val="20"/>
                </w:rPr>
                <w:t>…inance.com]</w:t>
              </w:r>
            </w:hyperlink>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641E2A" w:rsidR="00654E62" w:rsidRDefault="00654E62" w14:paraId="4DDE2515" w14:textId="77777777">
            <w:pPr>
              <w:rPr>
                <w:rFonts w:ascii="Calibri" w:hAnsi="Calibri" w:cs="Calibri"/>
                <w:sz w:val="20"/>
                <w:szCs w:val="20"/>
              </w:rPr>
            </w:pPr>
            <w:r w:rsidRPr="00641E2A">
              <w:rPr>
                <w:rFonts w:ascii="Calibri" w:hAnsi="Calibri" w:cs="Calibri"/>
                <w:sz w:val="20"/>
                <w:szCs w:val="20"/>
              </w:rPr>
              <w:t>Replace 70+ siloed triggers with one governed orchestration layer.</w:t>
            </w:r>
          </w:p>
        </w:tc>
      </w:tr>
      <w:tr w:rsidRPr="007706DE" w:rsidR="00E42ECC" w14:paraId="3DFAADB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641E2A" w:rsidR="00654E62" w:rsidRDefault="00654E62" w14:paraId="0F6D7E4E" w14:textId="74A18536">
            <w:pPr>
              <w:rPr>
                <w:rFonts w:ascii="Calibri" w:hAnsi="Calibri" w:cs="Calibri"/>
                <w:sz w:val="20"/>
                <w:szCs w:val="20"/>
              </w:rPr>
            </w:pPr>
            <w:r w:rsidRPr="7EA8AE3B">
              <w:rPr>
                <w:rFonts w:ascii="Calibri" w:hAnsi="Calibri" w:cs="Calibri"/>
                <w:b/>
                <w:bCs/>
                <w:sz w:val="20"/>
                <w:szCs w:val="20"/>
              </w:rPr>
              <w:t>Realtime, event</w:t>
            </w:r>
            <w:r w:rsidR="004738DA">
              <w:rPr>
                <w:rFonts w:ascii="Calibri" w:hAnsi="Calibri" w:cs="Calibri"/>
                <w:b/>
                <w:bCs/>
                <w:sz w:val="20"/>
                <w:szCs w:val="20"/>
              </w:rPr>
              <w:t>-</w:t>
            </w:r>
            <w:r w:rsidRPr="7EA8AE3B">
              <w:rPr>
                <w:rFonts w:ascii="Calibri" w:hAnsi="Calibri" w:cs="Calibri"/>
                <w:b/>
                <w:bCs/>
                <w:sz w:val="20"/>
                <w:szCs w:val="20"/>
              </w:rPr>
              <w:t>driven comms</w:t>
            </w:r>
            <w:r w:rsidRPr="00641E2A">
              <w:rPr>
                <w:rFonts w:ascii="Calibri" w:hAnsi="Calibri" w:cs="Calibri"/>
                <w:b/>
                <w:bCs/>
                <w:sz w:val="20"/>
                <w:szCs w:val="20"/>
              </w:rPr>
              <w:noBreakHyphen/>
            </w:r>
            <w:r w:rsidRPr="00641E2A">
              <w:rPr>
                <w:rFonts w:ascii="Calibri" w:hAnsi="Calibri" w:cs="Calibri"/>
                <w:b/>
                <w:bCs/>
                <w:sz w:val="20"/>
                <w:szCs w:val="20"/>
              </w:rPr>
              <w:t>time, event</w:t>
            </w:r>
            <w:r w:rsidRPr="00641E2A">
              <w:rPr>
                <w:rFonts w:ascii="Calibri" w:hAnsi="Calibri" w:cs="Calibri"/>
                <w:b/>
                <w:bCs/>
                <w:sz w:val="20"/>
                <w:szCs w:val="20"/>
              </w:rPr>
              <w:noBreakHyphen/>
            </w:r>
            <w:r w:rsidRPr="00641E2A">
              <w:rPr>
                <w:rFonts w:ascii="Calibri" w:hAnsi="Calibri" w:cs="Calibri"/>
                <w:b/>
                <w:bCs/>
                <w:sz w:val="20"/>
                <w:szCs w:val="20"/>
              </w:rPr>
              <w:t>driven comms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641E2A" w:rsidR="00654E62" w:rsidRDefault="00654E62" w14:paraId="769323F7" w14:textId="73805137">
            <w:pPr>
              <w:rPr>
                <w:rFonts w:ascii="Calibri" w:hAnsi="Calibri" w:cs="Calibri"/>
                <w:sz w:val="20"/>
                <w:szCs w:val="20"/>
              </w:rPr>
            </w:pPr>
            <w:r w:rsidRPr="7EA8AE3B">
              <w:rPr>
                <w:rFonts w:ascii="Calibri" w:hAnsi="Calibri" w:cs="Calibri"/>
                <w:sz w:val="20"/>
                <w:szCs w:val="20"/>
              </w:rPr>
              <w:t>Finance CX moving to event</w:t>
            </w:r>
            <w:r w:rsidR="004738DA">
              <w:rPr>
                <w:rFonts w:ascii="Calibri" w:hAnsi="Calibri" w:cs="Calibri"/>
                <w:sz w:val="20"/>
                <w:szCs w:val="20"/>
              </w:rPr>
              <w:t>-</w:t>
            </w:r>
            <w:r w:rsidRPr="7EA8AE3B">
              <w:rPr>
                <w:rFonts w:ascii="Calibri" w:hAnsi="Calibri" w:cs="Calibri"/>
                <w:sz w:val="20"/>
                <w:szCs w:val="20"/>
              </w:rPr>
              <w:t>driven, cross</w:t>
            </w:r>
            <w:r w:rsidR="004738DA">
              <w:rPr>
                <w:rFonts w:ascii="Calibri" w:hAnsi="Calibri" w:cs="Calibri"/>
                <w:sz w:val="20"/>
                <w:szCs w:val="20"/>
              </w:rPr>
              <w:t>-</w:t>
            </w:r>
            <w:r w:rsidRPr="7EA8AE3B">
              <w:rPr>
                <w:rFonts w:ascii="Calibri" w:hAnsi="Calibri" w:cs="Calibri"/>
                <w:sz w:val="20"/>
                <w:szCs w:val="20"/>
              </w:rPr>
              <w:t xml:space="preserve">channel actioning. </w:t>
            </w:r>
            <w:hyperlink r:id="rId30">
              <w:r w:rsidRPr="7EA8AE3B">
                <w:rPr>
                  <w:rFonts w:ascii="Calibri" w:hAnsi="Calibri" w:cs="Calibri"/>
                  <w:color w:val="464FEB"/>
                  <w:sz w:val="20"/>
                  <w:szCs w:val="20"/>
                </w:rPr>
                <w:t>[braze.com]</w:t>
              </w:r>
            </w:hyperlink>
            <w:r w:rsidRPr="00641E2A">
              <w:rPr>
                <w:rFonts w:ascii="Calibri" w:hAnsi="Calibri" w:cs="Calibri"/>
                <w:sz w:val="20"/>
                <w:szCs w:val="20"/>
              </w:rPr>
              <w:noBreakHyphen/>
            </w:r>
            <w:r w:rsidRPr="00641E2A">
              <w:rPr>
                <w:rFonts w:ascii="Calibri" w:hAnsi="Calibri" w:cs="Calibri"/>
                <w:sz w:val="20"/>
                <w:szCs w:val="20"/>
              </w:rPr>
              <w:t>driven, cross</w:t>
            </w:r>
            <w:r w:rsidRPr="00641E2A">
              <w:rPr>
                <w:rFonts w:ascii="Calibri" w:hAnsi="Calibri" w:cs="Calibri"/>
                <w:sz w:val="20"/>
                <w:szCs w:val="20"/>
              </w:rPr>
              <w:noBreakHyphen/>
            </w:r>
            <w:r w:rsidRPr="00641E2A">
              <w:rPr>
                <w:rFonts w:ascii="Calibri" w:hAnsi="Calibri" w:cs="Calibri"/>
                <w:sz w:val="20"/>
                <w:szCs w:val="20"/>
              </w:rPr>
              <w:t xml:space="preserve">channel actioning.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641E2A" w:rsidR="00654E62" w:rsidRDefault="00654E62" w14:paraId="05D7AC53" w14:textId="366A1917">
            <w:pPr>
              <w:rPr>
                <w:rFonts w:ascii="Calibri" w:hAnsi="Calibri" w:cs="Calibri"/>
                <w:sz w:val="20"/>
                <w:szCs w:val="20"/>
              </w:rPr>
            </w:pPr>
            <w:r w:rsidRPr="7EA8AE3B">
              <w:rPr>
                <w:rFonts w:ascii="Calibri" w:hAnsi="Calibri" w:cs="Calibri"/>
                <w:sz w:val="20"/>
                <w:szCs w:val="20"/>
              </w:rPr>
              <w:t xml:space="preserve">Shift from batch/manual to </w:t>
            </w:r>
            <w:proofErr w:type="spellStart"/>
            <w:r w:rsidRPr="7EA8AE3B">
              <w:rPr>
                <w:rFonts w:ascii="Calibri" w:hAnsi="Calibri" w:cs="Calibri"/>
                <w:b/>
                <w:bCs/>
                <w:sz w:val="20"/>
                <w:szCs w:val="20"/>
              </w:rPr>
              <w:t>realtime</w:t>
            </w:r>
            <w:proofErr w:type="spellEnd"/>
            <w:r w:rsidRPr="7EA8AE3B">
              <w:rPr>
                <w:rFonts w:ascii="Calibri" w:hAnsi="Calibri" w:cs="Calibri"/>
                <w:sz w:val="20"/>
                <w:szCs w:val="20"/>
              </w:rPr>
              <w:t xml:space="preserve"> triggers across internal &amp; external channels.</w:t>
            </w:r>
          </w:p>
        </w:tc>
      </w:tr>
      <w:tr w:rsidRPr="007706DE" w:rsidR="00E42ECC" w14:paraId="4AE8918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641E2A" w:rsidR="00654E62" w:rsidRDefault="00654E62" w14:paraId="54E71CD9" w14:textId="77777777">
            <w:pPr>
              <w:rPr>
                <w:rFonts w:ascii="Calibri" w:hAnsi="Calibri" w:cs="Calibri"/>
                <w:sz w:val="20"/>
                <w:szCs w:val="20"/>
              </w:rPr>
            </w:pPr>
            <w:r w:rsidRPr="00641E2A">
              <w:rPr>
                <w:rFonts w:ascii="Calibri" w:hAnsi="Calibri" w:cs="Calibri"/>
                <w:b/>
                <w:bCs/>
                <w:sz w:val="20"/>
                <w:szCs w:val="20"/>
              </w:rPr>
              <w:t>Localized, multi</w:t>
            </w:r>
            <w:r w:rsidRPr="00641E2A">
              <w:rPr>
                <w:rFonts w:ascii="Calibri" w:hAnsi="Calibri" w:cs="Calibri"/>
                <w:b/>
                <w:bCs/>
                <w:sz w:val="20"/>
                <w:szCs w:val="20"/>
              </w:rPr>
              <w:noBreakHyphen/>
            </w:r>
            <w:r w:rsidRPr="00641E2A">
              <w:rPr>
                <w:rFonts w:ascii="Calibri" w:hAnsi="Calibri" w:cs="Calibri"/>
                <w:b/>
                <w:bCs/>
                <w:sz w:val="20"/>
                <w:szCs w:val="20"/>
              </w:rPr>
              <w:t>channel execution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641E2A" w:rsidR="00654E62" w:rsidRDefault="00654E62" w14:paraId="414A82BB" w14:textId="77777777">
            <w:pPr>
              <w:rPr>
                <w:rFonts w:ascii="Calibri" w:hAnsi="Calibri" w:cs="Calibri"/>
                <w:sz w:val="20"/>
                <w:szCs w:val="20"/>
              </w:rPr>
            </w:pPr>
            <w:r w:rsidRPr="00641E2A">
              <w:rPr>
                <w:rFonts w:ascii="Calibri" w:hAnsi="Calibri" w:cs="Calibri"/>
                <w:sz w:val="20"/>
                <w:szCs w:val="20"/>
              </w:rPr>
              <w:t xml:space="preserve">Orchestration discussed as a unifier for fragmented systems; APAC leaders lean into local messengers. </w:t>
            </w:r>
            <w:hyperlink w:history="1" r:id="rId31">
              <w:r w:rsidRPr="00641E2A">
                <w:rPr>
                  <w:rFonts w:ascii="Calibri" w:hAnsi="Calibri" w:cs="Calibri"/>
                  <w:color w:val="464FEB"/>
                  <w:sz w:val="20"/>
                  <w:szCs w:val="20"/>
                </w:rPr>
                <w:t>[journals.plos.org]</w:t>
              </w:r>
            </w:hyperlink>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641E2A" w:rsidR="00654E62" w:rsidRDefault="00654E62" w14:paraId="628607DD" w14:textId="1F6F2B3A">
            <w:pPr>
              <w:rPr>
                <w:rFonts w:ascii="Calibri" w:hAnsi="Calibri" w:cs="Calibri"/>
                <w:sz w:val="20"/>
                <w:szCs w:val="20"/>
              </w:rPr>
            </w:pPr>
            <w:r w:rsidRPr="7EA8AE3B">
              <w:rPr>
                <w:rFonts w:ascii="Calibri" w:hAnsi="Calibri" w:cs="Calibri"/>
                <w:sz w:val="20"/>
                <w:szCs w:val="20"/>
              </w:rPr>
              <w:t xml:space="preserve">Build a </w:t>
            </w:r>
            <w:r w:rsidRPr="7EA8AE3B">
              <w:rPr>
                <w:rFonts w:ascii="Calibri" w:hAnsi="Calibri" w:cs="Calibri"/>
                <w:b/>
                <w:bCs/>
                <w:sz w:val="20"/>
                <w:szCs w:val="20"/>
              </w:rPr>
              <w:t>local</w:t>
            </w:r>
            <w:r w:rsidR="004738DA">
              <w:rPr>
                <w:rFonts w:ascii="Calibri" w:hAnsi="Calibri" w:cs="Calibri"/>
                <w:b/>
                <w:bCs/>
                <w:sz w:val="20"/>
                <w:szCs w:val="20"/>
              </w:rPr>
              <w:t>-</w:t>
            </w:r>
            <w:r w:rsidRPr="7EA8AE3B">
              <w:rPr>
                <w:rFonts w:ascii="Calibri" w:hAnsi="Calibri" w:cs="Calibri"/>
                <w:b/>
                <w:bCs/>
                <w:sz w:val="20"/>
                <w:szCs w:val="20"/>
              </w:rPr>
              <w:t>channel portfolio</w:t>
            </w:r>
            <w:r w:rsidRPr="7EA8AE3B">
              <w:rPr>
                <w:rFonts w:ascii="Calibri" w:hAnsi="Calibri" w:cs="Calibri"/>
                <w:sz w:val="20"/>
                <w:szCs w:val="20"/>
              </w:rPr>
              <w:t xml:space="preserve"> (WA/WeChat/Kakao/Viber), with governance and SLOs.</w:t>
            </w:r>
          </w:p>
        </w:tc>
      </w:tr>
    </w:tbl>
    <w:p w:rsidRPr="007706DE" w:rsidR="00654E62" w:rsidP="00654E62" w:rsidRDefault="00654E62" w14:paraId="57231B77" w14:textId="77777777">
      <w:pPr>
        <w:spacing w:before="100" w:beforeAutospacing="1" w:line="300" w:lineRule="atLeast"/>
        <w:rPr>
          <w:rFonts w:ascii="Calibri" w:hAnsi="Calibri" w:cs="Calibri"/>
          <w:sz w:val="22"/>
          <w:szCs w:val="22"/>
        </w:rPr>
      </w:pPr>
      <w:r w:rsidRPr="007706DE">
        <w:rPr>
          <w:rFonts w:ascii="Calibri" w:hAnsi="Calibri" w:cs="Calibri"/>
          <w:b/>
          <w:bCs/>
          <w:sz w:val="22"/>
          <w:szCs w:val="22"/>
        </w:rPr>
        <w:t>Conclusion.</w:t>
      </w:r>
      <w:r w:rsidRPr="007706DE">
        <w:rPr>
          <w:rFonts w:ascii="Calibri" w:hAnsi="Calibri" w:cs="Calibri"/>
          <w:sz w:val="22"/>
          <w:szCs w:val="22"/>
        </w:rPr>
        <w:t xml:space="preserve"> To match leaders delivering </w:t>
      </w:r>
      <w:r w:rsidRPr="007706DE">
        <w:rPr>
          <w:rFonts w:ascii="Calibri" w:hAnsi="Calibri" w:cs="Calibri"/>
          <w:b/>
          <w:bCs/>
          <w:sz w:val="22"/>
          <w:szCs w:val="22"/>
        </w:rPr>
        <w:t>real</w:t>
      </w:r>
      <w:r w:rsidRPr="007706DE">
        <w:rPr>
          <w:rFonts w:ascii="Calibri" w:hAnsi="Calibri" w:cs="Calibri"/>
          <w:b/>
          <w:bCs/>
          <w:sz w:val="22"/>
          <w:szCs w:val="22"/>
        </w:rPr>
        <w:noBreakHyphen/>
      </w:r>
      <w:r w:rsidRPr="007706DE">
        <w:rPr>
          <w:rFonts w:ascii="Calibri" w:hAnsi="Calibri" w:cs="Calibri"/>
          <w:b/>
          <w:bCs/>
          <w:sz w:val="22"/>
          <w:szCs w:val="22"/>
        </w:rPr>
        <w:t>time, localized, orchestrated communication</w:t>
      </w:r>
      <w:r w:rsidRPr="007706DE">
        <w:rPr>
          <w:rFonts w:ascii="Calibri" w:hAnsi="Calibri" w:cs="Calibri"/>
          <w:sz w:val="22"/>
          <w:szCs w:val="22"/>
        </w:rPr>
        <w:t xml:space="preserve">, Payoneer should pursue a </w:t>
      </w:r>
      <w:r w:rsidRPr="007706DE">
        <w:rPr>
          <w:rFonts w:ascii="Calibri" w:hAnsi="Calibri" w:cs="Calibri"/>
          <w:b/>
          <w:bCs/>
          <w:sz w:val="22"/>
          <w:szCs w:val="22"/>
        </w:rPr>
        <w:t>CEP</w:t>
      </w:r>
      <w:r w:rsidRPr="007706DE">
        <w:rPr>
          <w:rFonts w:ascii="Calibri" w:hAnsi="Calibri" w:cs="Calibri"/>
          <w:b/>
          <w:bCs/>
          <w:sz w:val="22"/>
          <w:szCs w:val="22"/>
        </w:rPr>
        <w:noBreakHyphen/>
      </w:r>
      <w:r w:rsidRPr="007706DE">
        <w:rPr>
          <w:rFonts w:ascii="Calibri" w:hAnsi="Calibri" w:cs="Calibri"/>
          <w:b/>
          <w:bCs/>
          <w:sz w:val="22"/>
          <w:szCs w:val="22"/>
        </w:rPr>
        <w:t>first model</w:t>
      </w:r>
      <w:r w:rsidRPr="007706DE">
        <w:rPr>
          <w:rFonts w:ascii="Calibri" w:hAnsi="Calibri" w:cs="Calibri"/>
          <w:sz w:val="22"/>
          <w:szCs w:val="22"/>
        </w:rPr>
        <w:t xml:space="preserve"> (with a parallel CH stack), enforce role/entity awareness, and embed governance end</w:t>
      </w:r>
      <w:r w:rsidRPr="007706DE">
        <w:rPr>
          <w:rFonts w:ascii="Calibri" w:hAnsi="Calibri" w:cs="Calibri"/>
          <w:sz w:val="22"/>
          <w:szCs w:val="22"/>
        </w:rPr>
        <w:noBreakHyphen/>
      </w:r>
      <w:r w:rsidRPr="007706DE">
        <w:rPr>
          <w:rFonts w:ascii="Calibri" w:hAnsi="Calibri" w:cs="Calibri"/>
          <w:sz w:val="22"/>
          <w:szCs w:val="22"/>
        </w:rPr>
        <w:t>to</w:t>
      </w:r>
      <w:r w:rsidRPr="007706DE">
        <w:rPr>
          <w:rFonts w:ascii="Calibri" w:hAnsi="Calibri" w:cs="Calibri"/>
          <w:sz w:val="22"/>
          <w:szCs w:val="22"/>
        </w:rPr>
        <w:noBreakHyphen/>
      </w:r>
      <w:r w:rsidRPr="007706DE">
        <w:rPr>
          <w:rFonts w:ascii="Calibri" w:hAnsi="Calibri" w:cs="Calibri"/>
          <w:sz w:val="22"/>
          <w:szCs w:val="22"/>
        </w:rPr>
        <w:t xml:space="preserve">end. </w:t>
      </w:r>
      <w:hyperlink w:history="1" r:id="rId32">
        <w:r w:rsidRPr="007706DE">
          <w:rPr>
            <w:rFonts w:ascii="Calibri" w:hAnsi="Calibri" w:cs="Calibri"/>
            <w:color w:val="464FEB"/>
            <w:sz w:val="22"/>
            <w:szCs w:val="22"/>
          </w:rPr>
          <w:t>[blueshift.com]</w:t>
        </w:r>
      </w:hyperlink>
      <w:r w:rsidRPr="007706DE">
        <w:rPr>
          <w:rFonts w:ascii="Calibri" w:hAnsi="Calibri" w:cs="Calibri"/>
          <w:sz w:val="22"/>
          <w:szCs w:val="22"/>
        </w:rPr>
        <w:t xml:space="preserve">, </w:t>
      </w:r>
      <w:hyperlink w:history="1" r:id="rId33">
        <w:r w:rsidRPr="007706DE">
          <w:rPr>
            <w:rFonts w:ascii="Calibri" w:hAnsi="Calibri" w:cs="Calibri"/>
            <w:color w:val="464FEB"/>
            <w:sz w:val="22"/>
            <w:szCs w:val="22"/>
          </w:rPr>
          <w:t>[</w:t>
        </w:r>
        <w:proofErr w:type="spellStart"/>
        <w:r w:rsidRPr="007706DE">
          <w:rPr>
            <w:rFonts w:ascii="Calibri" w:hAnsi="Calibri" w:cs="Calibri"/>
            <w:color w:val="464FEB"/>
            <w:sz w:val="22"/>
            <w:szCs w:val="22"/>
          </w:rPr>
          <w:t>globalbank</w:t>
        </w:r>
        <w:proofErr w:type="spellEnd"/>
        <w:r w:rsidRPr="007706DE">
          <w:rPr>
            <w:rFonts w:ascii="Calibri" w:hAnsi="Calibri" w:cs="Calibri"/>
            <w:color w:val="464FEB"/>
            <w:sz w:val="22"/>
            <w:szCs w:val="22"/>
          </w:rPr>
          <w:t>…inance.com]</w:t>
        </w:r>
      </w:hyperlink>
      <w:r w:rsidRPr="007706DE">
        <w:rPr>
          <w:rFonts w:ascii="Calibri" w:hAnsi="Calibri" w:cs="Calibri"/>
          <w:sz w:val="22"/>
          <w:szCs w:val="22"/>
        </w:rPr>
        <w:t xml:space="preserve">, </w:t>
      </w:r>
      <w:hyperlink w:history="1" r:id="rId34">
        <w:r w:rsidRPr="007706DE">
          <w:rPr>
            <w:rFonts w:ascii="Calibri" w:hAnsi="Calibri" w:cs="Calibri"/>
            <w:color w:val="464FEB"/>
            <w:sz w:val="22"/>
            <w:szCs w:val="22"/>
          </w:rPr>
          <w:t>[cloud.google.com]</w:t>
        </w:r>
      </w:hyperlink>
    </w:p>
    <w:p w:rsidRPr="007706DE" w:rsidR="00654E62" w:rsidP="00654E62" w:rsidRDefault="00654E62" w14:paraId="78E18C01" w14:textId="77777777">
      <w:pPr>
        <w:spacing w:line="300" w:lineRule="atLeast"/>
        <w:rPr>
          <w:rFonts w:ascii="Calibri" w:hAnsi="Calibri" w:cs="Calibri"/>
          <w:sz w:val="22"/>
          <w:szCs w:val="22"/>
        </w:rPr>
      </w:pPr>
      <w:r>
        <w:rPr>
          <w:noProof/>
        </w:rPr>
        <mc:AlternateContent>
          <mc:Choice Requires="wps">
            <w:drawing>
              <wp:inline distT="0" distB="0" distL="0" distR="0" wp14:anchorId="50030DD8" wp14:editId="2036F462">
                <wp:extent cx="5943600" cy="635"/>
                <wp:effectExtent l="0" t="0" r="12700" b="24765"/>
                <wp:docPr id="1083512741" name="Horizontal Lin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56446FBB">
              <v:rect id="Horizontal Line 12" style="width:468pt;height:.05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55CCBD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">
                <v:path arrowok="t"/>
                <w10:anchorlock/>
              </v:rect>
            </w:pict>
          </mc:Fallback>
        </mc:AlternateContent>
      </w:r>
    </w:p>
    <w:p w:rsidR="00803D8F" w:rsidP="00654E62" w:rsidRDefault="00803D8F" w14:paraId="2ECBF350" w14:textId="77777777">
      <w:pPr>
        <w:pStyle w:val="Heading2"/>
        <w:rPr>
          <w:rFonts w:ascii="Calibri" w:hAnsi="Calibri" w:cs="Calibri"/>
        </w:rPr>
      </w:pPr>
      <w:bookmarkStart w:name="_Toc221212286" w:id="16"/>
    </w:p>
    <w:p w:rsidRPr="007706DE" w:rsidR="00654E62" w:rsidP="00654E62" w:rsidRDefault="00654E62" w14:paraId="3FE7B18B" w14:textId="4BF5C679">
      <w:pPr>
        <w:pStyle w:val="Heading2"/>
        <w:rPr>
          <w:rFonts w:ascii="Calibri" w:hAnsi="Calibri" w:cs="Calibri"/>
        </w:rPr>
      </w:pPr>
      <w:commentRangeStart w:id="17"/>
      <w:commentRangeStart w:id="18"/>
      <w:r w:rsidRPr="007706DE">
        <w:rPr>
          <w:rFonts w:ascii="Calibri" w:hAnsi="Calibri" w:cs="Calibri"/>
        </w:rPr>
        <w:t>6. Communication Types &amp; Channel Framework</w:t>
      </w:r>
      <w:bookmarkEnd w:id="16"/>
      <w:commentRangeEnd w:id="17"/>
      <w:r w:rsidRPr="007706DE" w:rsidR="00202109">
        <w:rPr>
          <w:rStyle w:val="CommentReference"/>
          <w:rFonts w:ascii="Calibri" w:hAnsi="Calibri" w:cs="Calibri"/>
          <w:sz w:val="32"/>
          <w:szCs w:val="32"/>
        </w:rPr>
        <w:commentReference w:id="17"/>
      </w:r>
      <w:commentRangeEnd w:id="18"/>
      <w:r>
        <w:rPr>
          <w:rStyle w:val="CommentReference"/>
        </w:rPr>
        <w:commentReference w:id="18"/>
      </w:r>
    </w:p>
    <w:p w:rsidRPr="007706DE" w:rsidR="00654E62" w:rsidP="00654E62" w:rsidRDefault="00654E62" w14:paraId="5DB5B20A" w14:textId="77777777">
      <w:pPr>
        <w:spacing w:after="120"/>
        <w:rPr>
          <w:rFonts w:ascii="Calibri" w:hAnsi="Calibri" w:cs="Calibri"/>
          <w:b/>
          <w:bCs/>
          <w:sz w:val="22"/>
          <w:szCs w:val="22"/>
        </w:rPr>
      </w:pPr>
    </w:p>
    <w:p w:rsidRPr="007706DE" w:rsidR="00654E62" w:rsidP="00654E62" w:rsidRDefault="00654E62" w14:paraId="4476D1A5" w14:textId="123B92F1">
      <w:pPr>
        <w:pStyle w:val="Heading3"/>
        <w:rPr>
          <w:rFonts w:ascii="Calibri" w:hAnsi="Calibri" w:cs="Calibri"/>
        </w:rPr>
      </w:pPr>
      <w:r w:rsidRPr="007706DE">
        <w:rPr>
          <w:rFonts w:ascii="Calibri" w:hAnsi="Calibri" w:cs="Calibri"/>
        </w:rPr>
        <w:t>6.1 Type of Communications:</w:t>
      </w:r>
    </w:p>
    <w:p w:rsidRPr="00AF54C5" w:rsidR="00654E62" w:rsidP="00654E62" w:rsidRDefault="00654E62" w14:paraId="1D556F1A" w14:textId="77777777">
      <w:pPr>
        <w:rPr>
          <w:rFonts w:ascii="Calibri" w:hAnsi="Calibri" w:cs="Calibri"/>
          <w:b/>
          <w:bCs/>
          <w:sz w:val="22"/>
          <w:szCs w:val="22"/>
        </w:rPr>
      </w:pPr>
      <w:r w:rsidRPr="00AF54C5">
        <w:rPr>
          <w:rFonts w:ascii="Calibri" w:hAnsi="Calibri" w:cs="Calibri"/>
          <w:b/>
          <w:bCs/>
          <w:sz w:val="22"/>
          <w:szCs w:val="22"/>
        </w:rPr>
        <w:t>1. Non</w:t>
      </w:r>
      <w:r w:rsidRPr="00AF54C5">
        <w:rPr>
          <w:rFonts w:ascii="Calibri" w:hAnsi="Calibri" w:cs="Calibri"/>
          <w:b/>
          <w:bCs/>
          <w:sz w:val="22"/>
          <w:szCs w:val="22"/>
        </w:rPr>
        <w:noBreakHyphen/>
      </w:r>
      <w:r w:rsidRPr="00AF54C5">
        <w:rPr>
          <w:rFonts w:ascii="Calibri" w:hAnsi="Calibri" w:cs="Calibri"/>
          <w:b/>
          <w:bCs/>
          <w:sz w:val="22"/>
          <w:szCs w:val="22"/>
        </w:rPr>
        <w:t>promotional</w:t>
      </w:r>
    </w:p>
    <w:p w:rsidRPr="007706DE" w:rsidR="00654E62" w:rsidP="00654E62" w:rsidRDefault="00654E62" w14:paraId="7193E8D9" w14:textId="77777777">
      <w:pPr>
        <w:spacing w:after="120"/>
        <w:outlineLvl w:val="2"/>
        <w:rPr>
          <w:rFonts w:ascii="Calibri" w:hAnsi="Calibri" w:cs="Calibri"/>
          <w:b/>
          <w:bCs/>
          <w:sz w:val="22"/>
          <w:szCs w:val="22"/>
        </w:rPr>
      </w:pPr>
      <w:r w:rsidRPr="007706DE">
        <w:rPr>
          <w:rFonts w:ascii="Calibri" w:hAnsi="Calibri" w:cs="Calibri"/>
          <w:b/>
          <w:bCs/>
          <w:sz w:val="22"/>
          <w:szCs w:val="22"/>
        </w:rPr>
        <w:t>1) Transactional</w:t>
      </w:r>
    </w:p>
    <w:p w:rsidRPr="007706DE" w:rsidR="00654E62" w:rsidP="0001026F" w:rsidRDefault="00654E62" w14:paraId="5258B3B5" w14:textId="180EC108">
      <w:pPr>
        <w:numPr>
          <w:ilvl w:val="0"/>
          <w:numId w:val="17"/>
        </w:numPr>
        <w:rPr>
          <w:rFonts w:ascii="Calibri" w:hAnsi="Calibri" w:cs="Calibri"/>
          <w:sz w:val="22"/>
          <w:szCs w:val="22"/>
        </w:rPr>
      </w:pPr>
      <w:r w:rsidRPr="007706DE">
        <w:rPr>
          <w:rFonts w:ascii="Calibri" w:hAnsi="Calibri" w:cs="Calibri"/>
          <w:b/>
          <w:bCs/>
          <w:sz w:val="22"/>
          <w:szCs w:val="22"/>
        </w:rPr>
        <w:t>Definition:</w:t>
      </w:r>
      <w:r w:rsidRPr="007706DE">
        <w:rPr>
          <w:rFonts w:ascii="Calibri" w:hAnsi="Calibri" w:cs="Calibri"/>
          <w:sz w:val="22"/>
          <w:szCs w:val="22"/>
        </w:rPr>
        <w:t xml:space="preserve"> Event-driven messages that confirm or enable a user</w:t>
      </w:r>
      <w:r w:rsidRPr="007706DE">
        <w:rPr>
          <w:rFonts w:ascii="Calibri" w:hAnsi="Calibri" w:cs="Calibri"/>
          <w:sz w:val="22"/>
          <w:szCs w:val="22"/>
        </w:rPr>
        <w:noBreakHyphen/>
      </w:r>
      <w:r w:rsidRPr="007706DE">
        <w:rPr>
          <w:rFonts w:ascii="Calibri" w:hAnsi="Calibri" w:cs="Calibri"/>
          <w:sz w:val="22"/>
          <w:szCs w:val="22"/>
        </w:rPr>
        <w:t>initiated or account</w:t>
      </w:r>
      <w:r w:rsidRPr="007706DE">
        <w:rPr>
          <w:rFonts w:ascii="Calibri" w:hAnsi="Calibri" w:cs="Calibri"/>
          <w:sz w:val="22"/>
          <w:szCs w:val="22"/>
        </w:rPr>
        <w:noBreakHyphen/>
      </w:r>
      <w:r w:rsidRPr="007706DE">
        <w:rPr>
          <w:rFonts w:ascii="Calibri" w:hAnsi="Calibri" w:cs="Calibri"/>
          <w:sz w:val="22"/>
          <w:szCs w:val="22"/>
        </w:rPr>
        <w:t>critical action. No marketing.</w:t>
      </w:r>
    </w:p>
    <w:p w:rsidRPr="007706DE" w:rsidR="00654E62" w:rsidP="0001026F" w:rsidRDefault="00654E62" w14:paraId="2FF30FBB" w14:textId="77777777">
      <w:pPr>
        <w:numPr>
          <w:ilvl w:val="0"/>
          <w:numId w:val="17"/>
        </w:numPr>
        <w:rPr>
          <w:rFonts w:ascii="Calibri" w:hAnsi="Calibri" w:cs="Calibri"/>
          <w:sz w:val="22"/>
          <w:szCs w:val="22"/>
        </w:rPr>
      </w:pPr>
      <w:r w:rsidRPr="007706DE">
        <w:rPr>
          <w:rFonts w:ascii="Calibri" w:hAnsi="Calibri" w:cs="Calibri"/>
          <w:b/>
          <w:bCs/>
          <w:sz w:val="22"/>
          <w:szCs w:val="22"/>
        </w:rPr>
        <w:t>Primary purpose:</w:t>
      </w:r>
      <w:r w:rsidRPr="007706DE">
        <w:rPr>
          <w:rFonts w:ascii="Calibri" w:hAnsi="Calibri" w:cs="Calibri"/>
          <w:sz w:val="22"/>
          <w:szCs w:val="22"/>
        </w:rPr>
        <w:t xml:space="preserve"> Provide proof, status, or required next step to complete the action.</w:t>
      </w:r>
    </w:p>
    <w:p w:rsidRPr="007706DE" w:rsidR="00654E62" w:rsidP="0001026F" w:rsidRDefault="00654E62" w14:paraId="1AAF3EC5" w14:textId="77777777">
      <w:pPr>
        <w:numPr>
          <w:ilvl w:val="0"/>
          <w:numId w:val="17"/>
        </w:numPr>
        <w:rPr>
          <w:rFonts w:ascii="Calibri" w:hAnsi="Calibri" w:cs="Calibri"/>
          <w:sz w:val="22"/>
          <w:szCs w:val="22"/>
        </w:rPr>
      </w:pPr>
      <w:r w:rsidRPr="007706DE">
        <w:rPr>
          <w:rFonts w:ascii="Calibri" w:hAnsi="Calibri" w:cs="Calibri"/>
          <w:b/>
          <w:bCs/>
          <w:sz w:val="22"/>
          <w:szCs w:val="22"/>
        </w:rPr>
        <w:t>Typical triggers:</w:t>
      </w:r>
      <w:r w:rsidRPr="007706DE">
        <w:rPr>
          <w:rFonts w:ascii="Calibri" w:hAnsi="Calibri" w:cs="Calibri"/>
          <w:sz w:val="22"/>
          <w:szCs w:val="22"/>
        </w:rPr>
        <w:t xml:space="preserve"> Payment sent/received, payout failed/succeeded, invoice issued, card charged, statement ready, tax form available.</w:t>
      </w:r>
    </w:p>
    <w:p w:rsidRPr="007706DE" w:rsidR="00654E62" w:rsidP="00654E62" w:rsidRDefault="00654E62" w14:paraId="5007CA22" w14:textId="77777777">
      <w:pPr>
        <w:spacing w:after="120"/>
        <w:outlineLvl w:val="2"/>
        <w:rPr>
          <w:rFonts w:ascii="Calibri" w:hAnsi="Calibri" w:cs="Calibri"/>
          <w:b/>
          <w:bCs/>
          <w:sz w:val="22"/>
          <w:szCs w:val="22"/>
        </w:rPr>
      </w:pPr>
      <w:r w:rsidRPr="007706DE">
        <w:rPr>
          <w:rFonts w:ascii="Calibri" w:hAnsi="Calibri" w:cs="Calibri"/>
          <w:b/>
          <w:bCs/>
          <w:sz w:val="22"/>
          <w:szCs w:val="22"/>
        </w:rPr>
        <w:t>2) Operational</w:t>
      </w:r>
    </w:p>
    <w:p w:rsidRPr="007706DE" w:rsidR="00654E62" w:rsidP="0001026F" w:rsidRDefault="00654E62" w14:paraId="55E24787" w14:textId="090FFE11">
      <w:pPr>
        <w:numPr>
          <w:ilvl w:val="0"/>
          <w:numId w:val="18"/>
        </w:numPr>
        <w:rPr>
          <w:rFonts w:ascii="Calibri" w:hAnsi="Calibri" w:cs="Calibri"/>
          <w:sz w:val="22"/>
          <w:szCs w:val="22"/>
        </w:rPr>
      </w:pPr>
      <w:r w:rsidRPr="007706DE">
        <w:rPr>
          <w:rFonts w:ascii="Calibri" w:hAnsi="Calibri" w:cs="Calibri"/>
          <w:b/>
          <w:bCs/>
          <w:sz w:val="22"/>
          <w:szCs w:val="22"/>
        </w:rPr>
        <w:t>Definition:</w:t>
      </w:r>
      <w:r w:rsidRPr="007706DE">
        <w:rPr>
          <w:rFonts w:ascii="Calibri" w:hAnsi="Calibri" w:cs="Calibri"/>
          <w:sz w:val="22"/>
          <w:szCs w:val="22"/>
        </w:rPr>
        <w:t xml:space="preserve"> Ad</w:t>
      </w:r>
      <w:r w:rsidRPr="007706DE">
        <w:rPr>
          <w:rFonts w:ascii="Calibri" w:hAnsi="Calibri" w:cs="Calibri"/>
          <w:sz w:val="22"/>
          <w:szCs w:val="22"/>
        </w:rPr>
        <w:noBreakHyphen/>
      </w:r>
      <w:r w:rsidRPr="007706DE">
        <w:rPr>
          <w:rFonts w:ascii="Calibri" w:hAnsi="Calibri" w:cs="Calibri"/>
          <w:sz w:val="22"/>
          <w:szCs w:val="22"/>
        </w:rPr>
        <w:t>hoc, proactive updates about changes or issues that affect the service or account; not tied to a single user action.</w:t>
      </w:r>
    </w:p>
    <w:p w:rsidRPr="007706DE" w:rsidR="00654E62" w:rsidP="0001026F" w:rsidRDefault="00654E62" w14:paraId="64DEE354" w14:textId="77777777">
      <w:pPr>
        <w:numPr>
          <w:ilvl w:val="0"/>
          <w:numId w:val="18"/>
        </w:numPr>
        <w:rPr>
          <w:rFonts w:ascii="Calibri" w:hAnsi="Calibri" w:cs="Calibri"/>
          <w:sz w:val="22"/>
          <w:szCs w:val="22"/>
        </w:rPr>
      </w:pPr>
      <w:r w:rsidRPr="007706DE">
        <w:rPr>
          <w:rFonts w:ascii="Calibri" w:hAnsi="Calibri" w:cs="Calibri"/>
          <w:b/>
          <w:bCs/>
          <w:sz w:val="22"/>
          <w:szCs w:val="22"/>
        </w:rPr>
        <w:t>Primary purpose:</w:t>
      </w:r>
      <w:r w:rsidRPr="007706DE">
        <w:rPr>
          <w:rFonts w:ascii="Calibri" w:hAnsi="Calibri" w:cs="Calibri"/>
          <w:sz w:val="22"/>
          <w:szCs w:val="22"/>
        </w:rPr>
        <w:t xml:space="preserve"> Maintain transparency, reduce confusion, prevent disruption.</w:t>
      </w:r>
    </w:p>
    <w:p w:rsidRPr="007706DE" w:rsidR="00654E62" w:rsidP="0001026F" w:rsidRDefault="00654E62" w14:paraId="55C3ECD3" w14:textId="77777777">
      <w:pPr>
        <w:numPr>
          <w:ilvl w:val="0"/>
          <w:numId w:val="18"/>
        </w:numPr>
        <w:rPr>
          <w:rFonts w:ascii="Calibri" w:hAnsi="Calibri" w:cs="Calibri"/>
          <w:sz w:val="22"/>
          <w:szCs w:val="22"/>
        </w:rPr>
      </w:pPr>
      <w:r w:rsidRPr="007706DE">
        <w:rPr>
          <w:rFonts w:ascii="Calibri" w:hAnsi="Calibri" w:cs="Calibri"/>
          <w:b/>
          <w:bCs/>
          <w:sz w:val="22"/>
          <w:szCs w:val="22"/>
        </w:rPr>
        <w:t>Typical triggers:</w:t>
      </w:r>
      <w:r w:rsidRPr="007706DE">
        <w:rPr>
          <w:rFonts w:ascii="Calibri" w:hAnsi="Calibri" w:cs="Calibri"/>
          <w:sz w:val="22"/>
          <w:szCs w:val="22"/>
        </w:rPr>
        <w:t xml:space="preserve"> Pricing/fee change, T&amp;C update, maintenance/downtime, incident &amp; apology, feature sunsetting/account cleanup, regional update, policy clarifications.</w:t>
      </w:r>
    </w:p>
    <w:p w:rsidRPr="007706DE" w:rsidR="00654E62" w:rsidP="00654E62" w:rsidRDefault="00654E62" w14:paraId="5861364A" w14:textId="77777777">
      <w:pPr>
        <w:spacing w:after="120"/>
        <w:outlineLvl w:val="2"/>
        <w:rPr>
          <w:rFonts w:ascii="Calibri" w:hAnsi="Calibri" w:cs="Calibri"/>
          <w:b/>
          <w:bCs/>
          <w:sz w:val="22"/>
          <w:szCs w:val="22"/>
        </w:rPr>
      </w:pPr>
      <w:r w:rsidRPr="007706DE">
        <w:rPr>
          <w:rFonts w:ascii="Calibri" w:hAnsi="Calibri" w:cs="Calibri"/>
          <w:b/>
          <w:bCs/>
          <w:sz w:val="22"/>
          <w:szCs w:val="22"/>
        </w:rPr>
        <w:t>3) Security</w:t>
      </w:r>
    </w:p>
    <w:p w:rsidRPr="007706DE" w:rsidR="00654E62" w:rsidP="0001026F" w:rsidRDefault="00654E62" w14:paraId="246C9458" w14:textId="45928175">
      <w:pPr>
        <w:numPr>
          <w:ilvl w:val="0"/>
          <w:numId w:val="19"/>
        </w:numPr>
        <w:rPr>
          <w:rFonts w:ascii="Calibri" w:hAnsi="Calibri" w:cs="Calibri"/>
          <w:sz w:val="22"/>
          <w:szCs w:val="22"/>
        </w:rPr>
      </w:pPr>
      <w:r w:rsidRPr="007706DE">
        <w:rPr>
          <w:rFonts w:ascii="Calibri" w:hAnsi="Calibri" w:cs="Calibri"/>
          <w:b/>
          <w:bCs/>
          <w:sz w:val="22"/>
          <w:szCs w:val="22"/>
        </w:rPr>
        <w:t>Definition:</w:t>
      </w:r>
      <w:r w:rsidRPr="007706DE">
        <w:rPr>
          <w:rFonts w:ascii="Calibri" w:hAnsi="Calibri" w:cs="Calibri"/>
          <w:sz w:val="22"/>
          <w:szCs w:val="22"/>
        </w:rPr>
        <w:t xml:space="preserve"> High</w:t>
      </w:r>
      <w:r w:rsidRPr="007706DE">
        <w:rPr>
          <w:rFonts w:ascii="Calibri" w:hAnsi="Calibri" w:cs="Calibri"/>
          <w:sz w:val="22"/>
          <w:szCs w:val="22"/>
        </w:rPr>
        <w:noBreakHyphen/>
      </w:r>
      <w:r w:rsidRPr="007706DE">
        <w:rPr>
          <w:rFonts w:ascii="Calibri" w:hAnsi="Calibri" w:cs="Calibri"/>
          <w:sz w:val="22"/>
          <w:szCs w:val="22"/>
        </w:rPr>
        <w:t>sensitivity communications that protect identity, access, and funds.</w:t>
      </w:r>
    </w:p>
    <w:p w:rsidRPr="007706DE" w:rsidR="00654E62" w:rsidP="0001026F" w:rsidRDefault="00654E62" w14:paraId="7483B72D" w14:textId="77777777">
      <w:pPr>
        <w:numPr>
          <w:ilvl w:val="0"/>
          <w:numId w:val="19"/>
        </w:numPr>
        <w:rPr>
          <w:rFonts w:ascii="Calibri" w:hAnsi="Calibri" w:cs="Calibri"/>
          <w:sz w:val="22"/>
          <w:szCs w:val="22"/>
        </w:rPr>
      </w:pPr>
      <w:r w:rsidRPr="007706DE">
        <w:rPr>
          <w:rFonts w:ascii="Calibri" w:hAnsi="Calibri" w:cs="Calibri"/>
          <w:b/>
          <w:bCs/>
          <w:sz w:val="22"/>
          <w:szCs w:val="22"/>
        </w:rPr>
        <w:t>Primary purpose:</w:t>
      </w:r>
      <w:r w:rsidRPr="007706DE">
        <w:rPr>
          <w:rFonts w:ascii="Calibri" w:hAnsi="Calibri" w:cs="Calibri"/>
          <w:sz w:val="22"/>
          <w:szCs w:val="22"/>
        </w:rPr>
        <w:t xml:space="preserve"> Authenticate, alert, or block to prevent or mitigate risk.</w:t>
      </w:r>
    </w:p>
    <w:p w:rsidRPr="007706DE" w:rsidR="00654E62" w:rsidP="0001026F" w:rsidRDefault="00654E62" w14:paraId="7C1736ED" w14:textId="77777777">
      <w:pPr>
        <w:numPr>
          <w:ilvl w:val="0"/>
          <w:numId w:val="19"/>
        </w:numPr>
        <w:rPr>
          <w:rFonts w:ascii="Calibri" w:hAnsi="Calibri" w:cs="Calibri"/>
          <w:sz w:val="22"/>
          <w:szCs w:val="22"/>
        </w:rPr>
      </w:pPr>
      <w:r w:rsidRPr="007706DE">
        <w:rPr>
          <w:rFonts w:ascii="Calibri" w:hAnsi="Calibri" w:cs="Calibri"/>
          <w:b/>
          <w:bCs/>
          <w:sz w:val="22"/>
          <w:szCs w:val="22"/>
        </w:rPr>
        <w:t>Typical triggers:</w:t>
      </w:r>
      <w:r w:rsidRPr="007706DE">
        <w:rPr>
          <w:rFonts w:ascii="Calibri" w:hAnsi="Calibri" w:cs="Calibri"/>
          <w:sz w:val="22"/>
          <w:szCs w:val="22"/>
        </w:rPr>
        <w:t xml:space="preserve"> New device/location login, 2FA/OTP, password reset, suspected fraud, account lock, beneficiary or API key changes</w:t>
      </w:r>
    </w:p>
    <w:p w:rsidRPr="007706DE" w:rsidR="00654E62" w:rsidP="00654E62" w:rsidRDefault="00654E62" w14:paraId="58C99DC7" w14:textId="77777777">
      <w:pPr>
        <w:spacing w:after="120"/>
        <w:outlineLvl w:val="2"/>
        <w:rPr>
          <w:rFonts w:ascii="Calibri" w:hAnsi="Calibri" w:cs="Calibri"/>
          <w:b/>
          <w:bCs/>
          <w:sz w:val="22"/>
          <w:szCs w:val="22"/>
        </w:rPr>
      </w:pPr>
    </w:p>
    <w:p w:rsidRPr="007706DE" w:rsidR="00654E62" w:rsidP="00654E62" w:rsidRDefault="00654E62" w14:paraId="21A30C6C" w14:textId="1218B44D">
      <w:pPr>
        <w:spacing w:after="120"/>
        <w:outlineLvl w:val="2"/>
        <w:rPr>
          <w:rFonts w:ascii="Calibri" w:hAnsi="Calibri" w:cs="Calibri"/>
          <w:b/>
          <w:bCs/>
          <w:sz w:val="22"/>
          <w:szCs w:val="22"/>
        </w:rPr>
      </w:pPr>
      <w:r w:rsidRPr="007706DE">
        <w:rPr>
          <w:rFonts w:ascii="Calibri" w:hAnsi="Calibri" w:cs="Calibri"/>
          <w:b/>
          <w:bCs/>
          <w:sz w:val="22"/>
          <w:szCs w:val="22"/>
        </w:rPr>
        <w:t>2. Promotional (Growth)</w:t>
      </w:r>
    </w:p>
    <w:p w:rsidRPr="007706DE" w:rsidR="00654E62" w:rsidP="0001026F" w:rsidRDefault="00654E62" w14:paraId="07205B7D" w14:textId="77777777">
      <w:pPr>
        <w:numPr>
          <w:ilvl w:val="0"/>
          <w:numId w:val="20"/>
        </w:numPr>
        <w:rPr>
          <w:rFonts w:ascii="Calibri" w:hAnsi="Calibri" w:cs="Calibri"/>
          <w:sz w:val="22"/>
          <w:szCs w:val="22"/>
        </w:rPr>
      </w:pPr>
      <w:r w:rsidRPr="007706DE">
        <w:rPr>
          <w:rFonts w:ascii="Calibri" w:hAnsi="Calibri" w:cs="Calibri"/>
          <w:b/>
          <w:bCs/>
          <w:sz w:val="22"/>
          <w:szCs w:val="22"/>
        </w:rPr>
        <w:t>Definition:</w:t>
      </w:r>
      <w:r w:rsidRPr="007706DE">
        <w:rPr>
          <w:rFonts w:ascii="Calibri" w:hAnsi="Calibri" w:cs="Calibri"/>
          <w:sz w:val="22"/>
          <w:szCs w:val="22"/>
        </w:rPr>
        <w:t xml:space="preserve"> Messages intended to drive activation, usage, cross/upsell, or brand engagement; requires consent where applicable.</w:t>
      </w:r>
    </w:p>
    <w:p w:rsidRPr="007706DE" w:rsidR="00654E62" w:rsidP="0001026F" w:rsidRDefault="00654E62" w14:paraId="7F626C20" w14:textId="207D3096">
      <w:pPr>
        <w:numPr>
          <w:ilvl w:val="0"/>
          <w:numId w:val="20"/>
        </w:numPr>
        <w:rPr>
          <w:rFonts w:ascii="Calibri" w:hAnsi="Calibri" w:cs="Calibri"/>
          <w:sz w:val="22"/>
          <w:szCs w:val="22"/>
        </w:rPr>
      </w:pPr>
      <w:r w:rsidRPr="007706DE">
        <w:rPr>
          <w:rFonts w:ascii="Calibri" w:hAnsi="Calibri" w:cs="Calibri"/>
          <w:b/>
          <w:bCs/>
          <w:sz w:val="22"/>
          <w:szCs w:val="22"/>
        </w:rPr>
        <w:t>Primary purpose:</w:t>
      </w:r>
      <w:r w:rsidRPr="007706DE">
        <w:rPr>
          <w:rFonts w:ascii="Calibri" w:hAnsi="Calibri" w:cs="Calibri"/>
          <w:sz w:val="22"/>
          <w:szCs w:val="22"/>
        </w:rPr>
        <w:t xml:space="preserve"> Generate incremental adoption and revenue with relevant, benefit</w:t>
      </w:r>
      <w:r w:rsidRPr="007706DE">
        <w:rPr>
          <w:rFonts w:ascii="Calibri" w:hAnsi="Calibri" w:cs="Calibri"/>
          <w:sz w:val="22"/>
          <w:szCs w:val="22"/>
        </w:rPr>
        <w:noBreakHyphen/>
      </w:r>
      <w:r w:rsidRPr="007706DE">
        <w:rPr>
          <w:rFonts w:ascii="Calibri" w:hAnsi="Calibri" w:cs="Calibri"/>
          <w:sz w:val="22"/>
          <w:szCs w:val="22"/>
        </w:rPr>
        <w:t>led offers.</w:t>
      </w:r>
    </w:p>
    <w:p w:rsidRPr="007706DE" w:rsidR="00654E62" w:rsidP="0001026F" w:rsidRDefault="00654E62" w14:paraId="7DDAFDC9" w14:textId="77777777">
      <w:pPr>
        <w:numPr>
          <w:ilvl w:val="0"/>
          <w:numId w:val="20"/>
        </w:numPr>
        <w:rPr>
          <w:rFonts w:ascii="Calibri" w:hAnsi="Calibri" w:cs="Calibri"/>
          <w:sz w:val="22"/>
          <w:szCs w:val="22"/>
        </w:rPr>
      </w:pPr>
      <w:r w:rsidRPr="007706DE">
        <w:rPr>
          <w:rFonts w:ascii="Calibri" w:hAnsi="Calibri" w:cs="Calibri"/>
          <w:b/>
          <w:bCs/>
          <w:sz w:val="22"/>
          <w:szCs w:val="22"/>
        </w:rPr>
        <w:t>Typical triggers:</w:t>
      </w:r>
      <w:r w:rsidRPr="007706DE">
        <w:rPr>
          <w:rFonts w:ascii="Calibri" w:hAnsi="Calibri" w:cs="Calibri"/>
          <w:sz w:val="22"/>
          <w:szCs w:val="22"/>
        </w:rPr>
        <w:t xml:space="preserve"> Lifecycle moments (onboarding/reactivation), eligibility or propensity, seasonal campaigns, partner offers, pricing incentives.</w:t>
      </w:r>
    </w:p>
    <w:p w:rsidRPr="007706DE" w:rsidR="00654E62" w:rsidP="00654E62" w:rsidRDefault="00654E62" w14:paraId="6E327F73" w14:textId="77777777">
      <w:pPr>
        <w:spacing w:after="120"/>
        <w:rPr>
          <w:rFonts w:ascii="Calibri" w:hAnsi="Calibri" w:cs="Calibri"/>
          <w:b/>
          <w:bCs/>
          <w:sz w:val="22"/>
          <w:szCs w:val="22"/>
        </w:rPr>
      </w:pPr>
    </w:p>
    <w:p w:rsidRPr="007706DE" w:rsidR="00654E62" w:rsidP="00654E62" w:rsidRDefault="00654E62" w14:paraId="098C4938" w14:textId="46C7878B">
      <w:pPr>
        <w:pStyle w:val="Heading3"/>
        <w:rPr>
          <w:rFonts w:ascii="Calibri" w:hAnsi="Calibri" w:cs="Calibri"/>
        </w:rPr>
      </w:pPr>
      <w:r w:rsidRPr="007706DE">
        <w:rPr>
          <w:rFonts w:ascii="Calibri" w:hAnsi="Calibri" w:cs="Calibri"/>
        </w:rPr>
        <w:t>6.2 Types of Channels:</w:t>
      </w:r>
      <w:r>
        <w:rPr>
          <w:rFonts w:ascii="Calibri" w:hAnsi="Calibri" w:cs="Calibri"/>
        </w:rPr>
        <w:br/>
      </w:r>
    </w:p>
    <w:p w:rsidR="00DE4E80" w:rsidP="00654E62" w:rsidRDefault="00766F34" w14:paraId="03482C0B" w14:textId="76D0CD69">
      <w:pPr>
        <w:rPr>
          <w:rStyle w:val="Strong"/>
          <w:rFonts w:ascii="Calibri" w:hAnsi="Calibri" w:cs="Calibri" w:eastAsiaTheme="majorEastAsia"/>
          <w:color w:val="000000" w:themeColor="text1"/>
          <w:sz w:val="22"/>
          <w:szCs w:val="22"/>
        </w:rPr>
      </w:pPr>
      <w:r>
        <w:rPr>
          <w:rStyle w:val="Strong"/>
          <w:rFonts w:ascii="Calibri" w:hAnsi="Calibri" w:cs="Calibri" w:eastAsiaTheme="majorEastAsia"/>
          <w:color w:val="000000" w:themeColor="text1"/>
          <w:sz w:val="22"/>
          <w:szCs w:val="22"/>
        </w:rPr>
        <w:t xml:space="preserve">Approach </w:t>
      </w:r>
      <w:r w:rsidR="00DE4E80">
        <w:rPr>
          <w:rStyle w:val="Strong"/>
          <w:rFonts w:ascii="Calibri" w:hAnsi="Calibri" w:cs="Calibri" w:eastAsiaTheme="majorEastAsia"/>
          <w:color w:val="000000" w:themeColor="text1"/>
          <w:sz w:val="22"/>
          <w:szCs w:val="22"/>
        </w:rPr>
        <w:t>Principles:</w:t>
      </w:r>
    </w:p>
    <w:p w:rsidRPr="0017776D" w:rsidR="0017776D" w:rsidP="0017776D" w:rsidRDefault="00DE4E80" w14:paraId="1C1DF08B" w14:textId="77777777">
      <w:pPr>
        <w:rPr>
          <w:rStyle w:val="Strong"/>
          <w:rFonts w:ascii="Calibri" w:hAnsi="Calibri" w:cs="Calibri" w:eastAsiaTheme="majorEastAsia"/>
          <w:sz w:val="22"/>
          <w:szCs w:val="22"/>
        </w:rPr>
      </w:pPr>
      <w:r w:rsidRPr="0017776D">
        <w:rPr>
          <w:rStyle w:val="Strong"/>
          <w:rFonts w:ascii="Calibri" w:hAnsi="Calibri" w:cs="Calibri" w:eastAsiaTheme="majorEastAsia"/>
          <w:sz w:val="22"/>
          <w:szCs w:val="22"/>
        </w:rPr>
        <w:t xml:space="preserve">1. </w:t>
      </w:r>
      <w:r w:rsidRPr="0017776D" w:rsidR="0017776D">
        <w:rPr>
          <w:rStyle w:val="Strong"/>
          <w:rFonts w:ascii="Calibri" w:hAnsi="Calibri" w:cs="Calibri" w:eastAsiaTheme="majorEastAsia"/>
          <w:sz w:val="22"/>
          <w:szCs w:val="22"/>
        </w:rPr>
        <w:t>Scalable, pluggable integration model</w:t>
      </w:r>
    </w:p>
    <w:p w:rsidRPr="00A04EB8" w:rsidR="0017776D" w:rsidP="0017776D" w:rsidRDefault="0017776D" w14:paraId="43A1D651" w14:textId="4C29FF7D">
      <w:pPr>
        <w:rPr>
          <w:rStyle w:val="Strong"/>
          <w:rFonts w:ascii="Calibri" w:hAnsi="Calibri" w:cs="Calibri" w:eastAsiaTheme="majorEastAsia"/>
          <w:b w:val="0"/>
          <w:bCs w:val="0"/>
          <w:sz w:val="22"/>
          <w:szCs w:val="22"/>
        </w:rPr>
      </w:pPr>
      <w:r w:rsidRPr="00A04EB8">
        <w:rPr>
          <w:rStyle w:val="Strong"/>
          <w:rFonts w:ascii="Calibri" w:hAnsi="Calibri" w:cs="Calibri" w:eastAsiaTheme="majorEastAsia"/>
          <w:b w:val="0"/>
          <w:bCs w:val="0"/>
          <w:sz w:val="22"/>
          <w:szCs w:val="22"/>
        </w:rPr>
        <w:t xml:space="preserve">Channels </w:t>
      </w:r>
      <w:r w:rsidR="00A04EB8">
        <w:rPr>
          <w:rStyle w:val="Strong"/>
          <w:rFonts w:ascii="Calibri" w:hAnsi="Calibri" w:cs="Calibri" w:eastAsiaTheme="majorEastAsia"/>
          <w:b w:val="0"/>
          <w:bCs w:val="0"/>
          <w:sz w:val="22"/>
          <w:szCs w:val="22"/>
        </w:rPr>
        <w:t>(</w:t>
      </w:r>
      <w:r w:rsidRPr="00A04EB8">
        <w:rPr>
          <w:rStyle w:val="Strong"/>
          <w:rFonts w:ascii="Calibri" w:hAnsi="Calibri" w:cs="Calibri" w:eastAsiaTheme="majorEastAsia"/>
          <w:b w:val="0"/>
          <w:bCs w:val="0"/>
          <w:sz w:val="22"/>
          <w:szCs w:val="22"/>
        </w:rPr>
        <w:t>internal and external</w:t>
      </w:r>
      <w:r w:rsidR="00A04EB8">
        <w:rPr>
          <w:rStyle w:val="Strong"/>
          <w:rFonts w:ascii="Calibri" w:hAnsi="Calibri" w:cs="Calibri" w:eastAsiaTheme="majorEastAsia"/>
          <w:b w:val="0"/>
          <w:bCs w:val="0"/>
          <w:sz w:val="22"/>
          <w:szCs w:val="22"/>
        </w:rPr>
        <w:t xml:space="preserve">) </w:t>
      </w:r>
      <w:r w:rsidRPr="00A04EB8">
        <w:rPr>
          <w:rStyle w:val="Strong"/>
          <w:rFonts w:ascii="Calibri" w:hAnsi="Calibri" w:cs="Calibri" w:eastAsiaTheme="majorEastAsia"/>
          <w:b w:val="0"/>
          <w:bCs w:val="0"/>
          <w:sz w:val="22"/>
          <w:szCs w:val="22"/>
        </w:rPr>
        <w:t>must expose a standard integration interface (API, SDK, or component contract) so new surfaces and external messengers can be added, governed, or replaced without re</w:t>
      </w:r>
      <w:r w:rsidRPr="00A04EB8">
        <w:rPr>
          <w:rStyle w:val="Strong"/>
          <w:rFonts w:ascii="Calibri" w:hAnsi="Calibri" w:cs="Calibri" w:eastAsiaTheme="majorEastAsia"/>
          <w:b w:val="0"/>
          <w:bCs w:val="0"/>
          <w:sz w:val="22"/>
          <w:szCs w:val="22"/>
        </w:rPr>
        <w:noBreakHyphen/>
      </w:r>
      <w:r w:rsidRPr="00A04EB8">
        <w:rPr>
          <w:rStyle w:val="Strong"/>
          <w:rFonts w:ascii="Calibri" w:hAnsi="Calibri" w:cs="Calibri" w:eastAsiaTheme="majorEastAsia"/>
          <w:b w:val="0"/>
          <w:bCs w:val="0"/>
          <w:sz w:val="22"/>
          <w:szCs w:val="22"/>
        </w:rPr>
        <w:t>architecture.</w:t>
      </w:r>
    </w:p>
    <w:p w:rsidRPr="00DE4E80" w:rsidR="00DE4E80" w:rsidP="0017776D" w:rsidRDefault="00DE4E80" w14:paraId="3A35F68B" w14:textId="32A7C8C1">
      <w:pPr>
        <w:rPr>
          <w:rFonts w:ascii="Calibri" w:hAnsi="Calibri" w:cs="Calibri"/>
          <w:sz w:val="22"/>
          <w:szCs w:val="22"/>
        </w:rPr>
      </w:pPr>
      <w:r w:rsidRPr="00DE4E80">
        <w:rPr>
          <w:rStyle w:val="Strong"/>
          <w:rFonts w:ascii="Calibri" w:hAnsi="Calibri" w:cs="Calibri" w:eastAsiaTheme="majorEastAsia"/>
          <w:b w:val="0"/>
          <w:bCs w:val="0"/>
          <w:sz w:val="22"/>
          <w:szCs w:val="22"/>
        </w:rPr>
        <w:t xml:space="preserve">2. </w:t>
      </w:r>
      <w:r w:rsidRPr="00DE4E80">
        <w:rPr>
          <w:rStyle w:val="Strong"/>
          <w:rFonts w:ascii="Calibri" w:hAnsi="Calibri" w:cs="Calibri" w:eastAsiaTheme="majorEastAsia"/>
          <w:sz w:val="22"/>
          <w:szCs w:val="22"/>
        </w:rPr>
        <w:t>Vendor</w:t>
      </w:r>
      <w:r w:rsidRPr="00DE4E80">
        <w:rPr>
          <w:rStyle w:val="Strong"/>
          <w:rFonts w:ascii="Calibri" w:hAnsi="Calibri" w:cs="Calibri" w:eastAsiaTheme="majorEastAsia"/>
          <w:sz w:val="22"/>
          <w:szCs w:val="22"/>
        </w:rPr>
        <w:noBreakHyphen/>
      </w:r>
      <w:r w:rsidRPr="00DE4E80">
        <w:rPr>
          <w:rStyle w:val="Strong"/>
          <w:rFonts w:ascii="Calibri" w:hAnsi="Calibri" w:cs="Calibri" w:eastAsiaTheme="majorEastAsia"/>
          <w:sz w:val="22"/>
          <w:szCs w:val="22"/>
        </w:rPr>
        <w:t>agnostic orchestration</w:t>
      </w:r>
    </w:p>
    <w:p w:rsidRPr="00DE4E80" w:rsidR="00DE4E80" w:rsidP="00DE4E80" w:rsidRDefault="00DE4E80" w14:paraId="43400F2F" w14:textId="77777777">
      <w:pPr>
        <w:rPr>
          <w:rFonts w:ascii="Calibri" w:hAnsi="Calibri" w:cs="Calibri"/>
          <w:sz w:val="22"/>
          <w:szCs w:val="22"/>
        </w:rPr>
      </w:pPr>
      <w:r w:rsidRPr="00DE4E80">
        <w:rPr>
          <w:rFonts w:ascii="Calibri" w:hAnsi="Calibri" w:cs="Calibri"/>
          <w:sz w:val="22"/>
          <w:szCs w:val="22"/>
        </w:rPr>
        <w:t>All channel semantics, templates, and routing rules are owned by the platform and must operate across Braze (</w:t>
      </w:r>
      <w:proofErr w:type="spellStart"/>
      <w:r w:rsidRPr="00DE4E80">
        <w:rPr>
          <w:rFonts w:ascii="Calibri" w:hAnsi="Calibri" w:cs="Calibri"/>
          <w:sz w:val="22"/>
          <w:szCs w:val="22"/>
        </w:rPr>
        <w:t>RoW</w:t>
      </w:r>
      <w:proofErr w:type="spellEnd"/>
      <w:r w:rsidRPr="00DE4E80">
        <w:rPr>
          <w:rFonts w:ascii="Calibri" w:hAnsi="Calibri" w:cs="Calibri"/>
          <w:sz w:val="22"/>
          <w:szCs w:val="22"/>
        </w:rPr>
        <w:t xml:space="preserve">), </w:t>
      </w:r>
      <w:proofErr w:type="spellStart"/>
      <w:r w:rsidRPr="00DE4E80">
        <w:rPr>
          <w:rFonts w:ascii="Calibri" w:hAnsi="Calibri" w:cs="Calibri"/>
          <w:sz w:val="22"/>
          <w:szCs w:val="22"/>
        </w:rPr>
        <w:t>BessChannel</w:t>
      </w:r>
      <w:proofErr w:type="spellEnd"/>
      <w:r w:rsidRPr="00DE4E80">
        <w:rPr>
          <w:rFonts w:ascii="Calibri" w:hAnsi="Calibri" w:cs="Calibri"/>
          <w:sz w:val="22"/>
          <w:szCs w:val="22"/>
        </w:rPr>
        <w:t xml:space="preserve"> (China), or any future CEP.</w:t>
      </w:r>
    </w:p>
    <w:p w:rsidRPr="00DE4E80" w:rsidR="00DE4E80" w:rsidP="00DE4E80" w:rsidRDefault="00DE4E80" w14:paraId="0B934C01" w14:textId="77777777">
      <w:pPr>
        <w:rPr>
          <w:rFonts w:ascii="Calibri" w:hAnsi="Calibri" w:cs="Calibri"/>
          <w:sz w:val="22"/>
          <w:szCs w:val="22"/>
        </w:rPr>
      </w:pPr>
      <w:r w:rsidRPr="00DE4E80">
        <w:rPr>
          <w:rStyle w:val="Strong"/>
          <w:rFonts w:ascii="Calibri" w:hAnsi="Calibri" w:cs="Calibri" w:eastAsiaTheme="majorEastAsia"/>
          <w:b w:val="0"/>
          <w:bCs w:val="0"/>
          <w:sz w:val="22"/>
          <w:szCs w:val="22"/>
        </w:rPr>
        <w:t xml:space="preserve">3. </w:t>
      </w:r>
      <w:r w:rsidRPr="00DE4E80">
        <w:rPr>
          <w:rStyle w:val="Strong"/>
          <w:rFonts w:ascii="Calibri" w:hAnsi="Calibri" w:cs="Calibri" w:eastAsiaTheme="majorEastAsia"/>
          <w:sz w:val="22"/>
          <w:szCs w:val="22"/>
        </w:rPr>
        <w:t>Single place to manage channels</w:t>
      </w:r>
    </w:p>
    <w:p w:rsidRPr="00DE4E80" w:rsidR="00DE4E80" w:rsidP="00DE4E80" w:rsidRDefault="00DE4E80" w14:paraId="2CD7723E" w14:textId="77777777">
      <w:pPr>
        <w:rPr>
          <w:rFonts w:ascii="Calibri" w:hAnsi="Calibri" w:cs="Calibri"/>
          <w:sz w:val="22"/>
          <w:szCs w:val="22"/>
        </w:rPr>
      </w:pPr>
      <w:r w:rsidRPr="00DE4E80">
        <w:rPr>
          <w:rFonts w:ascii="Calibri" w:hAnsi="Calibri" w:cs="Calibri"/>
          <w:sz w:val="22"/>
          <w:szCs w:val="22"/>
        </w:rPr>
        <w:t>All channel configuration, metadata, templates, routing rules, suppression/fatigue, and permissions must be governed from one orchestration layer.</w:t>
      </w:r>
    </w:p>
    <w:p w:rsidRPr="00DE4E80" w:rsidR="00DE4E80" w:rsidP="00DE4E80" w:rsidRDefault="00DE4E80" w14:paraId="604690FC" w14:textId="77777777">
      <w:pPr>
        <w:rPr>
          <w:rFonts w:ascii="Calibri" w:hAnsi="Calibri" w:cs="Calibri"/>
          <w:sz w:val="22"/>
          <w:szCs w:val="22"/>
        </w:rPr>
      </w:pPr>
      <w:r w:rsidRPr="00DE4E80">
        <w:rPr>
          <w:rStyle w:val="Strong"/>
          <w:rFonts w:ascii="Calibri" w:hAnsi="Calibri" w:cs="Calibri" w:eastAsiaTheme="majorEastAsia"/>
          <w:b w:val="0"/>
          <w:bCs w:val="0"/>
          <w:sz w:val="22"/>
          <w:szCs w:val="22"/>
        </w:rPr>
        <w:t xml:space="preserve">4. </w:t>
      </w:r>
      <w:r w:rsidRPr="00DE4E80">
        <w:rPr>
          <w:rStyle w:val="Strong"/>
          <w:rFonts w:ascii="Calibri" w:hAnsi="Calibri" w:cs="Calibri" w:eastAsiaTheme="majorEastAsia"/>
          <w:sz w:val="22"/>
          <w:szCs w:val="22"/>
        </w:rPr>
        <w:t>One source of truth + closed feedback loop</w:t>
      </w:r>
    </w:p>
    <w:p w:rsidRPr="00DE4E80" w:rsidR="00DE4E80" w:rsidP="00DE4E80" w:rsidRDefault="00DE4E80" w14:paraId="0E34F2EF" w14:textId="77777777">
      <w:pPr>
        <w:rPr>
          <w:rFonts w:ascii="Calibri" w:hAnsi="Calibri" w:cs="Calibri"/>
          <w:sz w:val="22"/>
          <w:szCs w:val="22"/>
        </w:rPr>
      </w:pPr>
      <w:r w:rsidRPr="00DE4E80">
        <w:rPr>
          <w:rFonts w:ascii="Calibri" w:hAnsi="Calibri" w:cs="Calibri"/>
          <w:sz w:val="22"/>
          <w:szCs w:val="22"/>
        </w:rPr>
        <w:t>Decisioning, delivery, and engagement data must all flow through a unified identity and data layer, with outcomes (impressions → clicks → actions) feeding back for optimization and audit.</w:t>
      </w:r>
    </w:p>
    <w:p w:rsidRPr="00DE4E80" w:rsidR="00DE4E80" w:rsidP="00DE4E80" w:rsidRDefault="00DE4E80" w14:paraId="20587712" w14:textId="77777777">
      <w:pPr>
        <w:rPr>
          <w:rFonts w:ascii="Calibri" w:hAnsi="Calibri" w:cs="Calibri"/>
          <w:sz w:val="22"/>
          <w:szCs w:val="22"/>
        </w:rPr>
      </w:pPr>
      <w:r w:rsidRPr="00DE4E80">
        <w:rPr>
          <w:rStyle w:val="Strong"/>
          <w:rFonts w:ascii="Calibri" w:hAnsi="Calibri" w:cs="Calibri" w:eastAsiaTheme="majorEastAsia"/>
          <w:b w:val="0"/>
          <w:bCs w:val="0"/>
          <w:sz w:val="22"/>
          <w:szCs w:val="22"/>
        </w:rPr>
        <w:t xml:space="preserve">5. </w:t>
      </w:r>
      <w:r w:rsidRPr="00DE4E80">
        <w:rPr>
          <w:rStyle w:val="Strong"/>
          <w:rFonts w:ascii="Calibri" w:hAnsi="Calibri" w:cs="Calibri" w:eastAsiaTheme="majorEastAsia"/>
          <w:sz w:val="22"/>
          <w:szCs w:val="22"/>
        </w:rPr>
        <w:t>Clear channel semantics</w:t>
      </w:r>
    </w:p>
    <w:p w:rsidRPr="00DE4E80" w:rsidR="00DE4E80" w:rsidP="00DE4E80" w:rsidRDefault="00DE4E80" w14:paraId="7CDCA283" w14:textId="77777777">
      <w:pPr>
        <w:rPr>
          <w:rFonts w:ascii="Calibri" w:hAnsi="Calibri" w:cs="Calibri"/>
          <w:sz w:val="22"/>
          <w:szCs w:val="22"/>
        </w:rPr>
      </w:pPr>
      <w:r w:rsidRPr="00DE4E80">
        <w:rPr>
          <w:rFonts w:ascii="Calibri" w:hAnsi="Calibri" w:cs="Calibri"/>
          <w:sz w:val="22"/>
          <w:szCs w:val="22"/>
        </w:rPr>
        <w:t>Each channel and in</w:t>
      </w:r>
      <w:r w:rsidRPr="00DE4E80">
        <w:rPr>
          <w:rFonts w:ascii="Calibri" w:hAnsi="Calibri" w:cs="Calibri"/>
          <w:sz w:val="22"/>
          <w:szCs w:val="22"/>
        </w:rPr>
        <w:noBreakHyphen/>
      </w:r>
      <w:r w:rsidRPr="00DE4E80">
        <w:rPr>
          <w:rFonts w:ascii="Calibri" w:hAnsi="Calibri" w:cs="Calibri"/>
          <w:sz w:val="22"/>
          <w:szCs w:val="22"/>
        </w:rPr>
        <w:t>app surface has a defined, non</w:t>
      </w:r>
      <w:r w:rsidRPr="00DE4E80">
        <w:rPr>
          <w:rFonts w:ascii="Calibri" w:hAnsi="Calibri" w:cs="Calibri"/>
          <w:sz w:val="22"/>
          <w:szCs w:val="22"/>
        </w:rPr>
        <w:noBreakHyphen/>
      </w:r>
      <w:r w:rsidRPr="00DE4E80">
        <w:rPr>
          <w:rFonts w:ascii="Calibri" w:hAnsi="Calibri" w:cs="Calibri"/>
          <w:sz w:val="22"/>
          <w:szCs w:val="22"/>
        </w:rPr>
        <w:t>overlapping purpose. Usage must follow governed semantics to avoid collisions, noise, and inconsistent experiences.</w:t>
      </w:r>
    </w:p>
    <w:p w:rsidRPr="00DE4E80" w:rsidR="00DE4E80" w:rsidP="00DE4E80" w:rsidRDefault="00DE4E80" w14:paraId="3753658A" w14:textId="77777777">
      <w:pPr>
        <w:rPr>
          <w:rFonts w:ascii="Calibri" w:hAnsi="Calibri" w:cs="Calibri"/>
          <w:sz w:val="22"/>
          <w:szCs w:val="22"/>
        </w:rPr>
      </w:pPr>
      <w:r w:rsidRPr="00DE4E80">
        <w:rPr>
          <w:rStyle w:val="Strong"/>
          <w:rFonts w:ascii="Calibri" w:hAnsi="Calibri" w:cs="Calibri" w:eastAsiaTheme="majorEastAsia"/>
          <w:b w:val="0"/>
          <w:bCs w:val="0"/>
          <w:sz w:val="22"/>
          <w:szCs w:val="22"/>
        </w:rPr>
        <w:t xml:space="preserve">6. </w:t>
      </w:r>
      <w:r w:rsidRPr="00C0281A">
        <w:rPr>
          <w:rStyle w:val="Strong"/>
          <w:rFonts w:ascii="Calibri" w:hAnsi="Calibri" w:cs="Calibri" w:eastAsiaTheme="majorEastAsia"/>
          <w:sz w:val="22"/>
          <w:szCs w:val="22"/>
        </w:rPr>
        <w:t>Preference</w:t>
      </w:r>
      <w:r w:rsidRPr="00C0281A">
        <w:rPr>
          <w:rStyle w:val="Strong"/>
          <w:rFonts w:ascii="Calibri" w:hAnsi="Calibri" w:cs="Calibri" w:eastAsiaTheme="majorEastAsia"/>
          <w:sz w:val="22"/>
          <w:szCs w:val="22"/>
        </w:rPr>
        <w:noBreakHyphen/>
      </w:r>
      <w:r w:rsidRPr="00C0281A">
        <w:rPr>
          <w:rStyle w:val="Strong"/>
          <w:rFonts w:ascii="Calibri" w:hAnsi="Calibri" w:cs="Calibri" w:eastAsiaTheme="majorEastAsia"/>
          <w:sz w:val="22"/>
          <w:szCs w:val="22"/>
        </w:rPr>
        <w:t xml:space="preserve"> and compliance</w:t>
      </w:r>
      <w:r w:rsidRPr="00C0281A">
        <w:rPr>
          <w:rStyle w:val="Strong"/>
          <w:rFonts w:ascii="Calibri" w:hAnsi="Calibri" w:cs="Calibri" w:eastAsiaTheme="majorEastAsia"/>
          <w:sz w:val="22"/>
          <w:szCs w:val="22"/>
        </w:rPr>
        <w:noBreakHyphen/>
      </w:r>
      <w:r w:rsidRPr="00C0281A">
        <w:rPr>
          <w:rStyle w:val="Strong"/>
          <w:rFonts w:ascii="Calibri" w:hAnsi="Calibri" w:cs="Calibri" w:eastAsiaTheme="majorEastAsia"/>
          <w:sz w:val="22"/>
          <w:szCs w:val="22"/>
        </w:rPr>
        <w:t>aware by</w:t>
      </w:r>
      <w:r w:rsidRPr="00DE4E80">
        <w:rPr>
          <w:rStyle w:val="Strong"/>
          <w:rFonts w:ascii="Calibri" w:hAnsi="Calibri" w:cs="Calibri" w:eastAsiaTheme="majorEastAsia"/>
          <w:b w:val="0"/>
          <w:bCs w:val="0"/>
          <w:sz w:val="22"/>
          <w:szCs w:val="22"/>
        </w:rPr>
        <w:t xml:space="preserve"> default</w:t>
      </w:r>
    </w:p>
    <w:p w:rsidRPr="00DE4E80" w:rsidR="00DE4E80" w:rsidP="00DE4E80" w:rsidRDefault="00DE4E80" w14:paraId="156B32D5" w14:textId="77777777">
      <w:pPr>
        <w:rPr>
          <w:rFonts w:ascii="Calibri" w:hAnsi="Calibri" w:cs="Calibri"/>
          <w:sz w:val="22"/>
          <w:szCs w:val="22"/>
        </w:rPr>
      </w:pPr>
      <w:r w:rsidRPr="00DE4E80">
        <w:rPr>
          <w:rFonts w:ascii="Calibri" w:hAnsi="Calibri" w:cs="Calibri"/>
          <w:sz w:val="22"/>
          <w:szCs w:val="22"/>
        </w:rPr>
        <w:t>All channels must enforce consent, preferences, quiet hours, frequency limits, and regulatory constraints at send time.</w:t>
      </w:r>
    </w:p>
    <w:p w:rsidRPr="00C0281A" w:rsidR="00DE4E80" w:rsidP="00DE4E80" w:rsidRDefault="00DE4E80" w14:paraId="4C89C4BC" w14:textId="77777777">
      <w:pPr>
        <w:rPr>
          <w:rFonts w:ascii="Calibri" w:hAnsi="Calibri" w:cs="Calibri"/>
          <w:sz w:val="22"/>
          <w:szCs w:val="22"/>
        </w:rPr>
      </w:pPr>
      <w:r w:rsidRPr="00DE4E80">
        <w:rPr>
          <w:rStyle w:val="Strong"/>
          <w:rFonts w:ascii="Calibri" w:hAnsi="Calibri" w:cs="Calibri" w:eastAsiaTheme="majorEastAsia"/>
          <w:b w:val="0"/>
          <w:bCs w:val="0"/>
          <w:sz w:val="22"/>
          <w:szCs w:val="22"/>
        </w:rPr>
        <w:t xml:space="preserve">7. </w:t>
      </w:r>
      <w:r w:rsidRPr="00C0281A">
        <w:rPr>
          <w:rStyle w:val="Strong"/>
          <w:rFonts w:ascii="Calibri" w:hAnsi="Calibri" w:cs="Calibri" w:eastAsiaTheme="majorEastAsia"/>
          <w:sz w:val="22"/>
          <w:szCs w:val="22"/>
        </w:rPr>
        <w:t>Mandatory categorization &amp; metadata at creation</w:t>
      </w:r>
    </w:p>
    <w:p w:rsidRPr="00DE4E80" w:rsidR="00DE4E80" w:rsidP="00DE4E80" w:rsidRDefault="00DE4E80" w14:paraId="5C4D3258" w14:textId="77777777">
      <w:pPr>
        <w:rPr>
          <w:rFonts w:ascii="Calibri" w:hAnsi="Calibri" w:cs="Calibri"/>
          <w:sz w:val="22"/>
          <w:szCs w:val="22"/>
        </w:rPr>
      </w:pPr>
      <w:r w:rsidRPr="00DE4E80">
        <w:rPr>
          <w:rFonts w:ascii="Calibri" w:hAnsi="Calibri" w:cs="Calibri"/>
          <w:sz w:val="22"/>
          <w:szCs w:val="22"/>
        </w:rPr>
        <w:t>Every communication must be fully categorized when created — not only by high</w:t>
      </w:r>
      <w:r w:rsidRPr="00DE4E80">
        <w:rPr>
          <w:rFonts w:ascii="Calibri" w:hAnsi="Calibri" w:cs="Calibri"/>
          <w:sz w:val="22"/>
          <w:szCs w:val="22"/>
        </w:rPr>
        <w:noBreakHyphen/>
      </w:r>
      <w:r w:rsidRPr="00DE4E80">
        <w:rPr>
          <w:rFonts w:ascii="Calibri" w:hAnsi="Calibri" w:cs="Calibri"/>
          <w:sz w:val="22"/>
          <w:szCs w:val="22"/>
        </w:rPr>
        <w:t>level type (operational, transactional, promotional), but also by:</w:t>
      </w:r>
    </w:p>
    <w:p w:rsidRPr="004343DF" w:rsidR="00DE4E80" w:rsidP="004D0259" w:rsidRDefault="004343DF" w14:paraId="18912FD7" w14:textId="21B45613">
      <w:pPr>
        <w:pStyle w:val="ListParagraph"/>
        <w:numPr>
          <w:ilvl w:val="0"/>
          <w:numId w:val="148"/>
        </w:numPr>
        <w:rPr>
          <w:rFonts w:ascii="Calibri" w:hAnsi="Calibri" w:cs="Calibri"/>
          <w:sz w:val="22"/>
          <w:szCs w:val="22"/>
        </w:rPr>
      </w:pPr>
      <w:r>
        <w:rPr>
          <w:rFonts w:ascii="Calibri" w:hAnsi="Calibri" w:cs="Calibri"/>
          <w:sz w:val="22"/>
          <w:szCs w:val="22"/>
        </w:rPr>
        <w:t>E</w:t>
      </w:r>
      <w:r w:rsidRPr="004343DF" w:rsidR="00DE4E80">
        <w:rPr>
          <w:rFonts w:ascii="Calibri" w:hAnsi="Calibri" w:cs="Calibri"/>
          <w:sz w:val="22"/>
          <w:szCs w:val="22"/>
        </w:rPr>
        <w:t>xact category (e.g., payment confirmation, policy update, KYC reminder)</w:t>
      </w:r>
    </w:p>
    <w:p w:rsidRPr="00C0281A" w:rsidR="00DE4E80" w:rsidP="004D0259" w:rsidRDefault="004343DF" w14:paraId="14E504BA" w14:textId="045F28BD">
      <w:pPr>
        <w:pStyle w:val="ListParagraph"/>
        <w:numPr>
          <w:ilvl w:val="0"/>
          <w:numId w:val="147"/>
        </w:numPr>
        <w:rPr>
          <w:rFonts w:ascii="Calibri" w:hAnsi="Calibri" w:cs="Calibri"/>
          <w:sz w:val="22"/>
          <w:szCs w:val="22"/>
        </w:rPr>
      </w:pPr>
      <w:r>
        <w:rPr>
          <w:rFonts w:ascii="Calibri" w:hAnsi="Calibri" w:cs="Calibri"/>
          <w:sz w:val="22"/>
          <w:szCs w:val="22"/>
        </w:rPr>
        <w:t>D</w:t>
      </w:r>
      <w:r w:rsidRPr="00C0281A" w:rsidR="00DE4E80">
        <w:rPr>
          <w:rFonts w:ascii="Calibri" w:hAnsi="Calibri" w:cs="Calibri"/>
          <w:sz w:val="22"/>
          <w:szCs w:val="22"/>
        </w:rPr>
        <w:t>omain ownership</w:t>
      </w:r>
    </w:p>
    <w:p w:rsidRPr="00C0281A" w:rsidR="00DE4E80" w:rsidP="004D0259" w:rsidRDefault="004343DF" w14:paraId="30F32133" w14:textId="6F3FCC73">
      <w:pPr>
        <w:pStyle w:val="ListParagraph"/>
        <w:numPr>
          <w:ilvl w:val="0"/>
          <w:numId w:val="147"/>
        </w:numPr>
        <w:rPr>
          <w:rFonts w:ascii="Calibri" w:hAnsi="Calibri" w:cs="Calibri"/>
          <w:sz w:val="22"/>
          <w:szCs w:val="22"/>
        </w:rPr>
      </w:pPr>
      <w:r>
        <w:rPr>
          <w:rFonts w:ascii="Calibri" w:hAnsi="Calibri" w:cs="Calibri"/>
          <w:sz w:val="22"/>
          <w:szCs w:val="22"/>
        </w:rPr>
        <w:t>Li</w:t>
      </w:r>
      <w:r w:rsidRPr="00C0281A" w:rsidR="00DE4E80">
        <w:rPr>
          <w:rFonts w:ascii="Calibri" w:hAnsi="Calibri" w:cs="Calibri"/>
          <w:sz w:val="22"/>
          <w:szCs w:val="22"/>
        </w:rPr>
        <w:t>fecycle stage</w:t>
      </w:r>
    </w:p>
    <w:p w:rsidRPr="00C0281A" w:rsidR="00DE4E80" w:rsidP="004D0259" w:rsidRDefault="004343DF" w14:paraId="7A4D5BE5" w14:textId="17C5B3D1">
      <w:pPr>
        <w:pStyle w:val="ListParagraph"/>
        <w:numPr>
          <w:ilvl w:val="0"/>
          <w:numId w:val="147"/>
        </w:numPr>
        <w:rPr>
          <w:rFonts w:ascii="Calibri" w:hAnsi="Calibri" w:cs="Calibri"/>
          <w:sz w:val="22"/>
          <w:szCs w:val="22"/>
        </w:rPr>
      </w:pPr>
      <w:r>
        <w:rPr>
          <w:rFonts w:ascii="Calibri" w:hAnsi="Calibri" w:cs="Calibri"/>
          <w:sz w:val="22"/>
          <w:szCs w:val="22"/>
        </w:rPr>
        <w:t>R</w:t>
      </w:r>
      <w:r w:rsidRPr="00C0281A" w:rsidR="00DE4E80">
        <w:rPr>
          <w:rFonts w:ascii="Calibri" w:hAnsi="Calibri" w:cs="Calibri"/>
          <w:sz w:val="22"/>
          <w:szCs w:val="22"/>
        </w:rPr>
        <w:t>egulatory/compliance requirements</w:t>
      </w:r>
    </w:p>
    <w:p w:rsidRPr="00C0281A" w:rsidR="00DE4E80" w:rsidP="004D0259" w:rsidRDefault="004343DF" w14:paraId="04CB4D24" w14:textId="30B9CBC3">
      <w:pPr>
        <w:pStyle w:val="ListParagraph"/>
        <w:numPr>
          <w:ilvl w:val="0"/>
          <w:numId w:val="147"/>
        </w:numPr>
        <w:rPr>
          <w:rFonts w:ascii="Calibri" w:hAnsi="Calibri" w:cs="Calibri"/>
          <w:sz w:val="22"/>
          <w:szCs w:val="22"/>
        </w:rPr>
      </w:pPr>
      <w:r>
        <w:rPr>
          <w:rFonts w:ascii="Calibri" w:hAnsi="Calibri" w:cs="Calibri"/>
          <w:sz w:val="22"/>
          <w:szCs w:val="22"/>
        </w:rPr>
        <w:t>P</w:t>
      </w:r>
      <w:r w:rsidRPr="00C0281A" w:rsidR="00DE4E80">
        <w:rPr>
          <w:rFonts w:ascii="Calibri" w:hAnsi="Calibri" w:cs="Calibri"/>
          <w:sz w:val="22"/>
          <w:szCs w:val="22"/>
        </w:rPr>
        <w:t>riority/severity</w:t>
      </w:r>
    </w:p>
    <w:p w:rsidRPr="00DE4E80" w:rsidR="00DE4E80" w:rsidP="00DE4E80" w:rsidRDefault="00DE4E80" w14:paraId="065B159B" w14:textId="77777777">
      <w:pPr>
        <w:rPr>
          <w:rFonts w:ascii="Calibri" w:hAnsi="Calibri" w:cs="Calibri"/>
          <w:sz w:val="22"/>
          <w:szCs w:val="22"/>
        </w:rPr>
      </w:pPr>
      <w:r w:rsidRPr="00DE4E80">
        <w:rPr>
          <w:rFonts w:ascii="Calibri" w:hAnsi="Calibri" w:cs="Calibri"/>
          <w:sz w:val="22"/>
          <w:szCs w:val="22"/>
        </w:rPr>
        <w:t>This metadata powers eligibility, routing, governance, preference enforcement, BO auditability, and measurement.</w:t>
      </w:r>
    </w:p>
    <w:p w:rsidRPr="00DE4E80" w:rsidR="00DE4E80" w:rsidP="00DE4E80" w:rsidRDefault="00DE4E80" w14:paraId="6F587F46" w14:textId="77777777">
      <w:pPr>
        <w:rPr>
          <w:rFonts w:ascii="Calibri" w:hAnsi="Calibri" w:cs="Calibri"/>
          <w:sz w:val="22"/>
          <w:szCs w:val="22"/>
        </w:rPr>
      </w:pPr>
      <w:r w:rsidRPr="00DE4E80">
        <w:rPr>
          <w:rStyle w:val="Strong"/>
          <w:rFonts w:ascii="Calibri" w:hAnsi="Calibri" w:cs="Calibri" w:eastAsiaTheme="majorEastAsia"/>
          <w:b w:val="0"/>
          <w:bCs w:val="0"/>
          <w:sz w:val="22"/>
          <w:szCs w:val="22"/>
        </w:rPr>
        <w:t xml:space="preserve">8. </w:t>
      </w:r>
      <w:r w:rsidRPr="004343DF">
        <w:rPr>
          <w:rStyle w:val="Strong"/>
          <w:rFonts w:ascii="Calibri" w:hAnsi="Calibri" w:cs="Calibri" w:eastAsiaTheme="majorEastAsia"/>
          <w:sz w:val="22"/>
          <w:szCs w:val="22"/>
        </w:rPr>
        <w:t>Compliance with policy &amp; governance + KPI definition</w:t>
      </w:r>
    </w:p>
    <w:p w:rsidRPr="00DE4E80" w:rsidR="00DE4E80" w:rsidP="00DE4E80" w:rsidRDefault="00DE4E80" w14:paraId="31178177" w14:textId="77777777">
      <w:pPr>
        <w:rPr>
          <w:rFonts w:ascii="Calibri" w:hAnsi="Calibri" w:cs="Calibri"/>
          <w:sz w:val="22"/>
          <w:szCs w:val="22"/>
        </w:rPr>
      </w:pPr>
      <w:r w:rsidRPr="00DE4E80">
        <w:rPr>
          <w:rFonts w:ascii="Calibri" w:hAnsi="Calibri" w:cs="Calibri"/>
          <w:sz w:val="22"/>
          <w:szCs w:val="22"/>
        </w:rPr>
        <w:t xml:space="preserve">Every communication must comply with its required governance and policy rules (as defined in the Communication Policy Book), and must be launched with a </w:t>
      </w:r>
      <w:r w:rsidRPr="00DE4E80">
        <w:rPr>
          <w:rStyle w:val="Strong"/>
          <w:rFonts w:ascii="Calibri" w:hAnsi="Calibri" w:cs="Calibri" w:eastAsiaTheme="majorEastAsia"/>
          <w:sz w:val="22"/>
          <w:szCs w:val="22"/>
        </w:rPr>
        <w:t>clear KPI</w:t>
      </w:r>
      <w:r w:rsidRPr="00DE4E80">
        <w:rPr>
          <w:rFonts w:ascii="Calibri" w:hAnsi="Calibri" w:cs="Calibri"/>
          <w:sz w:val="22"/>
          <w:szCs w:val="22"/>
        </w:rPr>
        <w:t>.</w:t>
      </w:r>
      <w:r w:rsidRPr="00DE4E80">
        <w:rPr>
          <w:rFonts w:ascii="Calibri" w:hAnsi="Calibri" w:cs="Calibri"/>
          <w:sz w:val="22"/>
          <w:szCs w:val="22"/>
        </w:rPr>
        <w:br/>
      </w:r>
      <w:r w:rsidRPr="00DE4E80">
        <w:rPr>
          <w:rFonts w:ascii="Calibri" w:hAnsi="Calibri" w:cs="Calibri"/>
          <w:sz w:val="22"/>
          <w:szCs w:val="22"/>
        </w:rPr>
        <w:t xml:space="preserve">Performance must be </w:t>
      </w:r>
      <w:r w:rsidRPr="00DE4E80">
        <w:rPr>
          <w:rStyle w:val="Strong"/>
          <w:rFonts w:ascii="Calibri" w:hAnsi="Calibri" w:cs="Calibri" w:eastAsiaTheme="majorEastAsia"/>
          <w:sz w:val="22"/>
          <w:szCs w:val="22"/>
        </w:rPr>
        <w:t>validated and measured</w:t>
      </w:r>
      <w:r w:rsidRPr="00DE4E80">
        <w:rPr>
          <w:rFonts w:ascii="Calibri" w:hAnsi="Calibri" w:cs="Calibri"/>
          <w:sz w:val="22"/>
          <w:szCs w:val="22"/>
        </w:rPr>
        <w:t xml:space="preserve"> against this KPI, with underperforming communications iterated or retired.</w:t>
      </w:r>
    </w:p>
    <w:p w:rsidRPr="00DE4E80" w:rsidR="00DE4E80" w:rsidP="00DE4E80" w:rsidRDefault="00DE4E80" w14:paraId="4671A4CF" w14:textId="77777777">
      <w:pPr>
        <w:rPr>
          <w:rStyle w:val="Strong"/>
          <w:rFonts w:ascii="Calibri" w:hAnsi="Calibri" w:cs="Calibri" w:eastAsiaTheme="majorEastAsia"/>
          <w:color w:val="000000" w:themeColor="text1"/>
          <w:sz w:val="22"/>
          <w:szCs w:val="22"/>
        </w:rPr>
      </w:pPr>
    </w:p>
    <w:p w:rsidRPr="00DD3832" w:rsidR="00654E62" w:rsidP="00654E62" w:rsidRDefault="00654E62" w14:paraId="40C049DA" w14:textId="2ED382A8">
      <w:pPr>
        <w:rPr>
          <w:rStyle w:val="Strong"/>
          <w:rFonts w:ascii="Calibri" w:hAnsi="Calibri" w:cs="Calibri" w:eastAsiaTheme="majorEastAsia"/>
          <w:color w:val="000000" w:themeColor="text1"/>
          <w:sz w:val="22"/>
          <w:szCs w:val="22"/>
        </w:rPr>
      </w:pPr>
      <w:r w:rsidRPr="00DD3832">
        <w:rPr>
          <w:rStyle w:val="Strong"/>
          <w:rFonts w:ascii="Calibri" w:hAnsi="Calibri" w:cs="Calibri" w:eastAsiaTheme="majorEastAsia"/>
          <w:color w:val="000000" w:themeColor="text1"/>
          <w:sz w:val="22"/>
          <w:szCs w:val="22"/>
        </w:rPr>
        <w:t>Internal / In</w:t>
      </w:r>
      <w:r w:rsidRPr="00DD3832">
        <w:rPr>
          <w:rStyle w:val="Strong"/>
          <w:rFonts w:ascii="Calibri" w:hAnsi="Calibri" w:cs="Calibri" w:eastAsiaTheme="majorEastAsia"/>
          <w:color w:val="000000" w:themeColor="text1"/>
          <w:sz w:val="22"/>
          <w:szCs w:val="22"/>
        </w:rPr>
        <w:noBreakHyphen/>
      </w:r>
      <w:r w:rsidRPr="00DD3832">
        <w:rPr>
          <w:rStyle w:val="Strong"/>
          <w:rFonts w:ascii="Calibri" w:hAnsi="Calibri" w:cs="Calibri" w:eastAsiaTheme="majorEastAsia"/>
          <w:color w:val="000000" w:themeColor="text1"/>
          <w:sz w:val="22"/>
          <w:szCs w:val="22"/>
        </w:rPr>
        <w:t>Platform Channels</w:t>
      </w:r>
    </w:p>
    <w:p w:rsidRPr="00DD3832" w:rsidR="00654E62" w:rsidP="0001026F" w:rsidRDefault="00654E62" w14:paraId="01A55156" w14:textId="77777777">
      <w:pPr>
        <w:pStyle w:val="ListParagraph"/>
        <w:numPr>
          <w:ilvl w:val="0"/>
          <w:numId w:val="22"/>
        </w:numPr>
        <w:spacing w:after="120"/>
        <w:rPr>
          <w:rFonts w:ascii="Calibri" w:hAnsi="Calibri" w:cs="Calibri"/>
          <w:sz w:val="22"/>
          <w:szCs w:val="22"/>
        </w:rPr>
      </w:pPr>
      <w:r w:rsidRPr="00DD3832">
        <w:rPr>
          <w:rFonts w:ascii="Calibri" w:hAnsi="Calibri" w:cs="Calibri"/>
          <w:b/>
          <w:bCs/>
          <w:sz w:val="22"/>
          <w:szCs w:val="22"/>
        </w:rPr>
        <w:t>Definition:</w:t>
      </w:r>
      <w:r w:rsidRPr="00DD3832">
        <w:rPr>
          <w:rFonts w:ascii="Calibri" w:hAnsi="Calibri" w:cs="Calibri"/>
          <w:sz w:val="22"/>
          <w:szCs w:val="22"/>
        </w:rPr>
        <w:t xml:space="preserve"> Communication surfaces </w:t>
      </w:r>
      <w:r w:rsidRPr="00DD3832">
        <w:rPr>
          <w:rFonts w:ascii="Calibri" w:hAnsi="Calibri" w:cs="Calibri"/>
          <w:b/>
          <w:bCs/>
          <w:sz w:val="22"/>
          <w:szCs w:val="22"/>
        </w:rPr>
        <w:t>inside the Payoneer platform</w:t>
      </w:r>
      <w:r w:rsidRPr="00DD3832">
        <w:rPr>
          <w:rFonts w:ascii="Calibri" w:hAnsi="Calibri" w:cs="Calibri"/>
          <w:sz w:val="22"/>
          <w:szCs w:val="22"/>
        </w:rPr>
        <w:t xml:space="preserve"> that deliver contextual guidance, alerts, and tasks at the point of need.</w:t>
      </w:r>
    </w:p>
    <w:p w:rsidRPr="00DD3832" w:rsidR="00654E62" w:rsidP="0001026F" w:rsidRDefault="00654E62" w14:paraId="3E2DFD6D" w14:textId="77777777">
      <w:pPr>
        <w:pStyle w:val="ListParagraph"/>
        <w:numPr>
          <w:ilvl w:val="0"/>
          <w:numId w:val="22"/>
        </w:numPr>
        <w:spacing w:after="120"/>
        <w:rPr>
          <w:rFonts w:ascii="Calibri" w:hAnsi="Calibri" w:cs="Calibri"/>
          <w:sz w:val="22"/>
          <w:szCs w:val="22"/>
        </w:rPr>
      </w:pPr>
      <w:r w:rsidRPr="00DD3832">
        <w:rPr>
          <w:rFonts w:ascii="Calibri" w:hAnsi="Calibri" w:cs="Calibri"/>
          <w:b/>
          <w:bCs/>
          <w:sz w:val="22"/>
          <w:szCs w:val="22"/>
        </w:rPr>
        <w:t>Primary purpose:</w:t>
      </w:r>
      <w:r w:rsidRPr="00DD3832">
        <w:rPr>
          <w:rFonts w:ascii="Calibri" w:hAnsi="Calibri" w:cs="Calibri"/>
          <w:sz w:val="22"/>
          <w:szCs w:val="22"/>
        </w:rPr>
        <w:br/>
      </w:r>
      <w:r w:rsidRPr="00DD3832">
        <w:rPr>
          <w:rFonts w:ascii="Calibri" w:hAnsi="Calibri" w:cs="Calibri"/>
          <w:sz w:val="22"/>
          <w:szCs w:val="22"/>
        </w:rPr>
        <w:t>Support actions and understanding directly within the user experience—minimizing friction and driving task completion on the spot.</w:t>
      </w:r>
    </w:p>
    <w:p w:rsidRPr="00DD3832" w:rsidR="00654E62" w:rsidP="0001026F" w:rsidRDefault="00654E62" w14:paraId="05600662" w14:textId="77777777">
      <w:pPr>
        <w:pStyle w:val="ListParagraph"/>
        <w:numPr>
          <w:ilvl w:val="0"/>
          <w:numId w:val="22"/>
        </w:numPr>
        <w:spacing w:after="120"/>
        <w:rPr>
          <w:rFonts w:ascii="Calibri" w:hAnsi="Calibri" w:cs="Calibri"/>
          <w:sz w:val="22"/>
          <w:szCs w:val="22"/>
        </w:rPr>
      </w:pPr>
      <w:r w:rsidRPr="00DD3832">
        <w:rPr>
          <w:rFonts w:ascii="Calibri" w:hAnsi="Calibri" w:cs="Calibri"/>
          <w:b/>
          <w:bCs/>
          <w:sz w:val="22"/>
          <w:szCs w:val="22"/>
        </w:rPr>
        <w:t>Examples of internal channels:</w:t>
      </w:r>
    </w:p>
    <w:p w:rsidRPr="00DD3832" w:rsidR="00654E62" w:rsidP="0001026F" w:rsidRDefault="00654E62" w14:paraId="70DA68F7" w14:textId="194EB6EC">
      <w:pPr>
        <w:numPr>
          <w:ilvl w:val="1"/>
          <w:numId w:val="22"/>
        </w:numPr>
        <w:rPr>
          <w:rFonts w:ascii="Calibri" w:hAnsi="Calibri" w:cs="Calibri"/>
          <w:sz w:val="22"/>
          <w:szCs w:val="22"/>
        </w:rPr>
      </w:pPr>
      <w:r w:rsidRPr="00DD3832">
        <w:rPr>
          <w:rFonts w:ascii="Calibri" w:hAnsi="Calibri" w:cs="Calibri"/>
          <w:sz w:val="22"/>
          <w:szCs w:val="22"/>
        </w:rPr>
        <w:t xml:space="preserve">Jumbotron / Welcome banner / </w:t>
      </w:r>
      <w:r>
        <w:rPr>
          <w:rFonts w:ascii="Calibri" w:hAnsi="Calibri" w:cs="Calibri"/>
          <w:sz w:val="22"/>
          <w:szCs w:val="22"/>
        </w:rPr>
        <w:t>U</w:t>
      </w:r>
      <w:r w:rsidRPr="00DD3832">
        <w:rPr>
          <w:rFonts w:ascii="Calibri" w:hAnsi="Calibri" w:cs="Calibri"/>
          <w:sz w:val="22"/>
          <w:szCs w:val="22"/>
        </w:rPr>
        <w:t>psell/</w:t>
      </w:r>
      <w:r>
        <w:rPr>
          <w:rFonts w:ascii="Calibri" w:hAnsi="Calibri" w:cs="Calibri"/>
          <w:sz w:val="22"/>
          <w:szCs w:val="22"/>
        </w:rPr>
        <w:t xml:space="preserve"> C</w:t>
      </w:r>
      <w:r w:rsidRPr="00DD3832">
        <w:rPr>
          <w:rFonts w:ascii="Calibri" w:hAnsi="Calibri" w:cs="Calibri"/>
          <w:sz w:val="22"/>
          <w:szCs w:val="22"/>
        </w:rPr>
        <w:t>ross-sell banner</w:t>
      </w:r>
    </w:p>
    <w:p w:rsidRPr="00DD3832" w:rsidR="00654E62" w:rsidP="0001026F" w:rsidRDefault="00654E62" w14:paraId="4FE19CFE" w14:textId="62D3C286">
      <w:pPr>
        <w:numPr>
          <w:ilvl w:val="1"/>
          <w:numId w:val="22"/>
        </w:numPr>
        <w:rPr>
          <w:rFonts w:ascii="Calibri" w:hAnsi="Calibri" w:cs="Calibri"/>
          <w:sz w:val="22"/>
          <w:szCs w:val="22"/>
        </w:rPr>
      </w:pPr>
      <w:r w:rsidRPr="00DD3832">
        <w:rPr>
          <w:rFonts w:ascii="Calibri" w:hAnsi="Calibri" w:cs="Calibri"/>
          <w:sz w:val="22"/>
          <w:szCs w:val="22"/>
        </w:rPr>
        <w:t>What’s New</w:t>
      </w:r>
    </w:p>
    <w:p w:rsidRPr="00DD3832" w:rsidR="00654E62" w:rsidP="0001026F" w:rsidRDefault="00654E62" w14:paraId="1C5AB9F4" w14:textId="77777777">
      <w:pPr>
        <w:numPr>
          <w:ilvl w:val="1"/>
          <w:numId w:val="22"/>
        </w:numPr>
        <w:rPr>
          <w:rFonts w:ascii="Calibri" w:hAnsi="Calibri" w:cs="Calibri"/>
          <w:sz w:val="22"/>
          <w:szCs w:val="22"/>
        </w:rPr>
      </w:pPr>
      <w:r w:rsidRPr="00DD3832">
        <w:rPr>
          <w:rFonts w:ascii="Calibri" w:hAnsi="Calibri" w:cs="Calibri"/>
          <w:sz w:val="22"/>
          <w:szCs w:val="22"/>
        </w:rPr>
        <w:t>Page</w:t>
      </w:r>
      <w:r w:rsidRPr="00DD3832">
        <w:rPr>
          <w:rFonts w:ascii="Calibri" w:hAnsi="Calibri" w:cs="Calibri"/>
          <w:sz w:val="22"/>
          <w:szCs w:val="22"/>
        </w:rPr>
        <w:noBreakHyphen/>
      </w:r>
      <w:r w:rsidRPr="00DD3832">
        <w:rPr>
          <w:rFonts w:ascii="Calibri" w:hAnsi="Calibri" w:cs="Calibri"/>
          <w:sz w:val="22"/>
          <w:szCs w:val="22"/>
        </w:rPr>
        <w:t>level alerts and banners</w:t>
      </w:r>
    </w:p>
    <w:p w:rsidRPr="00DD3832" w:rsidR="00654E62" w:rsidP="0001026F" w:rsidRDefault="00654E62" w14:paraId="35B2FE31" w14:textId="5D0246B5">
      <w:pPr>
        <w:numPr>
          <w:ilvl w:val="1"/>
          <w:numId w:val="22"/>
        </w:numPr>
        <w:rPr>
          <w:rFonts w:ascii="Calibri" w:hAnsi="Calibri" w:cs="Calibri"/>
          <w:sz w:val="22"/>
          <w:szCs w:val="22"/>
        </w:rPr>
      </w:pPr>
      <w:r w:rsidRPr="00DD3832">
        <w:rPr>
          <w:rFonts w:ascii="Calibri" w:hAnsi="Calibri" w:cs="Calibri"/>
          <w:sz w:val="22"/>
          <w:szCs w:val="22"/>
        </w:rPr>
        <w:t>Action Center / Notification Center</w:t>
      </w:r>
    </w:p>
    <w:p w:rsidRPr="00DD3832" w:rsidR="00654E62" w:rsidP="0001026F" w:rsidRDefault="00654E62" w14:paraId="58CDA498" w14:textId="4B378D96">
      <w:pPr>
        <w:numPr>
          <w:ilvl w:val="1"/>
          <w:numId w:val="22"/>
        </w:numPr>
        <w:rPr>
          <w:rFonts w:ascii="Calibri" w:hAnsi="Calibri" w:cs="Calibri"/>
          <w:sz w:val="22"/>
          <w:szCs w:val="22"/>
        </w:rPr>
      </w:pPr>
      <w:r w:rsidRPr="00DD3832">
        <w:rPr>
          <w:rFonts w:ascii="Calibri" w:hAnsi="Calibri" w:cs="Calibri"/>
          <w:sz w:val="22"/>
          <w:szCs w:val="22"/>
        </w:rPr>
        <w:t>Education Cetner</w:t>
      </w:r>
    </w:p>
    <w:p w:rsidRPr="00DD3832" w:rsidR="00654E62" w:rsidP="0001026F" w:rsidRDefault="00654E62" w14:paraId="2ECE813B" w14:textId="624A8727">
      <w:pPr>
        <w:numPr>
          <w:ilvl w:val="1"/>
          <w:numId w:val="22"/>
        </w:numPr>
        <w:rPr>
          <w:rFonts w:ascii="Calibri" w:hAnsi="Calibri" w:cs="Calibri"/>
          <w:sz w:val="22"/>
          <w:szCs w:val="22"/>
        </w:rPr>
      </w:pPr>
      <w:r w:rsidRPr="00DD3832">
        <w:rPr>
          <w:rFonts w:ascii="Calibri" w:hAnsi="Calibri" w:cs="Calibri"/>
          <w:sz w:val="22"/>
          <w:szCs w:val="22"/>
        </w:rPr>
        <w:t xml:space="preserve">Modals / </w:t>
      </w:r>
      <w:r>
        <w:rPr>
          <w:rFonts w:ascii="Calibri" w:hAnsi="Calibri" w:cs="Calibri"/>
          <w:sz w:val="22"/>
          <w:szCs w:val="22"/>
        </w:rPr>
        <w:t>T</w:t>
      </w:r>
      <w:r w:rsidRPr="00DD3832">
        <w:rPr>
          <w:rFonts w:ascii="Calibri" w:hAnsi="Calibri" w:cs="Calibri"/>
          <w:sz w:val="22"/>
          <w:szCs w:val="22"/>
        </w:rPr>
        <w:t>ooltips</w:t>
      </w:r>
    </w:p>
    <w:p w:rsidRPr="00DD3832" w:rsidR="00654E62" w:rsidP="0001026F" w:rsidRDefault="00654E62" w14:paraId="43408FB2" w14:textId="77777777">
      <w:pPr>
        <w:numPr>
          <w:ilvl w:val="1"/>
          <w:numId w:val="22"/>
        </w:numPr>
        <w:rPr>
          <w:rFonts w:ascii="Calibri" w:hAnsi="Calibri" w:cs="Calibri"/>
          <w:sz w:val="22"/>
          <w:szCs w:val="22"/>
        </w:rPr>
      </w:pPr>
      <w:r w:rsidRPr="00DD3832">
        <w:rPr>
          <w:rFonts w:ascii="Calibri" w:hAnsi="Calibri" w:cs="Calibri"/>
          <w:sz w:val="22"/>
          <w:szCs w:val="22"/>
        </w:rPr>
        <w:t>AI assistant prompts</w:t>
      </w:r>
    </w:p>
    <w:p w:rsidRPr="00DD3832" w:rsidR="00654E62" w:rsidP="0001026F" w:rsidRDefault="00654E62" w14:paraId="1ED582A6" w14:textId="77777777">
      <w:pPr>
        <w:numPr>
          <w:ilvl w:val="1"/>
          <w:numId w:val="22"/>
        </w:numPr>
        <w:rPr>
          <w:rFonts w:ascii="Calibri" w:hAnsi="Calibri" w:cs="Calibri"/>
          <w:sz w:val="22"/>
          <w:szCs w:val="22"/>
        </w:rPr>
      </w:pPr>
      <w:r w:rsidRPr="00DD3832">
        <w:rPr>
          <w:rFonts w:ascii="Calibri" w:hAnsi="Calibri" w:cs="Calibri"/>
          <w:sz w:val="22"/>
          <w:szCs w:val="22"/>
        </w:rPr>
        <w:t>Inline notifications within specific product flows</w:t>
      </w:r>
    </w:p>
    <w:p w:rsidRPr="00DD3832" w:rsidR="00654E62" w:rsidP="0001026F" w:rsidRDefault="00654E62" w14:paraId="0001CBC3" w14:textId="77777777">
      <w:pPr>
        <w:pStyle w:val="ListParagraph"/>
        <w:numPr>
          <w:ilvl w:val="0"/>
          <w:numId w:val="22"/>
        </w:numPr>
        <w:spacing w:after="120"/>
        <w:rPr>
          <w:rFonts w:ascii="Calibri" w:hAnsi="Calibri" w:cs="Calibri"/>
          <w:sz w:val="22"/>
          <w:szCs w:val="22"/>
        </w:rPr>
      </w:pPr>
      <w:r w:rsidRPr="00DD3832">
        <w:rPr>
          <w:rFonts w:ascii="Calibri" w:hAnsi="Calibri" w:cs="Calibri"/>
          <w:b/>
          <w:bCs/>
          <w:sz w:val="22"/>
          <w:szCs w:val="22"/>
        </w:rPr>
        <w:t>Typical use cases:</w:t>
      </w:r>
    </w:p>
    <w:p w:rsidRPr="00DD3832" w:rsidR="00654E62" w:rsidP="0001026F" w:rsidRDefault="00654E62" w14:paraId="5FF2A6D1" w14:textId="77777777">
      <w:pPr>
        <w:numPr>
          <w:ilvl w:val="1"/>
          <w:numId w:val="22"/>
        </w:numPr>
        <w:rPr>
          <w:rFonts w:ascii="Calibri" w:hAnsi="Calibri" w:cs="Calibri"/>
          <w:sz w:val="22"/>
          <w:szCs w:val="22"/>
        </w:rPr>
      </w:pPr>
      <w:r w:rsidRPr="00DD3832">
        <w:rPr>
          <w:rFonts w:ascii="Calibri" w:hAnsi="Calibri" w:cs="Calibri"/>
          <w:sz w:val="22"/>
          <w:szCs w:val="22"/>
        </w:rPr>
        <w:t>Compliance tasks (KYC refresh)</w:t>
      </w:r>
    </w:p>
    <w:p w:rsidRPr="00DD3832" w:rsidR="00654E62" w:rsidP="0001026F" w:rsidRDefault="00654E62" w14:paraId="7AF69BDB" w14:textId="77777777">
      <w:pPr>
        <w:numPr>
          <w:ilvl w:val="1"/>
          <w:numId w:val="22"/>
        </w:numPr>
        <w:rPr>
          <w:rFonts w:ascii="Calibri" w:hAnsi="Calibri" w:cs="Calibri"/>
          <w:sz w:val="22"/>
          <w:szCs w:val="22"/>
        </w:rPr>
      </w:pPr>
      <w:r w:rsidRPr="00DD3832">
        <w:rPr>
          <w:rFonts w:ascii="Calibri" w:hAnsi="Calibri" w:cs="Calibri"/>
          <w:sz w:val="22"/>
          <w:szCs w:val="22"/>
        </w:rPr>
        <w:t>Onboarding steps</w:t>
      </w:r>
    </w:p>
    <w:p w:rsidRPr="00DD3832" w:rsidR="00654E62" w:rsidP="0001026F" w:rsidRDefault="00654E62" w14:paraId="61C618E4" w14:textId="77777777">
      <w:pPr>
        <w:numPr>
          <w:ilvl w:val="1"/>
          <w:numId w:val="22"/>
        </w:numPr>
        <w:rPr>
          <w:rFonts w:ascii="Calibri" w:hAnsi="Calibri" w:cs="Calibri"/>
          <w:sz w:val="22"/>
          <w:szCs w:val="22"/>
        </w:rPr>
      </w:pPr>
      <w:r w:rsidRPr="00DD3832">
        <w:rPr>
          <w:rFonts w:ascii="Calibri" w:hAnsi="Calibri" w:cs="Calibri"/>
          <w:sz w:val="22"/>
          <w:szCs w:val="22"/>
        </w:rPr>
        <w:t>Feature enablement prompts</w:t>
      </w:r>
    </w:p>
    <w:p w:rsidRPr="00DD3832" w:rsidR="00654E62" w:rsidP="0001026F" w:rsidRDefault="00654E62" w14:paraId="07B5D818" w14:textId="77777777">
      <w:pPr>
        <w:numPr>
          <w:ilvl w:val="1"/>
          <w:numId w:val="22"/>
        </w:numPr>
        <w:rPr>
          <w:rFonts w:ascii="Calibri" w:hAnsi="Calibri" w:cs="Calibri"/>
          <w:sz w:val="22"/>
          <w:szCs w:val="22"/>
        </w:rPr>
      </w:pPr>
      <w:r w:rsidRPr="00DD3832">
        <w:rPr>
          <w:rFonts w:ascii="Calibri" w:hAnsi="Calibri" w:cs="Calibri"/>
          <w:sz w:val="22"/>
          <w:szCs w:val="22"/>
        </w:rPr>
        <w:t>Contextual nudges</w:t>
      </w:r>
    </w:p>
    <w:p w:rsidR="00654E62" w:rsidP="0001026F" w:rsidRDefault="00654E62" w14:paraId="662FCE75" w14:textId="77777777">
      <w:pPr>
        <w:numPr>
          <w:ilvl w:val="1"/>
          <w:numId w:val="22"/>
        </w:numPr>
        <w:rPr>
          <w:rFonts w:ascii="Calibri" w:hAnsi="Calibri" w:cs="Calibri"/>
          <w:sz w:val="22"/>
          <w:szCs w:val="22"/>
        </w:rPr>
      </w:pPr>
      <w:r w:rsidRPr="00DD3832">
        <w:rPr>
          <w:rFonts w:ascii="Calibri" w:hAnsi="Calibri" w:cs="Calibri"/>
          <w:sz w:val="22"/>
          <w:szCs w:val="22"/>
        </w:rPr>
        <w:t>Product alerts</w:t>
      </w:r>
    </w:p>
    <w:p w:rsidRPr="00DD3832" w:rsidR="00654E62" w:rsidP="00654E62" w:rsidRDefault="00654E62" w14:paraId="13C5E560" w14:textId="77777777">
      <w:pPr>
        <w:ind w:left="1440"/>
        <w:rPr>
          <w:rFonts w:ascii="Calibri" w:hAnsi="Calibri" w:cs="Calibri"/>
          <w:sz w:val="22"/>
          <w:szCs w:val="22"/>
        </w:rPr>
      </w:pPr>
    </w:p>
    <w:p w:rsidRPr="00DD3832" w:rsidR="00654E62" w:rsidP="00654E62" w:rsidRDefault="00654E62" w14:paraId="5310521E" w14:textId="77777777">
      <w:pPr>
        <w:rPr>
          <w:rStyle w:val="Strong"/>
          <w:rFonts w:ascii="Calibri" w:hAnsi="Calibri" w:cs="Calibri" w:eastAsiaTheme="majorEastAsia"/>
          <w:color w:val="000000" w:themeColor="text1"/>
          <w:sz w:val="22"/>
          <w:szCs w:val="22"/>
        </w:rPr>
      </w:pPr>
      <w:r w:rsidRPr="00DD3832">
        <w:rPr>
          <w:rStyle w:val="Strong"/>
          <w:rFonts w:ascii="Calibri" w:hAnsi="Calibri" w:cs="Calibri" w:eastAsiaTheme="majorEastAsia"/>
          <w:color w:val="000000" w:themeColor="text1"/>
          <w:sz w:val="22"/>
          <w:szCs w:val="22"/>
        </w:rPr>
        <w:t>External Channels</w:t>
      </w:r>
    </w:p>
    <w:p w:rsidRPr="00DD3832" w:rsidR="00654E62" w:rsidP="0001026F" w:rsidRDefault="00654E62" w14:paraId="342B2D27" w14:textId="77777777">
      <w:pPr>
        <w:pStyle w:val="ListParagraph"/>
        <w:numPr>
          <w:ilvl w:val="0"/>
          <w:numId w:val="23"/>
        </w:numPr>
        <w:spacing w:after="120"/>
        <w:rPr>
          <w:rFonts w:ascii="Calibri" w:hAnsi="Calibri" w:cs="Calibri"/>
          <w:sz w:val="22"/>
          <w:szCs w:val="22"/>
        </w:rPr>
      </w:pPr>
      <w:r w:rsidRPr="00DD3832">
        <w:rPr>
          <w:rFonts w:ascii="Calibri" w:hAnsi="Calibri" w:cs="Calibri"/>
          <w:b/>
          <w:bCs/>
          <w:sz w:val="22"/>
          <w:szCs w:val="22"/>
        </w:rPr>
        <w:t>Definition:</w:t>
      </w:r>
      <w:r w:rsidRPr="00DD3832">
        <w:rPr>
          <w:rFonts w:ascii="Calibri" w:hAnsi="Calibri" w:cs="Calibri"/>
          <w:sz w:val="22"/>
          <w:szCs w:val="22"/>
        </w:rPr>
        <w:t xml:space="preserve"> Communication surfaces delivered </w:t>
      </w:r>
      <w:r w:rsidRPr="00DD3832">
        <w:rPr>
          <w:rFonts w:ascii="Calibri" w:hAnsi="Calibri" w:cs="Calibri"/>
          <w:b/>
          <w:bCs/>
          <w:sz w:val="22"/>
          <w:szCs w:val="22"/>
        </w:rPr>
        <w:t>outside the platform</w:t>
      </w:r>
      <w:r w:rsidRPr="00DD3832">
        <w:rPr>
          <w:rFonts w:ascii="Calibri" w:hAnsi="Calibri" w:cs="Calibri"/>
          <w:sz w:val="22"/>
          <w:szCs w:val="22"/>
        </w:rPr>
        <w:t>, used for confirmations, alerts, notifications, and promotional messaging (when consented). Localization significantly increases clarity, trust, and engagement in global markets.</w:t>
      </w:r>
    </w:p>
    <w:p w:rsidRPr="00DD3832" w:rsidR="00654E62" w:rsidP="0001026F" w:rsidRDefault="00654E62" w14:paraId="77700C5A" w14:textId="7DBD9E1D">
      <w:pPr>
        <w:pStyle w:val="ListParagraph"/>
        <w:numPr>
          <w:ilvl w:val="0"/>
          <w:numId w:val="23"/>
        </w:numPr>
        <w:spacing w:after="120"/>
        <w:rPr>
          <w:rFonts w:ascii="Calibri" w:hAnsi="Calibri" w:cs="Calibri"/>
          <w:sz w:val="22"/>
          <w:szCs w:val="22"/>
        </w:rPr>
      </w:pPr>
      <w:r w:rsidRPr="00DD3832">
        <w:rPr>
          <w:rFonts w:ascii="Calibri" w:hAnsi="Calibri" w:cs="Calibri"/>
          <w:b/>
          <w:bCs/>
          <w:sz w:val="22"/>
          <w:szCs w:val="22"/>
        </w:rPr>
        <w:t>Primary purpose:</w:t>
      </w:r>
      <w:r w:rsidRPr="00DD3832">
        <w:rPr>
          <w:rFonts w:ascii="Calibri" w:hAnsi="Calibri" w:cs="Calibri"/>
          <w:sz w:val="22"/>
          <w:szCs w:val="22"/>
        </w:rPr>
        <w:br/>
      </w:r>
      <w:r w:rsidRPr="00DD3832">
        <w:rPr>
          <w:rFonts w:ascii="Calibri" w:hAnsi="Calibri" w:cs="Calibri"/>
          <w:sz w:val="22"/>
          <w:szCs w:val="22"/>
        </w:rPr>
        <w:t>Reach customers wherever they are, provide timely updates, and support high</w:t>
      </w:r>
      <w:r w:rsidRPr="00DD3832">
        <w:rPr>
          <w:rFonts w:ascii="Calibri" w:hAnsi="Calibri" w:cs="Calibri"/>
          <w:sz w:val="22"/>
          <w:szCs w:val="22"/>
        </w:rPr>
        <w:noBreakHyphen/>
      </w:r>
      <w:r w:rsidRPr="00DD3832">
        <w:rPr>
          <w:rFonts w:ascii="Calibri" w:hAnsi="Calibri" w:cs="Calibri"/>
          <w:sz w:val="22"/>
          <w:szCs w:val="22"/>
        </w:rPr>
        <w:t>urgency or high</w:t>
      </w:r>
      <w:r w:rsidRPr="00DD3832">
        <w:rPr>
          <w:rFonts w:ascii="Calibri" w:hAnsi="Calibri" w:cs="Calibri"/>
          <w:sz w:val="22"/>
          <w:szCs w:val="22"/>
        </w:rPr>
        <w:noBreakHyphen/>
      </w:r>
      <w:r w:rsidRPr="00DD3832">
        <w:rPr>
          <w:rFonts w:ascii="Calibri" w:hAnsi="Calibri" w:cs="Calibri"/>
          <w:sz w:val="22"/>
          <w:szCs w:val="22"/>
        </w:rPr>
        <w:t>visibility communication.</w:t>
      </w:r>
    </w:p>
    <w:p w:rsidRPr="00DD3832" w:rsidR="00654E62" w:rsidP="0001026F" w:rsidRDefault="00654E62" w14:paraId="2096DB13" w14:textId="77777777">
      <w:pPr>
        <w:pStyle w:val="ListParagraph"/>
        <w:numPr>
          <w:ilvl w:val="0"/>
          <w:numId w:val="23"/>
        </w:numPr>
        <w:spacing w:after="120"/>
        <w:rPr>
          <w:rFonts w:ascii="Calibri" w:hAnsi="Calibri" w:cs="Calibri"/>
          <w:sz w:val="22"/>
          <w:szCs w:val="22"/>
        </w:rPr>
      </w:pPr>
      <w:commentRangeStart w:id="19"/>
      <w:commentRangeStart w:id="20"/>
      <w:r w:rsidRPr="00DD3832">
        <w:rPr>
          <w:rFonts w:ascii="Calibri" w:hAnsi="Calibri" w:cs="Calibri"/>
          <w:b/>
          <w:bCs/>
          <w:sz w:val="22"/>
          <w:szCs w:val="22"/>
        </w:rPr>
        <w:t>Examples of external channels</w:t>
      </w:r>
      <w:commentRangeEnd w:id="19"/>
      <w:r w:rsidRPr="00DD3832">
        <w:rPr>
          <w:rStyle w:val="CommentReference"/>
          <w:rFonts w:ascii="Calibri" w:hAnsi="Calibri" w:cs="Calibri"/>
          <w:b/>
          <w:bCs/>
          <w:sz w:val="22"/>
          <w:szCs w:val="22"/>
        </w:rPr>
        <w:commentReference w:id="19"/>
      </w:r>
      <w:commentRangeEnd w:id="20"/>
      <w:r>
        <w:rPr>
          <w:rStyle w:val="CommentReference"/>
        </w:rPr>
        <w:commentReference w:id="20"/>
      </w:r>
      <w:r w:rsidRPr="00DD3832">
        <w:rPr>
          <w:rFonts w:ascii="Calibri" w:hAnsi="Calibri" w:cs="Calibri"/>
          <w:b/>
          <w:bCs/>
          <w:sz w:val="22"/>
          <w:szCs w:val="22"/>
        </w:rPr>
        <w:t>:</w:t>
      </w:r>
    </w:p>
    <w:p w:rsidRPr="00DD3832" w:rsidR="00654E62" w:rsidP="0001026F" w:rsidRDefault="00654E62" w14:paraId="565F1D7A" w14:textId="77777777">
      <w:pPr>
        <w:numPr>
          <w:ilvl w:val="1"/>
          <w:numId w:val="23"/>
        </w:numPr>
        <w:rPr>
          <w:rFonts w:ascii="Calibri" w:hAnsi="Calibri" w:cs="Calibri"/>
          <w:sz w:val="22"/>
          <w:szCs w:val="22"/>
        </w:rPr>
      </w:pPr>
      <w:r w:rsidRPr="00DD3832">
        <w:rPr>
          <w:rFonts w:ascii="Calibri" w:hAnsi="Calibri" w:cs="Calibri"/>
          <w:sz w:val="22"/>
          <w:szCs w:val="22"/>
        </w:rPr>
        <w:t>Email</w:t>
      </w:r>
    </w:p>
    <w:p w:rsidRPr="00DD3832" w:rsidR="00654E62" w:rsidP="0001026F" w:rsidRDefault="00654E62" w14:paraId="19FAA64B" w14:textId="77777777">
      <w:pPr>
        <w:numPr>
          <w:ilvl w:val="1"/>
          <w:numId w:val="23"/>
        </w:numPr>
        <w:rPr>
          <w:rFonts w:ascii="Calibri" w:hAnsi="Calibri" w:cs="Calibri"/>
          <w:sz w:val="22"/>
          <w:szCs w:val="22"/>
        </w:rPr>
      </w:pPr>
      <w:r w:rsidRPr="00DD3832">
        <w:rPr>
          <w:rFonts w:ascii="Calibri" w:hAnsi="Calibri" w:cs="Calibri"/>
          <w:sz w:val="22"/>
          <w:szCs w:val="22"/>
        </w:rPr>
        <w:t>SMS</w:t>
      </w:r>
    </w:p>
    <w:p w:rsidRPr="00DD3832" w:rsidR="00654E62" w:rsidP="0001026F" w:rsidRDefault="00654E62" w14:paraId="3FCA3DF9" w14:textId="77777777">
      <w:pPr>
        <w:numPr>
          <w:ilvl w:val="1"/>
          <w:numId w:val="23"/>
        </w:numPr>
        <w:rPr>
          <w:rFonts w:ascii="Calibri" w:hAnsi="Calibri" w:cs="Calibri"/>
          <w:sz w:val="22"/>
          <w:szCs w:val="22"/>
        </w:rPr>
      </w:pPr>
      <w:r w:rsidRPr="00DD3832">
        <w:rPr>
          <w:rFonts w:ascii="Calibri" w:hAnsi="Calibri" w:cs="Calibri"/>
          <w:sz w:val="22"/>
          <w:szCs w:val="22"/>
        </w:rPr>
        <w:t>WhatsApp</w:t>
      </w:r>
    </w:p>
    <w:p w:rsidRPr="00DD3832" w:rsidR="00654E62" w:rsidP="0001026F" w:rsidRDefault="00654E62" w14:paraId="4CB8522C" w14:textId="77777777">
      <w:pPr>
        <w:numPr>
          <w:ilvl w:val="1"/>
          <w:numId w:val="23"/>
        </w:numPr>
        <w:rPr>
          <w:rFonts w:ascii="Calibri" w:hAnsi="Calibri" w:cs="Calibri"/>
          <w:sz w:val="22"/>
          <w:szCs w:val="22"/>
        </w:rPr>
      </w:pPr>
      <w:r w:rsidRPr="00DD3832">
        <w:rPr>
          <w:rFonts w:ascii="Calibri" w:hAnsi="Calibri" w:cs="Calibri"/>
          <w:sz w:val="22"/>
          <w:szCs w:val="22"/>
        </w:rPr>
        <w:t>WeChat</w:t>
      </w:r>
    </w:p>
    <w:p w:rsidRPr="00DD3832" w:rsidR="00654E62" w:rsidP="0001026F" w:rsidRDefault="00654E62" w14:paraId="56353E38" w14:textId="77777777">
      <w:pPr>
        <w:numPr>
          <w:ilvl w:val="1"/>
          <w:numId w:val="23"/>
        </w:numPr>
        <w:rPr>
          <w:rFonts w:ascii="Calibri" w:hAnsi="Calibri" w:cs="Calibri"/>
          <w:sz w:val="22"/>
          <w:szCs w:val="22"/>
        </w:rPr>
      </w:pPr>
      <w:r w:rsidRPr="00DD3832">
        <w:rPr>
          <w:rFonts w:ascii="Calibri" w:hAnsi="Calibri" w:cs="Calibri"/>
          <w:sz w:val="22"/>
          <w:szCs w:val="22"/>
        </w:rPr>
        <w:t>Viber</w:t>
      </w:r>
    </w:p>
    <w:p w:rsidRPr="00DD3832" w:rsidR="00654E62" w:rsidP="0001026F" w:rsidRDefault="00654E62" w14:paraId="53A0DB2F" w14:textId="77777777">
      <w:pPr>
        <w:numPr>
          <w:ilvl w:val="1"/>
          <w:numId w:val="23"/>
        </w:numPr>
        <w:rPr>
          <w:rFonts w:ascii="Calibri" w:hAnsi="Calibri" w:cs="Calibri"/>
          <w:sz w:val="22"/>
          <w:szCs w:val="22"/>
        </w:rPr>
      </w:pPr>
      <w:r w:rsidRPr="00DD3832">
        <w:rPr>
          <w:rFonts w:ascii="Calibri" w:hAnsi="Calibri" w:cs="Calibri"/>
          <w:sz w:val="22"/>
          <w:szCs w:val="22"/>
        </w:rPr>
        <w:t>Kakao</w:t>
      </w:r>
    </w:p>
    <w:p w:rsidRPr="00DD3832" w:rsidR="00654E62" w:rsidP="0001026F" w:rsidRDefault="00654E62" w14:paraId="5D05890B" w14:textId="77777777">
      <w:pPr>
        <w:numPr>
          <w:ilvl w:val="1"/>
          <w:numId w:val="23"/>
        </w:numPr>
        <w:rPr>
          <w:rFonts w:ascii="Calibri" w:hAnsi="Calibri" w:cs="Calibri"/>
          <w:sz w:val="22"/>
          <w:szCs w:val="22"/>
        </w:rPr>
      </w:pPr>
      <w:r w:rsidRPr="00DD3832">
        <w:rPr>
          <w:rFonts w:ascii="Calibri" w:hAnsi="Calibri" w:cs="Calibri"/>
          <w:sz w:val="22"/>
          <w:szCs w:val="22"/>
        </w:rPr>
        <w:t>Push notifications</w:t>
      </w:r>
    </w:p>
    <w:p w:rsidRPr="00DD3832" w:rsidR="00654E62" w:rsidP="0001026F" w:rsidRDefault="00654E62" w14:paraId="38674536" w14:textId="77777777">
      <w:pPr>
        <w:pStyle w:val="ListParagraph"/>
        <w:numPr>
          <w:ilvl w:val="0"/>
          <w:numId w:val="23"/>
        </w:numPr>
        <w:spacing w:after="120"/>
        <w:rPr>
          <w:rFonts w:ascii="Calibri" w:hAnsi="Calibri" w:cs="Calibri"/>
          <w:sz w:val="22"/>
          <w:szCs w:val="22"/>
        </w:rPr>
      </w:pPr>
      <w:r w:rsidRPr="00DD3832">
        <w:rPr>
          <w:rFonts w:ascii="Calibri" w:hAnsi="Calibri" w:cs="Calibri"/>
          <w:b/>
          <w:bCs/>
          <w:sz w:val="22"/>
          <w:szCs w:val="22"/>
        </w:rPr>
        <w:t>Typical use cases:</w:t>
      </w:r>
    </w:p>
    <w:p w:rsidRPr="00DD3832" w:rsidR="00654E62" w:rsidP="0001026F" w:rsidRDefault="00654E62" w14:paraId="6CD6F6C4" w14:textId="77777777">
      <w:pPr>
        <w:numPr>
          <w:ilvl w:val="1"/>
          <w:numId w:val="23"/>
        </w:numPr>
        <w:rPr>
          <w:rFonts w:ascii="Calibri" w:hAnsi="Calibri" w:cs="Calibri"/>
          <w:sz w:val="22"/>
          <w:szCs w:val="22"/>
        </w:rPr>
      </w:pPr>
      <w:r w:rsidRPr="00DD3832">
        <w:rPr>
          <w:rFonts w:ascii="Calibri" w:hAnsi="Calibri" w:cs="Calibri"/>
          <w:sz w:val="22"/>
          <w:szCs w:val="22"/>
        </w:rPr>
        <w:t>Transactional confirmations</w:t>
      </w:r>
    </w:p>
    <w:p w:rsidRPr="00DD3832" w:rsidR="00654E62" w:rsidP="0001026F" w:rsidRDefault="00654E62" w14:paraId="0DC5A85B" w14:textId="77777777">
      <w:pPr>
        <w:numPr>
          <w:ilvl w:val="1"/>
          <w:numId w:val="23"/>
        </w:numPr>
        <w:rPr>
          <w:rFonts w:ascii="Calibri" w:hAnsi="Calibri" w:cs="Calibri"/>
          <w:sz w:val="22"/>
          <w:szCs w:val="22"/>
        </w:rPr>
      </w:pPr>
      <w:r w:rsidRPr="00DD3832">
        <w:rPr>
          <w:rFonts w:ascii="Calibri" w:hAnsi="Calibri" w:cs="Calibri"/>
          <w:sz w:val="22"/>
          <w:szCs w:val="22"/>
        </w:rPr>
        <w:t>Account/security alerts</w:t>
      </w:r>
    </w:p>
    <w:p w:rsidRPr="00DD3832" w:rsidR="00654E62" w:rsidP="0001026F" w:rsidRDefault="00654E62" w14:paraId="72D854CA" w14:textId="77777777">
      <w:pPr>
        <w:numPr>
          <w:ilvl w:val="1"/>
          <w:numId w:val="23"/>
        </w:numPr>
        <w:rPr>
          <w:rFonts w:ascii="Calibri" w:hAnsi="Calibri" w:cs="Calibri"/>
          <w:sz w:val="22"/>
          <w:szCs w:val="22"/>
        </w:rPr>
      </w:pPr>
      <w:r w:rsidRPr="00DD3832">
        <w:rPr>
          <w:rFonts w:ascii="Calibri" w:hAnsi="Calibri" w:cs="Calibri"/>
          <w:sz w:val="22"/>
          <w:szCs w:val="22"/>
        </w:rPr>
        <w:t>Operational updates</w:t>
      </w:r>
    </w:p>
    <w:p w:rsidRPr="00DD3832" w:rsidR="00654E62" w:rsidP="0001026F" w:rsidRDefault="00654E62" w14:paraId="7039D040" w14:textId="77777777">
      <w:pPr>
        <w:numPr>
          <w:ilvl w:val="1"/>
          <w:numId w:val="23"/>
        </w:numPr>
        <w:rPr>
          <w:rFonts w:ascii="Calibri" w:hAnsi="Calibri" w:cs="Calibri"/>
          <w:sz w:val="22"/>
          <w:szCs w:val="22"/>
        </w:rPr>
      </w:pPr>
      <w:r w:rsidRPr="00DD3832">
        <w:rPr>
          <w:rFonts w:ascii="Calibri" w:hAnsi="Calibri" w:cs="Calibri"/>
          <w:sz w:val="22"/>
          <w:szCs w:val="22"/>
        </w:rPr>
        <w:t>Marketing/promotional campaigns (where allowed &amp; consented)</w:t>
      </w:r>
    </w:p>
    <w:p w:rsidRPr="00DD3832" w:rsidR="00654E62" w:rsidP="00654E62" w:rsidRDefault="00654E62" w14:paraId="08E21DCF" w14:textId="77777777">
      <w:pPr>
        <w:bidi/>
        <w:ind w:left="1440"/>
        <w:rPr>
          <w:rFonts w:ascii="Calibri" w:hAnsi="Calibri" w:cs="Calibri"/>
          <w:sz w:val="22"/>
          <w:szCs w:val="22"/>
          <w:rtl/>
        </w:rPr>
      </w:pPr>
    </w:p>
    <w:p w:rsidRPr="00DD3832" w:rsidR="00654E62" w:rsidP="00654E62" w:rsidRDefault="00654E62" w14:paraId="74F725A7" w14:textId="77777777">
      <w:pPr>
        <w:rPr>
          <w:rStyle w:val="Strong"/>
          <w:rFonts w:ascii="Calibri" w:hAnsi="Calibri" w:cs="Calibri" w:eastAsiaTheme="majorEastAsia"/>
          <w:color w:val="000000" w:themeColor="text1"/>
          <w:sz w:val="22"/>
          <w:szCs w:val="22"/>
        </w:rPr>
      </w:pPr>
      <w:r w:rsidRPr="00DD3832">
        <w:rPr>
          <w:rStyle w:val="Strong"/>
          <w:rFonts w:ascii="Calibri" w:hAnsi="Calibri" w:cs="Calibri" w:eastAsiaTheme="majorEastAsia"/>
          <w:color w:val="000000" w:themeColor="text1"/>
          <w:sz w:val="22"/>
          <w:szCs w:val="22"/>
        </w:rPr>
        <w:t>Main advantages of CEP:</w:t>
      </w:r>
    </w:p>
    <w:p w:rsidRPr="00DD3832" w:rsidR="00654E62" w:rsidP="0001026F" w:rsidRDefault="00654E62" w14:paraId="1B4482C6" w14:textId="77777777">
      <w:pPr>
        <w:numPr>
          <w:ilvl w:val="0"/>
          <w:numId w:val="21"/>
        </w:numPr>
        <w:rPr>
          <w:rFonts w:ascii="Calibri" w:hAnsi="Calibri" w:cs="Calibri"/>
          <w:sz w:val="22"/>
          <w:szCs w:val="22"/>
        </w:rPr>
      </w:pPr>
      <w:r w:rsidRPr="00DD3832">
        <w:rPr>
          <w:rFonts w:ascii="Calibri" w:hAnsi="Calibri" w:cs="Calibri"/>
          <w:b/>
          <w:bCs/>
          <w:sz w:val="22"/>
          <w:szCs w:val="22"/>
        </w:rPr>
        <w:t>Real</w:t>
      </w:r>
      <w:r w:rsidRPr="00DD3832">
        <w:rPr>
          <w:rFonts w:ascii="Calibri" w:hAnsi="Calibri" w:cs="Calibri"/>
          <w:b/>
          <w:bCs/>
          <w:sz w:val="22"/>
          <w:szCs w:val="22"/>
        </w:rPr>
        <w:noBreakHyphen/>
      </w:r>
      <w:r w:rsidRPr="00DD3832">
        <w:rPr>
          <w:rFonts w:ascii="Calibri" w:hAnsi="Calibri" w:cs="Calibri"/>
          <w:b/>
          <w:bCs/>
          <w:sz w:val="22"/>
          <w:szCs w:val="22"/>
        </w:rPr>
        <w:t>time, event</w:t>
      </w:r>
      <w:r w:rsidRPr="00DD3832">
        <w:rPr>
          <w:rFonts w:ascii="Calibri" w:hAnsi="Calibri" w:cs="Calibri"/>
          <w:b/>
          <w:bCs/>
          <w:sz w:val="22"/>
          <w:szCs w:val="22"/>
        </w:rPr>
        <w:noBreakHyphen/>
      </w:r>
      <w:r w:rsidRPr="00DD3832">
        <w:rPr>
          <w:rFonts w:ascii="Calibri" w:hAnsi="Calibri" w:cs="Calibri"/>
          <w:b/>
          <w:bCs/>
          <w:sz w:val="22"/>
          <w:szCs w:val="22"/>
        </w:rPr>
        <w:t>driven orchestration</w:t>
      </w:r>
      <w:r w:rsidRPr="00DD3832">
        <w:rPr>
          <w:rFonts w:ascii="Calibri" w:hAnsi="Calibri" w:cs="Calibri"/>
          <w:sz w:val="22"/>
          <w:szCs w:val="22"/>
        </w:rPr>
        <w:t xml:space="preserve"> — event ingestion, segmentation, and triggering in seconds. </w:t>
      </w:r>
    </w:p>
    <w:p w:rsidRPr="00DD3832" w:rsidR="00654E62" w:rsidP="0001026F" w:rsidRDefault="00654E62" w14:paraId="2E599F53" w14:textId="77777777">
      <w:pPr>
        <w:numPr>
          <w:ilvl w:val="0"/>
          <w:numId w:val="21"/>
        </w:numPr>
        <w:rPr>
          <w:rFonts w:ascii="Calibri" w:hAnsi="Calibri" w:cs="Calibri"/>
          <w:sz w:val="22"/>
          <w:szCs w:val="22"/>
        </w:rPr>
      </w:pPr>
      <w:r w:rsidRPr="00DD3832">
        <w:rPr>
          <w:rFonts w:ascii="Calibri" w:hAnsi="Calibri" w:cs="Calibri"/>
          <w:b/>
          <w:bCs/>
          <w:sz w:val="22"/>
          <w:szCs w:val="22"/>
        </w:rPr>
        <w:t>True omnichannel journeys</w:t>
      </w:r>
      <w:r w:rsidRPr="00DD3832">
        <w:rPr>
          <w:rFonts w:ascii="Calibri" w:hAnsi="Calibri" w:cs="Calibri"/>
          <w:sz w:val="22"/>
          <w:szCs w:val="22"/>
        </w:rPr>
        <w:t xml:space="preserve"> — email, push, in</w:t>
      </w:r>
      <w:r w:rsidRPr="00DD3832">
        <w:rPr>
          <w:rFonts w:ascii="Calibri" w:hAnsi="Calibri" w:cs="Calibri"/>
          <w:sz w:val="22"/>
          <w:szCs w:val="22"/>
        </w:rPr>
        <w:noBreakHyphen/>
      </w:r>
      <w:r w:rsidRPr="00DD3832">
        <w:rPr>
          <w:rFonts w:ascii="Calibri" w:hAnsi="Calibri" w:cs="Calibri"/>
          <w:sz w:val="22"/>
          <w:szCs w:val="22"/>
        </w:rPr>
        <w:t>app, SMS, webhooks with channel</w:t>
      </w:r>
      <w:r w:rsidRPr="00DD3832">
        <w:rPr>
          <w:rFonts w:ascii="Calibri" w:hAnsi="Calibri" w:cs="Calibri"/>
          <w:sz w:val="22"/>
          <w:szCs w:val="22"/>
        </w:rPr>
        <w:noBreakHyphen/>
      </w:r>
      <w:r w:rsidRPr="00DD3832">
        <w:rPr>
          <w:rFonts w:ascii="Calibri" w:hAnsi="Calibri" w:cs="Calibri"/>
          <w:sz w:val="22"/>
          <w:szCs w:val="22"/>
        </w:rPr>
        <w:t>agnostic logic and centralized fallback.</w:t>
      </w:r>
    </w:p>
    <w:p w:rsidRPr="00DD3832" w:rsidR="00654E62" w:rsidP="0001026F" w:rsidRDefault="00654E62" w14:paraId="499165C3" w14:textId="6E67C481">
      <w:pPr>
        <w:numPr>
          <w:ilvl w:val="0"/>
          <w:numId w:val="21"/>
        </w:numPr>
        <w:rPr>
          <w:rFonts w:ascii="Calibri" w:hAnsi="Calibri" w:cs="Calibri"/>
          <w:sz w:val="22"/>
          <w:szCs w:val="22"/>
        </w:rPr>
      </w:pPr>
      <w:r w:rsidRPr="00DD3832">
        <w:rPr>
          <w:rFonts w:ascii="Calibri" w:hAnsi="Calibri" w:cs="Calibri"/>
          <w:b/>
          <w:bCs/>
          <w:sz w:val="22"/>
          <w:szCs w:val="22"/>
        </w:rPr>
        <w:t>Experimentation &amp; optimization</w:t>
      </w:r>
      <w:r w:rsidRPr="00DD3832">
        <w:rPr>
          <w:rFonts w:ascii="Calibri" w:hAnsi="Calibri" w:cs="Calibri"/>
          <w:sz w:val="22"/>
          <w:szCs w:val="22"/>
        </w:rPr>
        <w:t xml:space="preserve"> — native A/B tests, control groups, incremental</w:t>
      </w:r>
      <w:r w:rsidRPr="00DD3832">
        <w:rPr>
          <w:rFonts w:ascii="Calibri" w:hAnsi="Calibri" w:cs="Calibri"/>
          <w:sz w:val="22"/>
          <w:szCs w:val="22"/>
        </w:rPr>
        <w:noBreakHyphen/>
      </w:r>
      <w:r w:rsidRPr="00DD3832">
        <w:rPr>
          <w:rFonts w:ascii="Calibri" w:hAnsi="Calibri" w:cs="Calibri"/>
          <w:sz w:val="22"/>
          <w:szCs w:val="22"/>
        </w:rPr>
        <w:t xml:space="preserve">lift measurement. </w:t>
      </w:r>
    </w:p>
    <w:p w:rsidRPr="007706DE" w:rsidR="00654E62" w:rsidP="0001026F" w:rsidRDefault="00654E62" w14:paraId="69F9B9A3" w14:textId="02749949">
      <w:pPr>
        <w:numPr>
          <w:ilvl w:val="0"/>
          <w:numId w:val="21"/>
        </w:numPr>
        <w:rPr>
          <w:rFonts w:ascii="Calibri" w:hAnsi="Calibri" w:cs="Calibri"/>
          <w:sz w:val="22"/>
          <w:szCs w:val="22"/>
        </w:rPr>
      </w:pPr>
      <w:r w:rsidRPr="007706DE">
        <w:rPr>
          <w:rFonts w:ascii="Calibri" w:hAnsi="Calibri" w:cs="Calibri"/>
          <w:b/>
          <w:bCs/>
          <w:sz w:val="22"/>
          <w:szCs w:val="22"/>
        </w:rPr>
        <w:t>Deliverability &amp; compliance controls</w:t>
      </w:r>
      <w:r w:rsidRPr="007706DE">
        <w:rPr>
          <w:rFonts w:ascii="Calibri" w:hAnsi="Calibri" w:cs="Calibri"/>
          <w:sz w:val="22"/>
          <w:szCs w:val="22"/>
        </w:rPr>
        <w:t xml:space="preserve"> — sender reputation tooling, consent handling, operational safeguards </w:t>
      </w:r>
    </w:p>
    <w:p w:rsidRPr="007706DE" w:rsidR="00654E62" w:rsidP="0001026F" w:rsidRDefault="00654E62" w14:paraId="2C5398AE" w14:textId="1DEA8060">
      <w:pPr>
        <w:numPr>
          <w:ilvl w:val="0"/>
          <w:numId w:val="21"/>
        </w:numPr>
        <w:rPr>
          <w:rFonts w:ascii="Calibri" w:hAnsi="Calibri" w:cs="Calibri"/>
          <w:sz w:val="22"/>
          <w:szCs w:val="22"/>
        </w:rPr>
      </w:pPr>
      <w:r w:rsidRPr="007706DE">
        <w:rPr>
          <w:rFonts w:ascii="Calibri" w:hAnsi="Calibri" w:cs="Calibri"/>
          <w:b/>
          <w:bCs/>
          <w:sz w:val="22"/>
          <w:szCs w:val="22"/>
        </w:rPr>
        <w:t>Unified profile with preferences</w:t>
      </w:r>
      <w:r w:rsidRPr="007706DE">
        <w:rPr>
          <w:rFonts w:ascii="Calibri" w:hAnsi="Calibri" w:cs="Calibri"/>
          <w:sz w:val="22"/>
          <w:szCs w:val="22"/>
        </w:rPr>
        <w:t xml:space="preserve"> — real</w:t>
      </w:r>
      <w:r w:rsidRPr="007706DE">
        <w:rPr>
          <w:rFonts w:ascii="Calibri" w:hAnsi="Calibri" w:cs="Calibri"/>
          <w:sz w:val="22"/>
          <w:szCs w:val="22"/>
        </w:rPr>
        <w:noBreakHyphen/>
      </w:r>
      <w:r w:rsidRPr="007706DE">
        <w:rPr>
          <w:rFonts w:ascii="Calibri" w:hAnsi="Calibri" w:cs="Calibri"/>
          <w:sz w:val="22"/>
          <w:szCs w:val="22"/>
        </w:rPr>
        <w:t xml:space="preserve">time customer state, continuously updated segments, consent/preferences respected. </w:t>
      </w:r>
    </w:p>
    <w:p w:rsidRPr="007706DE" w:rsidR="00654E62" w:rsidP="0001026F" w:rsidRDefault="00654E62" w14:paraId="1E15055C" w14:textId="77777777">
      <w:pPr>
        <w:numPr>
          <w:ilvl w:val="0"/>
          <w:numId w:val="21"/>
        </w:numPr>
        <w:rPr>
          <w:rFonts w:ascii="Calibri" w:hAnsi="Calibri" w:cs="Calibri"/>
          <w:sz w:val="22"/>
          <w:szCs w:val="22"/>
        </w:rPr>
      </w:pPr>
      <w:r w:rsidRPr="007706DE">
        <w:rPr>
          <w:rFonts w:ascii="Calibri" w:hAnsi="Calibri" w:cs="Calibri"/>
          <w:b/>
          <w:bCs/>
          <w:sz w:val="22"/>
          <w:szCs w:val="22"/>
        </w:rPr>
        <w:t>Personalization</w:t>
      </w:r>
      <w:r w:rsidRPr="007706DE">
        <w:rPr>
          <w:rFonts w:ascii="Calibri" w:hAnsi="Calibri" w:cs="Calibri"/>
          <w:sz w:val="22"/>
          <w:szCs w:val="22"/>
        </w:rPr>
        <w:t xml:space="preserve"> — Cohort definition, precision targeting and dynamic content at execution. </w:t>
      </w:r>
    </w:p>
    <w:p w:rsidRPr="007706DE" w:rsidR="00654E62" w:rsidP="0001026F" w:rsidRDefault="00654E62" w14:paraId="277B4C1A" w14:textId="484BB1ED">
      <w:pPr>
        <w:numPr>
          <w:ilvl w:val="0"/>
          <w:numId w:val="21"/>
        </w:numPr>
        <w:rPr>
          <w:rFonts w:ascii="Calibri" w:hAnsi="Calibri" w:cs="Calibri"/>
          <w:sz w:val="22"/>
          <w:szCs w:val="22"/>
        </w:rPr>
      </w:pPr>
      <w:r w:rsidRPr="007706DE">
        <w:rPr>
          <w:rFonts w:ascii="Calibri" w:hAnsi="Calibri" w:cs="Calibri"/>
          <w:b/>
          <w:bCs/>
          <w:sz w:val="22"/>
          <w:szCs w:val="22"/>
        </w:rPr>
        <w:t>Analytics tied to outcomes</w:t>
      </w:r>
      <w:r w:rsidRPr="007706DE">
        <w:rPr>
          <w:rFonts w:ascii="Calibri" w:hAnsi="Calibri" w:cs="Calibri"/>
          <w:sz w:val="22"/>
          <w:szCs w:val="22"/>
        </w:rPr>
        <w:t xml:space="preserve"> — engagement and conversion tracking with closed</w:t>
      </w:r>
      <w:r w:rsidRPr="007706DE">
        <w:rPr>
          <w:rFonts w:ascii="Calibri" w:hAnsi="Calibri" w:cs="Calibri"/>
          <w:sz w:val="22"/>
          <w:szCs w:val="22"/>
        </w:rPr>
        <w:noBreakHyphen/>
      </w:r>
      <w:r w:rsidRPr="007706DE">
        <w:rPr>
          <w:rFonts w:ascii="Calibri" w:hAnsi="Calibri" w:cs="Calibri"/>
          <w:sz w:val="22"/>
          <w:szCs w:val="22"/>
        </w:rPr>
        <w:t xml:space="preserve">loop measurement. </w:t>
      </w:r>
    </w:p>
    <w:p w:rsidRPr="007706DE" w:rsidR="00654E62" w:rsidP="00654E62" w:rsidRDefault="00654E62" w14:paraId="40234555" w14:textId="77777777">
      <w:pPr>
        <w:spacing w:after="120"/>
        <w:rPr>
          <w:rFonts w:ascii="Calibri" w:hAnsi="Calibri" w:cs="Calibri"/>
          <w:sz w:val="22"/>
          <w:szCs w:val="22"/>
        </w:rPr>
      </w:pPr>
    </w:p>
    <w:p w:rsidRPr="007706DE" w:rsidR="00654E62" w:rsidP="00654E62" w:rsidRDefault="00654E62" w14:paraId="228DA4AD" w14:textId="77777777">
      <w:pPr>
        <w:spacing w:after="120"/>
        <w:rPr>
          <w:rFonts w:ascii="Calibri" w:hAnsi="Calibri" w:cs="Calibri"/>
          <w:sz w:val="22"/>
          <w:szCs w:val="22"/>
        </w:rPr>
      </w:pPr>
    </w:p>
    <w:tbl>
      <w:tblPr>
        <w:tblStyle w:val="TableGrid"/>
        <w:tblW w:w="10064" w:type="dxa"/>
        <w:tblLook w:val="04A0" w:firstRow="1" w:lastRow="0" w:firstColumn="1" w:lastColumn="0" w:noHBand="0" w:noVBand="1"/>
      </w:tblPr>
      <w:tblGrid>
        <w:gridCol w:w="1417"/>
        <w:gridCol w:w="1241"/>
        <w:gridCol w:w="1228"/>
        <w:gridCol w:w="1480"/>
        <w:gridCol w:w="1228"/>
        <w:gridCol w:w="1118"/>
        <w:gridCol w:w="1384"/>
        <w:gridCol w:w="968"/>
      </w:tblGrid>
      <w:tr w:rsidRPr="007706DE" w:rsidR="00E42ECC" w14:paraId="2DA1AC07" w14:textId="77777777">
        <w:trPr>
          <w:trHeight w:val="998"/>
        </w:trPr>
        <w:tc>
          <w:tcPr>
            <w:tcW w:w="1417" w:type="dxa"/>
            <w:shd w:val="clear" w:color="auto" w:fill="FFFFFF" w:themeFill="background1"/>
            <w:vAlign w:val="center"/>
          </w:tcPr>
          <w:p w:rsidRPr="007706DE" w:rsidR="00654E62" w:rsidRDefault="00654E62" w14:paraId="208DAD35" w14:textId="1CC1B9A5">
            <w:pPr>
              <w:spacing w:after="120"/>
              <w:rPr>
                <w:rFonts w:ascii="Calibri" w:hAnsi="Calibri" w:cs="Calibri"/>
                <w:sz w:val="16"/>
                <w:szCs w:val="16"/>
              </w:rPr>
            </w:pPr>
            <w:r w:rsidRPr="007706DE">
              <w:rPr>
                <w:rFonts w:ascii="Calibri" w:hAnsi="Calibri" w:cs="Calibri"/>
                <w:b/>
                <w:bCs/>
                <w:sz w:val="16"/>
                <w:szCs w:val="16"/>
              </w:rPr>
              <w:t>Communication type \ Advantage</w:t>
            </w:r>
          </w:p>
        </w:tc>
        <w:tc>
          <w:tcPr>
            <w:tcW w:w="1241" w:type="dxa"/>
            <w:shd w:val="clear" w:color="auto" w:fill="E8E8E8" w:themeFill="background2"/>
            <w:vAlign w:val="center"/>
          </w:tcPr>
          <w:p w:rsidRPr="007706DE" w:rsidR="00654E62" w:rsidRDefault="00654E62" w14:paraId="763A9328" w14:textId="29F3BC77">
            <w:pPr>
              <w:spacing w:after="120"/>
              <w:rPr>
                <w:rFonts w:ascii="Calibri" w:hAnsi="Calibri" w:cs="Calibri"/>
                <w:sz w:val="16"/>
                <w:szCs w:val="16"/>
              </w:rPr>
            </w:pPr>
            <w:r w:rsidRPr="007706DE">
              <w:rPr>
                <w:rFonts w:ascii="Calibri" w:hAnsi="Calibri" w:cs="Calibri"/>
                <w:b/>
                <w:bCs/>
                <w:sz w:val="16"/>
                <w:szCs w:val="16"/>
              </w:rPr>
              <w:t>Real</w:t>
            </w:r>
            <w:r w:rsidRPr="007706DE">
              <w:rPr>
                <w:rFonts w:ascii="Calibri" w:hAnsi="Calibri" w:cs="Calibri"/>
                <w:b/>
                <w:bCs/>
                <w:sz w:val="16"/>
                <w:szCs w:val="16"/>
              </w:rPr>
              <w:noBreakHyphen/>
            </w:r>
            <w:r w:rsidRPr="007706DE">
              <w:rPr>
                <w:rFonts w:ascii="Calibri" w:hAnsi="Calibri" w:cs="Calibri"/>
                <w:b/>
                <w:bCs/>
                <w:sz w:val="16"/>
                <w:szCs w:val="16"/>
              </w:rPr>
              <w:t>time orchestration</w:t>
            </w:r>
          </w:p>
        </w:tc>
        <w:tc>
          <w:tcPr>
            <w:tcW w:w="1228" w:type="dxa"/>
            <w:shd w:val="clear" w:color="auto" w:fill="E8E8E8" w:themeFill="background2"/>
            <w:vAlign w:val="center"/>
          </w:tcPr>
          <w:p w:rsidRPr="007706DE" w:rsidR="00654E62" w:rsidRDefault="00654E62" w14:paraId="402C5B9E" w14:textId="0691F54E">
            <w:pPr>
              <w:spacing w:after="120"/>
              <w:rPr>
                <w:rFonts w:ascii="Calibri" w:hAnsi="Calibri" w:cs="Calibri"/>
                <w:sz w:val="16"/>
                <w:szCs w:val="16"/>
              </w:rPr>
            </w:pPr>
            <w:r w:rsidRPr="007706DE">
              <w:rPr>
                <w:rFonts w:ascii="Calibri" w:hAnsi="Calibri" w:cs="Calibri"/>
                <w:b/>
                <w:bCs/>
                <w:sz w:val="16"/>
                <w:szCs w:val="16"/>
              </w:rPr>
              <w:t xml:space="preserve">Omnichannel </w:t>
            </w:r>
          </w:p>
        </w:tc>
        <w:tc>
          <w:tcPr>
            <w:tcW w:w="1480" w:type="dxa"/>
            <w:shd w:val="clear" w:color="auto" w:fill="E8E8E8" w:themeFill="background2"/>
            <w:vAlign w:val="center"/>
          </w:tcPr>
          <w:p w:rsidRPr="007706DE" w:rsidR="00654E62" w:rsidRDefault="00654E62" w14:paraId="00C3A06F" w14:textId="287C5D2C">
            <w:pPr>
              <w:spacing w:after="120"/>
              <w:rPr>
                <w:rFonts w:ascii="Calibri" w:hAnsi="Calibri" w:cs="Calibri"/>
                <w:sz w:val="16"/>
                <w:szCs w:val="16"/>
              </w:rPr>
            </w:pPr>
            <w:r w:rsidRPr="007706DE">
              <w:rPr>
                <w:rFonts w:ascii="Calibri" w:hAnsi="Calibri" w:cs="Calibri"/>
                <w:b/>
                <w:bCs/>
                <w:sz w:val="16"/>
                <w:szCs w:val="16"/>
              </w:rPr>
              <w:t>Experimentation &amp; optimization</w:t>
            </w:r>
          </w:p>
        </w:tc>
        <w:tc>
          <w:tcPr>
            <w:tcW w:w="1228" w:type="dxa"/>
            <w:shd w:val="clear" w:color="auto" w:fill="E8E8E8" w:themeFill="background2"/>
            <w:vAlign w:val="center"/>
          </w:tcPr>
          <w:p w:rsidRPr="007706DE" w:rsidR="00654E62" w:rsidRDefault="00654E62" w14:paraId="6BEE623E" w14:textId="460F1E6D">
            <w:pPr>
              <w:spacing w:after="120"/>
              <w:rPr>
                <w:rFonts w:ascii="Calibri" w:hAnsi="Calibri" w:cs="Calibri"/>
                <w:sz w:val="16"/>
                <w:szCs w:val="16"/>
              </w:rPr>
            </w:pPr>
            <w:r w:rsidRPr="007706DE">
              <w:rPr>
                <w:rFonts w:ascii="Calibri" w:hAnsi="Calibri" w:cs="Calibri"/>
                <w:b/>
                <w:bCs/>
                <w:sz w:val="16"/>
                <w:szCs w:val="16"/>
              </w:rPr>
              <w:t>Deliverability &amp; compliance</w:t>
            </w:r>
          </w:p>
        </w:tc>
        <w:tc>
          <w:tcPr>
            <w:tcW w:w="1118" w:type="dxa"/>
            <w:shd w:val="clear" w:color="auto" w:fill="E8E8E8" w:themeFill="background2"/>
            <w:vAlign w:val="center"/>
          </w:tcPr>
          <w:p w:rsidRPr="007706DE" w:rsidR="00654E62" w:rsidRDefault="00654E62" w14:paraId="333BCCE7" w14:textId="4D0F1357">
            <w:pPr>
              <w:spacing w:after="120"/>
              <w:rPr>
                <w:rFonts w:ascii="Calibri" w:hAnsi="Calibri" w:cs="Calibri"/>
                <w:sz w:val="16"/>
                <w:szCs w:val="16"/>
              </w:rPr>
            </w:pPr>
            <w:r w:rsidRPr="007706DE">
              <w:rPr>
                <w:rFonts w:ascii="Calibri" w:hAnsi="Calibri" w:cs="Calibri"/>
                <w:b/>
                <w:bCs/>
                <w:sz w:val="16"/>
                <w:szCs w:val="16"/>
              </w:rPr>
              <w:t>Unified profile &amp; preferences</w:t>
            </w:r>
          </w:p>
        </w:tc>
        <w:tc>
          <w:tcPr>
            <w:tcW w:w="1384" w:type="dxa"/>
            <w:shd w:val="clear" w:color="auto" w:fill="E8E8E8" w:themeFill="background2"/>
            <w:vAlign w:val="center"/>
          </w:tcPr>
          <w:p w:rsidRPr="007706DE" w:rsidR="00654E62" w:rsidRDefault="00654E62" w14:paraId="183079D6" w14:textId="5665BEFB">
            <w:pPr>
              <w:spacing w:after="120"/>
              <w:rPr>
                <w:rFonts w:ascii="Calibri" w:hAnsi="Calibri" w:cs="Calibri"/>
                <w:sz w:val="16"/>
                <w:szCs w:val="16"/>
              </w:rPr>
            </w:pPr>
            <w:r w:rsidRPr="007706DE">
              <w:rPr>
                <w:rFonts w:ascii="Calibri" w:hAnsi="Calibri" w:cs="Calibri"/>
                <w:b/>
                <w:bCs/>
                <w:sz w:val="16"/>
                <w:szCs w:val="16"/>
              </w:rPr>
              <w:t>Segmentation/ personalization</w:t>
            </w:r>
          </w:p>
        </w:tc>
        <w:tc>
          <w:tcPr>
            <w:tcW w:w="968" w:type="dxa"/>
            <w:shd w:val="clear" w:color="auto" w:fill="E8E8E8" w:themeFill="background2"/>
            <w:vAlign w:val="center"/>
          </w:tcPr>
          <w:p w:rsidRPr="007706DE" w:rsidR="00654E62" w:rsidRDefault="00654E62" w14:paraId="16BEB7E6" w14:textId="185C7CE0">
            <w:pPr>
              <w:spacing w:after="120"/>
              <w:rPr>
                <w:rFonts w:ascii="Calibri" w:hAnsi="Calibri" w:cs="Calibri"/>
                <w:sz w:val="16"/>
                <w:szCs w:val="16"/>
              </w:rPr>
            </w:pPr>
            <w:r w:rsidRPr="007706DE">
              <w:rPr>
                <w:rFonts w:ascii="Calibri" w:hAnsi="Calibri" w:cs="Calibri"/>
                <w:b/>
                <w:bCs/>
                <w:sz w:val="16"/>
                <w:szCs w:val="16"/>
              </w:rPr>
              <w:t>Analytics &amp; outcomes</w:t>
            </w:r>
          </w:p>
        </w:tc>
      </w:tr>
      <w:tr w:rsidRPr="007706DE" w:rsidR="006F7804" w14:paraId="541A090C" w14:textId="77777777">
        <w:trPr>
          <w:trHeight w:val="344"/>
        </w:trPr>
        <w:tc>
          <w:tcPr>
            <w:tcW w:w="1417" w:type="dxa"/>
            <w:shd w:val="clear" w:color="auto" w:fill="DAE9F7" w:themeFill="text2" w:themeFillTint="1A"/>
            <w:vAlign w:val="center"/>
          </w:tcPr>
          <w:p w:rsidRPr="007706DE" w:rsidR="00654E62" w:rsidRDefault="00654E62" w14:paraId="2E51483C" w14:textId="20A094C6">
            <w:pPr>
              <w:spacing w:after="120"/>
              <w:rPr>
                <w:rFonts w:ascii="Calibri" w:hAnsi="Calibri" w:cs="Calibri"/>
                <w:sz w:val="16"/>
                <w:szCs w:val="16"/>
              </w:rPr>
            </w:pPr>
            <w:r w:rsidRPr="007706DE">
              <w:rPr>
                <w:rFonts w:ascii="Calibri" w:hAnsi="Calibri" w:cs="Calibri"/>
                <w:b/>
                <w:bCs/>
                <w:sz w:val="16"/>
                <w:szCs w:val="16"/>
              </w:rPr>
              <w:t>Transactional</w:t>
            </w:r>
          </w:p>
        </w:tc>
        <w:tc>
          <w:tcPr>
            <w:tcW w:w="1241" w:type="dxa"/>
            <w:vAlign w:val="center"/>
          </w:tcPr>
          <w:p w:rsidRPr="007706DE" w:rsidR="00654E62" w:rsidRDefault="00654E62" w14:paraId="7F4CE868" w14:textId="0CFA25DA">
            <w:pPr>
              <w:spacing w:after="120"/>
              <w:rPr>
                <w:rFonts w:ascii="Calibri" w:hAnsi="Calibri" w:cs="Calibri"/>
                <w:sz w:val="16"/>
                <w:szCs w:val="16"/>
              </w:rPr>
            </w:pPr>
            <w:r w:rsidRPr="007706DE">
              <w:rPr>
                <w:rFonts w:ascii="Calibri" w:hAnsi="Calibri" w:cs="Calibri"/>
                <w:sz w:val="16"/>
                <w:szCs w:val="16"/>
              </w:rPr>
              <w:t>X</w:t>
            </w:r>
          </w:p>
        </w:tc>
        <w:tc>
          <w:tcPr>
            <w:tcW w:w="1228" w:type="dxa"/>
            <w:vAlign w:val="center"/>
          </w:tcPr>
          <w:p w:rsidRPr="007706DE" w:rsidR="00654E62" w:rsidRDefault="00654E62" w14:paraId="447CC9FA" w14:textId="5743E2B2">
            <w:pPr>
              <w:spacing w:after="120"/>
              <w:rPr>
                <w:rFonts w:ascii="Calibri" w:hAnsi="Calibri" w:cs="Calibri"/>
                <w:sz w:val="16"/>
                <w:szCs w:val="16"/>
              </w:rPr>
            </w:pPr>
            <w:r w:rsidRPr="007706DE">
              <w:rPr>
                <w:rFonts w:ascii="Calibri" w:hAnsi="Calibri" w:cs="Calibri"/>
                <w:sz w:val="16"/>
                <w:szCs w:val="16"/>
              </w:rPr>
              <w:t>X</w:t>
            </w:r>
          </w:p>
        </w:tc>
        <w:tc>
          <w:tcPr>
            <w:tcW w:w="1480" w:type="dxa"/>
            <w:vAlign w:val="center"/>
          </w:tcPr>
          <w:p w:rsidRPr="007706DE" w:rsidR="00654E62" w:rsidRDefault="00654E62" w14:paraId="025D60C1" w14:textId="625CB123">
            <w:pPr>
              <w:spacing w:after="120"/>
              <w:rPr>
                <w:rFonts w:ascii="Calibri" w:hAnsi="Calibri" w:cs="Calibri"/>
                <w:sz w:val="16"/>
                <w:szCs w:val="16"/>
              </w:rPr>
            </w:pPr>
            <w:r w:rsidRPr="007706DE">
              <w:rPr>
                <w:rFonts w:ascii="Calibri" w:hAnsi="Calibri" w:cs="Calibri"/>
                <w:sz w:val="16"/>
                <w:szCs w:val="16"/>
              </w:rPr>
              <w:t>X?</w:t>
            </w:r>
          </w:p>
        </w:tc>
        <w:tc>
          <w:tcPr>
            <w:tcW w:w="1228" w:type="dxa"/>
            <w:vAlign w:val="center"/>
          </w:tcPr>
          <w:p w:rsidRPr="007706DE" w:rsidR="00654E62" w:rsidRDefault="00654E62" w14:paraId="535572ED" w14:textId="190469D4">
            <w:pPr>
              <w:spacing w:after="120"/>
              <w:rPr>
                <w:rFonts w:ascii="Calibri" w:hAnsi="Calibri" w:cs="Calibri"/>
                <w:sz w:val="16"/>
                <w:szCs w:val="16"/>
              </w:rPr>
            </w:pPr>
            <w:r w:rsidRPr="007706DE">
              <w:rPr>
                <w:rFonts w:ascii="Calibri" w:hAnsi="Calibri" w:cs="Calibri"/>
                <w:sz w:val="16"/>
                <w:szCs w:val="16"/>
              </w:rPr>
              <w:t>X</w:t>
            </w:r>
          </w:p>
        </w:tc>
        <w:tc>
          <w:tcPr>
            <w:tcW w:w="1118" w:type="dxa"/>
            <w:vAlign w:val="center"/>
          </w:tcPr>
          <w:p w:rsidRPr="007706DE" w:rsidR="00654E62" w:rsidRDefault="00654E62" w14:paraId="1026CB64" w14:textId="595CA2E3">
            <w:pPr>
              <w:spacing w:after="120"/>
              <w:rPr>
                <w:rFonts w:ascii="Calibri" w:hAnsi="Calibri" w:cs="Calibri"/>
                <w:sz w:val="16"/>
                <w:szCs w:val="16"/>
              </w:rPr>
            </w:pPr>
            <w:r w:rsidRPr="007706DE">
              <w:rPr>
                <w:rFonts w:ascii="Calibri" w:hAnsi="Calibri" w:cs="Calibri"/>
                <w:sz w:val="16"/>
                <w:szCs w:val="16"/>
              </w:rPr>
              <w:t>X</w:t>
            </w:r>
          </w:p>
        </w:tc>
        <w:tc>
          <w:tcPr>
            <w:tcW w:w="1384" w:type="dxa"/>
            <w:vAlign w:val="center"/>
          </w:tcPr>
          <w:p w:rsidRPr="007706DE" w:rsidR="00654E62" w:rsidRDefault="00654E62" w14:paraId="3B5564EA" w14:textId="51E1B322">
            <w:pPr>
              <w:spacing w:after="120"/>
              <w:rPr>
                <w:rFonts w:ascii="Calibri" w:hAnsi="Calibri" w:cs="Calibri"/>
                <w:sz w:val="16"/>
                <w:szCs w:val="16"/>
              </w:rPr>
            </w:pPr>
            <w:r w:rsidRPr="007706DE">
              <w:rPr>
                <w:rFonts w:ascii="Calibri" w:hAnsi="Calibri" w:cs="Calibri"/>
                <w:sz w:val="16"/>
                <w:szCs w:val="16"/>
              </w:rPr>
              <w:t>X</w:t>
            </w:r>
          </w:p>
        </w:tc>
        <w:tc>
          <w:tcPr>
            <w:tcW w:w="968" w:type="dxa"/>
            <w:vAlign w:val="center"/>
          </w:tcPr>
          <w:p w:rsidRPr="007706DE" w:rsidR="00654E62" w:rsidRDefault="00654E62" w14:paraId="560D3794" w14:textId="5AA202EE">
            <w:pPr>
              <w:spacing w:after="120"/>
              <w:rPr>
                <w:rFonts w:ascii="Calibri" w:hAnsi="Calibri" w:cs="Calibri"/>
                <w:sz w:val="16"/>
                <w:szCs w:val="16"/>
              </w:rPr>
            </w:pPr>
            <w:r w:rsidRPr="007706DE">
              <w:rPr>
                <w:rFonts w:ascii="Calibri" w:hAnsi="Calibri" w:cs="Calibri"/>
                <w:sz w:val="16"/>
                <w:szCs w:val="16"/>
              </w:rPr>
              <w:t>X</w:t>
            </w:r>
          </w:p>
        </w:tc>
      </w:tr>
      <w:tr w:rsidRPr="007706DE" w:rsidR="006F7804" w14:paraId="501D533E" w14:textId="77777777">
        <w:trPr>
          <w:trHeight w:val="332"/>
        </w:trPr>
        <w:tc>
          <w:tcPr>
            <w:tcW w:w="1417" w:type="dxa"/>
            <w:shd w:val="clear" w:color="auto" w:fill="DAE9F7" w:themeFill="text2" w:themeFillTint="1A"/>
            <w:vAlign w:val="center"/>
          </w:tcPr>
          <w:p w:rsidRPr="007706DE" w:rsidR="00654E62" w:rsidRDefault="00654E62" w14:paraId="05D9FADD" w14:textId="49C485BD">
            <w:pPr>
              <w:spacing w:after="120"/>
              <w:rPr>
                <w:rFonts w:ascii="Calibri" w:hAnsi="Calibri" w:cs="Calibri"/>
                <w:sz w:val="16"/>
                <w:szCs w:val="16"/>
              </w:rPr>
            </w:pPr>
            <w:r w:rsidRPr="007706DE">
              <w:rPr>
                <w:rFonts w:ascii="Calibri" w:hAnsi="Calibri" w:cs="Calibri"/>
                <w:b/>
                <w:bCs/>
                <w:sz w:val="16"/>
                <w:szCs w:val="16"/>
              </w:rPr>
              <w:t>Operational</w:t>
            </w:r>
          </w:p>
        </w:tc>
        <w:tc>
          <w:tcPr>
            <w:tcW w:w="1241" w:type="dxa"/>
            <w:vAlign w:val="center"/>
          </w:tcPr>
          <w:p w:rsidRPr="007706DE" w:rsidR="00654E62" w:rsidRDefault="00654E62" w14:paraId="16799A2C" w14:textId="6FB30A14">
            <w:pPr>
              <w:spacing w:after="120"/>
              <w:rPr>
                <w:rFonts w:ascii="Calibri" w:hAnsi="Calibri" w:cs="Calibri"/>
                <w:sz w:val="16"/>
                <w:szCs w:val="16"/>
              </w:rPr>
            </w:pPr>
          </w:p>
        </w:tc>
        <w:tc>
          <w:tcPr>
            <w:tcW w:w="1228" w:type="dxa"/>
            <w:vAlign w:val="center"/>
          </w:tcPr>
          <w:p w:rsidRPr="007706DE" w:rsidR="00654E62" w:rsidRDefault="00654E62" w14:paraId="521C5211" w14:textId="744B2721">
            <w:pPr>
              <w:spacing w:after="120"/>
              <w:rPr>
                <w:rFonts w:ascii="Calibri" w:hAnsi="Calibri" w:cs="Calibri"/>
                <w:sz w:val="16"/>
                <w:szCs w:val="16"/>
              </w:rPr>
            </w:pPr>
            <w:r w:rsidRPr="007706DE">
              <w:rPr>
                <w:rFonts w:ascii="Calibri" w:hAnsi="Calibri" w:cs="Calibri"/>
                <w:sz w:val="16"/>
                <w:szCs w:val="16"/>
              </w:rPr>
              <w:t>X</w:t>
            </w:r>
          </w:p>
        </w:tc>
        <w:tc>
          <w:tcPr>
            <w:tcW w:w="1480" w:type="dxa"/>
            <w:vAlign w:val="center"/>
          </w:tcPr>
          <w:p w:rsidRPr="007706DE" w:rsidR="00654E62" w:rsidRDefault="00654E62" w14:paraId="238525FA" w14:textId="02291BEC">
            <w:pPr>
              <w:spacing w:after="120"/>
              <w:rPr>
                <w:rFonts w:ascii="Calibri" w:hAnsi="Calibri" w:cs="Calibri"/>
                <w:sz w:val="16"/>
                <w:szCs w:val="16"/>
              </w:rPr>
            </w:pPr>
            <w:r w:rsidRPr="007706DE">
              <w:rPr>
                <w:rFonts w:ascii="Calibri" w:hAnsi="Calibri" w:cs="Calibri"/>
                <w:sz w:val="16"/>
                <w:szCs w:val="16"/>
              </w:rPr>
              <w:t>X</w:t>
            </w:r>
          </w:p>
        </w:tc>
        <w:tc>
          <w:tcPr>
            <w:tcW w:w="1228" w:type="dxa"/>
            <w:vAlign w:val="center"/>
          </w:tcPr>
          <w:p w:rsidRPr="007706DE" w:rsidR="00654E62" w:rsidRDefault="00654E62" w14:paraId="460EAC74" w14:textId="7E20D4AB">
            <w:pPr>
              <w:spacing w:after="120"/>
              <w:rPr>
                <w:rFonts w:ascii="Calibri" w:hAnsi="Calibri" w:cs="Calibri"/>
                <w:sz w:val="16"/>
                <w:szCs w:val="16"/>
              </w:rPr>
            </w:pPr>
            <w:r w:rsidRPr="007706DE">
              <w:rPr>
                <w:rFonts w:ascii="Calibri" w:hAnsi="Calibri" w:cs="Calibri"/>
                <w:sz w:val="16"/>
                <w:szCs w:val="16"/>
              </w:rPr>
              <w:t>X</w:t>
            </w:r>
          </w:p>
        </w:tc>
        <w:tc>
          <w:tcPr>
            <w:tcW w:w="1118" w:type="dxa"/>
            <w:vAlign w:val="center"/>
          </w:tcPr>
          <w:p w:rsidRPr="007706DE" w:rsidR="00654E62" w:rsidRDefault="00654E62" w14:paraId="3BFAC6AB" w14:textId="4C8B9D35">
            <w:pPr>
              <w:spacing w:after="120"/>
              <w:rPr>
                <w:rFonts w:ascii="Calibri" w:hAnsi="Calibri" w:cs="Calibri"/>
                <w:sz w:val="16"/>
                <w:szCs w:val="16"/>
              </w:rPr>
            </w:pPr>
            <w:r w:rsidRPr="007706DE">
              <w:rPr>
                <w:rFonts w:ascii="Calibri" w:hAnsi="Calibri" w:cs="Calibri"/>
                <w:sz w:val="16"/>
                <w:szCs w:val="16"/>
              </w:rPr>
              <w:t>X</w:t>
            </w:r>
          </w:p>
        </w:tc>
        <w:tc>
          <w:tcPr>
            <w:tcW w:w="1384" w:type="dxa"/>
            <w:vAlign w:val="center"/>
          </w:tcPr>
          <w:p w:rsidRPr="007706DE" w:rsidR="00654E62" w:rsidRDefault="00654E62" w14:paraId="1EA45083" w14:textId="231AD90A">
            <w:pPr>
              <w:spacing w:after="120"/>
              <w:rPr>
                <w:rFonts w:ascii="Calibri" w:hAnsi="Calibri" w:cs="Calibri"/>
                <w:sz w:val="16"/>
                <w:szCs w:val="16"/>
              </w:rPr>
            </w:pPr>
            <w:r w:rsidRPr="007706DE">
              <w:rPr>
                <w:rFonts w:ascii="Calibri" w:hAnsi="Calibri" w:cs="Calibri"/>
                <w:sz w:val="16"/>
                <w:szCs w:val="16"/>
              </w:rPr>
              <w:t>X</w:t>
            </w:r>
          </w:p>
        </w:tc>
        <w:tc>
          <w:tcPr>
            <w:tcW w:w="968" w:type="dxa"/>
            <w:vAlign w:val="center"/>
          </w:tcPr>
          <w:p w:rsidRPr="007706DE" w:rsidR="00654E62" w:rsidRDefault="00654E62" w14:paraId="20B16285" w14:textId="580525DB">
            <w:pPr>
              <w:spacing w:after="120"/>
              <w:rPr>
                <w:rFonts w:ascii="Calibri" w:hAnsi="Calibri" w:cs="Calibri"/>
                <w:sz w:val="16"/>
                <w:szCs w:val="16"/>
              </w:rPr>
            </w:pPr>
            <w:r w:rsidRPr="007706DE">
              <w:rPr>
                <w:rFonts w:ascii="Calibri" w:hAnsi="Calibri" w:cs="Calibri"/>
                <w:sz w:val="16"/>
                <w:szCs w:val="16"/>
              </w:rPr>
              <w:t>X</w:t>
            </w:r>
          </w:p>
        </w:tc>
      </w:tr>
      <w:tr w:rsidRPr="007706DE" w:rsidR="006F7804" w14:paraId="1C9B0F9A" w14:textId="77777777">
        <w:trPr>
          <w:trHeight w:val="344"/>
        </w:trPr>
        <w:tc>
          <w:tcPr>
            <w:tcW w:w="1417" w:type="dxa"/>
            <w:shd w:val="clear" w:color="auto" w:fill="DAE9F7" w:themeFill="text2" w:themeFillTint="1A"/>
            <w:vAlign w:val="center"/>
          </w:tcPr>
          <w:p w:rsidRPr="007706DE" w:rsidR="00654E62" w:rsidRDefault="00654E62" w14:paraId="100F63F1" w14:textId="134B7410">
            <w:pPr>
              <w:spacing w:after="120"/>
              <w:rPr>
                <w:rFonts w:ascii="Calibri" w:hAnsi="Calibri" w:cs="Calibri"/>
                <w:sz w:val="16"/>
                <w:szCs w:val="16"/>
              </w:rPr>
            </w:pPr>
            <w:r w:rsidRPr="007706DE">
              <w:rPr>
                <w:rFonts w:ascii="Calibri" w:hAnsi="Calibri" w:cs="Calibri"/>
                <w:b/>
                <w:bCs/>
                <w:sz w:val="16"/>
                <w:szCs w:val="16"/>
              </w:rPr>
              <w:t>Security</w:t>
            </w:r>
          </w:p>
        </w:tc>
        <w:tc>
          <w:tcPr>
            <w:tcW w:w="1241" w:type="dxa"/>
            <w:vAlign w:val="center"/>
          </w:tcPr>
          <w:p w:rsidRPr="007706DE" w:rsidR="00654E62" w:rsidRDefault="00654E62" w14:paraId="3979D60A" w14:textId="588A1880">
            <w:pPr>
              <w:spacing w:after="120"/>
              <w:rPr>
                <w:rFonts w:ascii="Calibri" w:hAnsi="Calibri" w:cs="Calibri"/>
                <w:sz w:val="16"/>
                <w:szCs w:val="16"/>
              </w:rPr>
            </w:pPr>
            <w:r w:rsidRPr="007706DE">
              <w:rPr>
                <w:rFonts w:ascii="Calibri" w:hAnsi="Calibri" w:cs="Calibri"/>
                <w:sz w:val="16"/>
                <w:szCs w:val="16"/>
              </w:rPr>
              <w:t>X</w:t>
            </w:r>
          </w:p>
        </w:tc>
        <w:tc>
          <w:tcPr>
            <w:tcW w:w="1228" w:type="dxa"/>
            <w:vAlign w:val="center"/>
          </w:tcPr>
          <w:p w:rsidRPr="007706DE" w:rsidR="00654E62" w:rsidRDefault="00654E62" w14:paraId="12150E09" w14:textId="44DACD74">
            <w:pPr>
              <w:spacing w:after="120"/>
              <w:rPr>
                <w:rFonts w:ascii="Calibri" w:hAnsi="Calibri" w:cs="Calibri"/>
                <w:sz w:val="16"/>
                <w:szCs w:val="16"/>
              </w:rPr>
            </w:pPr>
            <w:r w:rsidRPr="007706DE">
              <w:rPr>
                <w:rFonts w:ascii="Calibri" w:hAnsi="Calibri" w:cs="Calibri"/>
                <w:sz w:val="16"/>
                <w:szCs w:val="16"/>
              </w:rPr>
              <w:t>X</w:t>
            </w:r>
          </w:p>
        </w:tc>
        <w:tc>
          <w:tcPr>
            <w:tcW w:w="1480" w:type="dxa"/>
            <w:vAlign w:val="center"/>
          </w:tcPr>
          <w:p w:rsidRPr="007706DE" w:rsidR="00654E62" w:rsidRDefault="00654E62" w14:paraId="4CC81EEC" w14:textId="77777777">
            <w:pPr>
              <w:spacing w:after="120"/>
              <w:rPr>
                <w:rFonts w:ascii="Calibri" w:hAnsi="Calibri" w:cs="Calibri"/>
                <w:sz w:val="16"/>
                <w:szCs w:val="16"/>
              </w:rPr>
            </w:pPr>
          </w:p>
        </w:tc>
        <w:tc>
          <w:tcPr>
            <w:tcW w:w="1228" w:type="dxa"/>
            <w:vAlign w:val="center"/>
          </w:tcPr>
          <w:p w:rsidRPr="007706DE" w:rsidR="00654E62" w:rsidRDefault="00654E62" w14:paraId="345731A8" w14:textId="1908A4A6">
            <w:pPr>
              <w:spacing w:after="120"/>
              <w:rPr>
                <w:rFonts w:ascii="Calibri" w:hAnsi="Calibri" w:cs="Calibri"/>
                <w:sz w:val="16"/>
                <w:szCs w:val="16"/>
              </w:rPr>
            </w:pPr>
            <w:r w:rsidRPr="007706DE">
              <w:rPr>
                <w:rFonts w:ascii="Calibri" w:hAnsi="Calibri" w:cs="Calibri"/>
                <w:sz w:val="16"/>
                <w:szCs w:val="16"/>
              </w:rPr>
              <w:t>X?</w:t>
            </w:r>
          </w:p>
        </w:tc>
        <w:tc>
          <w:tcPr>
            <w:tcW w:w="1118" w:type="dxa"/>
            <w:vAlign w:val="center"/>
          </w:tcPr>
          <w:p w:rsidRPr="007706DE" w:rsidR="00654E62" w:rsidRDefault="00654E62" w14:paraId="1018BF6B" w14:textId="7BA12F0C">
            <w:pPr>
              <w:spacing w:after="120"/>
              <w:rPr>
                <w:rFonts w:ascii="Calibri" w:hAnsi="Calibri" w:cs="Calibri"/>
                <w:sz w:val="16"/>
                <w:szCs w:val="16"/>
                <w:rtl/>
              </w:rPr>
            </w:pPr>
            <w:r w:rsidRPr="007706DE">
              <w:rPr>
                <w:rFonts w:ascii="Calibri" w:hAnsi="Calibri" w:cs="Calibri"/>
                <w:sz w:val="16"/>
                <w:szCs w:val="16"/>
              </w:rPr>
              <w:t>X*</w:t>
            </w:r>
          </w:p>
        </w:tc>
        <w:tc>
          <w:tcPr>
            <w:tcW w:w="1384" w:type="dxa"/>
            <w:vAlign w:val="center"/>
          </w:tcPr>
          <w:p w:rsidRPr="007706DE" w:rsidR="00654E62" w:rsidRDefault="00654E62" w14:paraId="207426FE" w14:textId="7196C8C8">
            <w:pPr>
              <w:spacing w:after="120"/>
              <w:rPr>
                <w:rFonts w:ascii="Calibri" w:hAnsi="Calibri" w:cs="Calibri"/>
                <w:sz w:val="16"/>
                <w:szCs w:val="16"/>
              </w:rPr>
            </w:pPr>
            <w:r w:rsidRPr="007706DE">
              <w:rPr>
                <w:rFonts w:ascii="Calibri" w:hAnsi="Calibri" w:cs="Calibri"/>
                <w:sz w:val="16"/>
                <w:szCs w:val="16"/>
              </w:rPr>
              <w:t>X</w:t>
            </w:r>
          </w:p>
        </w:tc>
        <w:tc>
          <w:tcPr>
            <w:tcW w:w="968" w:type="dxa"/>
            <w:vAlign w:val="center"/>
          </w:tcPr>
          <w:p w:rsidRPr="007706DE" w:rsidR="00654E62" w:rsidRDefault="00654E62" w14:paraId="23089DD1" w14:textId="40A19060">
            <w:pPr>
              <w:spacing w:after="120"/>
              <w:rPr>
                <w:rFonts w:ascii="Calibri" w:hAnsi="Calibri" w:cs="Calibri"/>
                <w:sz w:val="16"/>
                <w:szCs w:val="16"/>
              </w:rPr>
            </w:pPr>
            <w:r w:rsidRPr="007706DE">
              <w:rPr>
                <w:rFonts w:ascii="Calibri" w:hAnsi="Calibri" w:cs="Calibri"/>
                <w:sz w:val="16"/>
                <w:szCs w:val="16"/>
              </w:rPr>
              <w:t>X</w:t>
            </w:r>
          </w:p>
        </w:tc>
      </w:tr>
      <w:tr w:rsidRPr="007706DE" w:rsidR="006F7804" w14:paraId="58B87425" w14:textId="77777777">
        <w:trPr>
          <w:trHeight w:val="344"/>
        </w:trPr>
        <w:tc>
          <w:tcPr>
            <w:tcW w:w="1417" w:type="dxa"/>
            <w:shd w:val="clear" w:color="auto" w:fill="DAE9F7" w:themeFill="text2" w:themeFillTint="1A"/>
            <w:vAlign w:val="center"/>
          </w:tcPr>
          <w:p w:rsidRPr="007706DE" w:rsidR="00654E62" w:rsidRDefault="00654E62" w14:paraId="03B25506" w14:textId="50B03977">
            <w:pPr>
              <w:spacing w:after="120"/>
              <w:rPr>
                <w:rFonts w:ascii="Calibri" w:hAnsi="Calibri" w:cs="Calibri"/>
                <w:sz w:val="16"/>
                <w:szCs w:val="16"/>
              </w:rPr>
            </w:pPr>
            <w:r w:rsidRPr="007706DE">
              <w:rPr>
                <w:rFonts w:ascii="Calibri" w:hAnsi="Calibri" w:cs="Calibri"/>
                <w:b/>
                <w:bCs/>
                <w:sz w:val="16"/>
                <w:szCs w:val="16"/>
              </w:rPr>
              <w:t>Promotional</w:t>
            </w:r>
          </w:p>
        </w:tc>
        <w:tc>
          <w:tcPr>
            <w:tcW w:w="1241" w:type="dxa"/>
            <w:vAlign w:val="center"/>
          </w:tcPr>
          <w:p w:rsidRPr="00BF5E36" w:rsidR="00654E62" w:rsidRDefault="00654E62" w14:paraId="6B7484FE" w14:textId="20C1EDD6">
            <w:pPr>
              <w:spacing w:after="120"/>
              <w:rPr>
                <w:rFonts w:ascii="Calibri" w:hAnsi="Calibri" w:cs="Calibri"/>
                <w:sz w:val="16"/>
                <w:szCs w:val="16"/>
              </w:rPr>
            </w:pPr>
          </w:p>
        </w:tc>
        <w:tc>
          <w:tcPr>
            <w:tcW w:w="1228" w:type="dxa"/>
            <w:vAlign w:val="center"/>
          </w:tcPr>
          <w:p w:rsidRPr="007706DE" w:rsidR="00654E62" w:rsidRDefault="00654E62" w14:paraId="701EFEDA" w14:textId="74222588">
            <w:pPr>
              <w:spacing w:after="120"/>
              <w:rPr>
                <w:rFonts w:ascii="Calibri" w:hAnsi="Calibri" w:cs="Calibri"/>
                <w:sz w:val="16"/>
                <w:szCs w:val="16"/>
              </w:rPr>
            </w:pPr>
            <w:r w:rsidRPr="007706DE">
              <w:rPr>
                <w:rFonts w:ascii="Calibri" w:hAnsi="Calibri" w:cs="Calibri"/>
                <w:sz w:val="16"/>
                <w:szCs w:val="16"/>
              </w:rPr>
              <w:t>X</w:t>
            </w:r>
          </w:p>
        </w:tc>
        <w:tc>
          <w:tcPr>
            <w:tcW w:w="1480" w:type="dxa"/>
            <w:vAlign w:val="center"/>
          </w:tcPr>
          <w:p w:rsidRPr="007706DE" w:rsidR="00654E62" w:rsidRDefault="00654E62" w14:paraId="7023F7B0" w14:textId="5D06BD2D">
            <w:pPr>
              <w:spacing w:after="120"/>
              <w:rPr>
                <w:rFonts w:ascii="Calibri" w:hAnsi="Calibri" w:cs="Calibri"/>
                <w:sz w:val="16"/>
                <w:szCs w:val="16"/>
              </w:rPr>
            </w:pPr>
            <w:r w:rsidRPr="007706DE">
              <w:rPr>
                <w:rFonts w:ascii="Calibri" w:hAnsi="Calibri" w:cs="Calibri"/>
                <w:sz w:val="16"/>
                <w:szCs w:val="16"/>
              </w:rPr>
              <w:t>X</w:t>
            </w:r>
          </w:p>
        </w:tc>
        <w:tc>
          <w:tcPr>
            <w:tcW w:w="1228" w:type="dxa"/>
            <w:vAlign w:val="center"/>
          </w:tcPr>
          <w:p w:rsidRPr="007706DE" w:rsidR="00654E62" w:rsidRDefault="00654E62" w14:paraId="2EE21CF1" w14:textId="66946167">
            <w:pPr>
              <w:spacing w:after="120"/>
              <w:rPr>
                <w:rFonts w:ascii="Calibri" w:hAnsi="Calibri" w:cs="Calibri"/>
                <w:sz w:val="16"/>
                <w:szCs w:val="16"/>
              </w:rPr>
            </w:pPr>
            <w:r w:rsidRPr="007706DE">
              <w:rPr>
                <w:rFonts w:ascii="Calibri" w:hAnsi="Calibri" w:cs="Calibri"/>
                <w:sz w:val="16"/>
                <w:szCs w:val="16"/>
              </w:rPr>
              <w:t>X</w:t>
            </w:r>
          </w:p>
        </w:tc>
        <w:tc>
          <w:tcPr>
            <w:tcW w:w="1118" w:type="dxa"/>
            <w:vAlign w:val="center"/>
          </w:tcPr>
          <w:p w:rsidRPr="007706DE" w:rsidR="00654E62" w:rsidRDefault="00654E62" w14:paraId="337D02B9" w14:textId="6569A87F">
            <w:pPr>
              <w:spacing w:after="120"/>
              <w:rPr>
                <w:rFonts w:ascii="Calibri" w:hAnsi="Calibri" w:cs="Calibri"/>
                <w:sz w:val="16"/>
                <w:szCs w:val="16"/>
              </w:rPr>
            </w:pPr>
            <w:r w:rsidRPr="007706DE">
              <w:rPr>
                <w:rFonts w:ascii="Calibri" w:hAnsi="Calibri" w:cs="Calibri"/>
                <w:sz w:val="16"/>
                <w:szCs w:val="16"/>
              </w:rPr>
              <w:t>X</w:t>
            </w:r>
          </w:p>
        </w:tc>
        <w:tc>
          <w:tcPr>
            <w:tcW w:w="1384" w:type="dxa"/>
            <w:vAlign w:val="center"/>
          </w:tcPr>
          <w:p w:rsidRPr="007706DE" w:rsidR="00654E62" w:rsidRDefault="00654E62" w14:paraId="5DDE3D62" w14:textId="2172088C">
            <w:pPr>
              <w:spacing w:after="120"/>
              <w:rPr>
                <w:rFonts w:ascii="Calibri" w:hAnsi="Calibri" w:cs="Calibri"/>
                <w:sz w:val="16"/>
                <w:szCs w:val="16"/>
              </w:rPr>
            </w:pPr>
            <w:r w:rsidRPr="007706DE">
              <w:rPr>
                <w:rFonts w:ascii="Calibri" w:hAnsi="Calibri" w:cs="Calibri"/>
                <w:sz w:val="16"/>
                <w:szCs w:val="16"/>
              </w:rPr>
              <w:t>X</w:t>
            </w:r>
          </w:p>
        </w:tc>
        <w:tc>
          <w:tcPr>
            <w:tcW w:w="968" w:type="dxa"/>
            <w:vAlign w:val="center"/>
          </w:tcPr>
          <w:p w:rsidRPr="007706DE" w:rsidR="00654E62" w:rsidRDefault="00654E62" w14:paraId="31E5D210" w14:textId="2EBEB8BB">
            <w:pPr>
              <w:spacing w:after="120"/>
              <w:rPr>
                <w:rFonts w:ascii="Calibri" w:hAnsi="Calibri" w:cs="Calibri"/>
                <w:sz w:val="16"/>
                <w:szCs w:val="16"/>
              </w:rPr>
            </w:pPr>
            <w:r w:rsidRPr="007706DE">
              <w:rPr>
                <w:rFonts w:ascii="Calibri" w:hAnsi="Calibri" w:cs="Calibri"/>
                <w:sz w:val="16"/>
                <w:szCs w:val="16"/>
              </w:rPr>
              <w:t>X</w:t>
            </w:r>
          </w:p>
        </w:tc>
      </w:tr>
    </w:tbl>
    <w:p w:rsidRPr="007706DE" w:rsidR="00654E62" w:rsidP="00654E62" w:rsidRDefault="00654E62" w14:paraId="271A1100" w14:textId="77777777">
      <w:pPr>
        <w:spacing w:after="120"/>
        <w:rPr>
          <w:rFonts w:ascii="Calibri" w:hAnsi="Calibri" w:cs="Calibri"/>
          <w:sz w:val="22"/>
          <w:szCs w:val="22"/>
        </w:rPr>
      </w:pPr>
    </w:p>
    <w:p w:rsidRPr="007706DE" w:rsidR="00654E62" w:rsidP="00654E62" w:rsidRDefault="00654E62" w14:paraId="2EF33380" w14:textId="1AF59CC7">
      <w:pPr>
        <w:spacing w:after="120"/>
        <w:ind w:left="113"/>
        <w:rPr>
          <w:rFonts w:ascii="Calibri" w:hAnsi="Calibri" w:cs="Calibri"/>
          <w:sz w:val="22"/>
          <w:szCs w:val="22"/>
        </w:rPr>
      </w:pPr>
      <w:r w:rsidRPr="002F79CD">
        <w:rPr>
          <w:rFonts w:ascii="Calibri" w:hAnsi="Calibri" w:cs="Calibri"/>
          <w:b/>
          <w:bCs/>
          <w:sz w:val="22"/>
          <w:szCs w:val="22"/>
        </w:rPr>
        <w:t>All communication types benefit</w:t>
      </w:r>
      <w:r w:rsidRPr="007706DE">
        <w:rPr>
          <w:rFonts w:ascii="Calibri" w:hAnsi="Calibri" w:cs="Calibri"/>
          <w:sz w:val="22"/>
          <w:szCs w:val="22"/>
        </w:rPr>
        <w:t xml:space="preserve"> from transitioning to </w:t>
      </w:r>
      <w:r>
        <w:rPr>
          <w:rFonts w:ascii="Calibri" w:hAnsi="Calibri" w:cs="Calibri"/>
          <w:sz w:val="22"/>
          <w:szCs w:val="22"/>
        </w:rPr>
        <w:t>a CEP (Braze)</w:t>
      </w:r>
      <w:r w:rsidRPr="007706DE">
        <w:rPr>
          <w:rFonts w:ascii="Calibri" w:hAnsi="Calibri" w:cs="Calibri"/>
          <w:sz w:val="22"/>
          <w:szCs w:val="22"/>
        </w:rPr>
        <w:t>. However, security communications have strict requirements around real</w:t>
      </w:r>
      <w:r w:rsidRPr="007706DE">
        <w:rPr>
          <w:rFonts w:ascii="Calibri" w:hAnsi="Calibri" w:cs="Calibri"/>
          <w:sz w:val="22"/>
          <w:szCs w:val="22"/>
        </w:rPr>
        <w:noBreakHyphen/>
      </w:r>
      <w:r w:rsidRPr="007706DE">
        <w:rPr>
          <w:rFonts w:ascii="Calibri" w:hAnsi="Calibri" w:cs="Calibri"/>
          <w:sz w:val="22"/>
          <w:szCs w:val="22"/>
        </w:rPr>
        <w:t>time performance, stability, compliance, and reliability. For that reason, they remain out of scope for the initial Braze migration and will continue to require manual handling to support each role.</w:t>
      </w:r>
    </w:p>
    <w:p w:rsidRPr="007706DE" w:rsidR="00654E62" w:rsidP="00654E62" w:rsidRDefault="00654E62" w14:paraId="5BA8DD5D" w14:textId="77777777">
      <w:pPr>
        <w:pBdr>
          <w:bottom w:val="single" w:color="auto" w:sz="6" w:space="1"/>
        </w:pBdr>
        <w:spacing w:before="100" w:beforeAutospacing="1" w:line="300" w:lineRule="atLeast"/>
        <w:rPr>
          <w:rFonts w:ascii="Calibri" w:hAnsi="Calibri" w:cs="Calibri"/>
          <w:sz w:val="22"/>
          <w:szCs w:val="22"/>
        </w:rPr>
      </w:pPr>
    </w:p>
    <w:p w:rsidRPr="007706DE" w:rsidR="00654E62" w:rsidP="00654E62" w:rsidRDefault="00654E62" w14:paraId="5D13DAA6" w14:textId="77777777">
      <w:pPr>
        <w:spacing w:line="300" w:lineRule="atLeast"/>
        <w:rPr>
          <w:rFonts w:ascii="Calibri" w:hAnsi="Calibri" w:cs="Calibri"/>
          <w:sz w:val="22"/>
          <w:szCs w:val="22"/>
        </w:rPr>
      </w:pPr>
    </w:p>
    <w:p w:rsidRPr="007706DE" w:rsidR="00654E62" w:rsidP="00654E62" w:rsidRDefault="00654E62" w14:paraId="206B4917" w14:textId="03CDD7EA">
      <w:pPr>
        <w:pStyle w:val="Heading2"/>
        <w:rPr>
          <w:rFonts w:ascii="Calibri" w:hAnsi="Calibri" w:cs="Calibri"/>
        </w:rPr>
      </w:pPr>
      <w:bookmarkStart w:name="_Toc221212287" w:id="21"/>
      <w:r w:rsidRPr="007706DE">
        <w:rPr>
          <w:rFonts w:ascii="Calibri" w:hAnsi="Calibri" w:cs="Calibri"/>
        </w:rPr>
        <w:t>7. Foundational Principles</w:t>
      </w:r>
      <w:bookmarkEnd w:id="21"/>
    </w:p>
    <w:p w:rsidRPr="007706DE" w:rsidR="00654E62" w:rsidP="00654E62" w:rsidRDefault="00654E62" w14:paraId="4EDFC55B" w14:textId="77777777">
      <w:pPr>
        <w:spacing w:before="100" w:beforeAutospacing="1" w:line="300" w:lineRule="atLeast"/>
        <w:rPr>
          <w:rFonts w:ascii="Calibri" w:hAnsi="Calibri" w:cs="Calibri"/>
          <w:sz w:val="22"/>
          <w:szCs w:val="22"/>
        </w:rPr>
      </w:pPr>
      <w:r w:rsidRPr="007706DE">
        <w:rPr>
          <w:rFonts w:ascii="Calibri" w:hAnsi="Calibri" w:cs="Calibri"/>
          <w:sz w:val="22"/>
          <w:szCs w:val="22"/>
        </w:rPr>
        <w:t xml:space="preserve">The foundational principles guiding this strategy reflect both industry best practice and </w:t>
      </w:r>
      <w:proofErr w:type="spellStart"/>
      <w:r w:rsidRPr="007706DE">
        <w:rPr>
          <w:rFonts w:ascii="Calibri" w:hAnsi="Calibri" w:cs="Calibri"/>
          <w:sz w:val="22"/>
          <w:szCs w:val="22"/>
        </w:rPr>
        <w:t>Payoneer’s</w:t>
      </w:r>
      <w:proofErr w:type="spellEnd"/>
      <w:r w:rsidRPr="007706DE">
        <w:rPr>
          <w:rFonts w:ascii="Calibri" w:hAnsi="Calibri" w:cs="Calibri"/>
          <w:sz w:val="22"/>
          <w:szCs w:val="22"/>
        </w:rPr>
        <w:t xml:space="preserve"> specific needs:</w:t>
      </w:r>
    </w:p>
    <w:p w:rsidRPr="007706DE" w:rsidR="00654E62" w:rsidP="0001026F" w:rsidRDefault="00654E62" w14:paraId="29CED02E" w14:textId="77777777">
      <w:pPr>
        <w:numPr>
          <w:ilvl w:val="0"/>
          <w:numId w:val="3"/>
        </w:numPr>
        <w:spacing w:before="100" w:beforeAutospacing="1" w:line="300" w:lineRule="atLeast"/>
        <w:rPr>
          <w:rFonts w:ascii="Calibri" w:hAnsi="Calibri" w:cs="Calibri"/>
          <w:sz w:val="22"/>
          <w:szCs w:val="22"/>
        </w:rPr>
      </w:pPr>
      <w:r w:rsidRPr="007706DE">
        <w:rPr>
          <w:rFonts w:ascii="Calibri" w:hAnsi="Calibri" w:cs="Calibri"/>
          <w:b/>
          <w:bCs/>
          <w:sz w:val="22"/>
          <w:szCs w:val="22"/>
        </w:rPr>
        <w:t>Buy, don’t build</w:t>
      </w:r>
      <w:r w:rsidRPr="007706DE">
        <w:rPr>
          <w:rFonts w:ascii="Calibri" w:hAnsi="Calibri" w:cs="Calibri"/>
          <w:sz w:val="22"/>
          <w:szCs w:val="22"/>
        </w:rPr>
        <w:t>: Leverage enterprise</w:t>
      </w:r>
      <w:r w:rsidRPr="007706DE">
        <w:rPr>
          <w:rFonts w:ascii="Calibri" w:hAnsi="Calibri" w:cs="Calibri"/>
          <w:sz w:val="22"/>
          <w:szCs w:val="22"/>
        </w:rPr>
        <w:noBreakHyphen/>
      </w:r>
      <w:r w:rsidRPr="007706DE">
        <w:rPr>
          <w:rFonts w:ascii="Calibri" w:hAnsi="Calibri" w:cs="Calibri"/>
          <w:sz w:val="22"/>
          <w:szCs w:val="22"/>
        </w:rPr>
        <w:t>grade CEP and data platforms rather than custom solutions</w:t>
      </w:r>
    </w:p>
    <w:p w:rsidRPr="007706DE" w:rsidR="00654E62" w:rsidP="0001026F" w:rsidRDefault="00654E62" w14:paraId="7FDA5C67" w14:textId="77777777">
      <w:pPr>
        <w:numPr>
          <w:ilvl w:val="0"/>
          <w:numId w:val="3"/>
        </w:numPr>
        <w:spacing w:before="100" w:beforeAutospacing="1" w:line="300" w:lineRule="atLeast"/>
        <w:rPr>
          <w:rFonts w:ascii="Calibri" w:hAnsi="Calibri" w:cs="Calibri"/>
          <w:sz w:val="22"/>
          <w:szCs w:val="22"/>
        </w:rPr>
      </w:pPr>
      <w:r w:rsidRPr="007706DE">
        <w:rPr>
          <w:rFonts w:ascii="Calibri" w:hAnsi="Calibri" w:cs="Calibri"/>
          <w:b/>
          <w:bCs/>
          <w:sz w:val="22"/>
          <w:szCs w:val="22"/>
        </w:rPr>
        <w:t>Centralization</w:t>
      </w:r>
      <w:r w:rsidRPr="007706DE">
        <w:rPr>
          <w:rFonts w:ascii="Calibri" w:hAnsi="Calibri" w:cs="Calibri"/>
          <w:sz w:val="22"/>
          <w:szCs w:val="22"/>
        </w:rPr>
        <w:t>: One orchestrated system enabling consistency, governance, and optimization</w:t>
      </w:r>
    </w:p>
    <w:p w:rsidRPr="007706DE" w:rsidR="00654E62" w:rsidP="0001026F" w:rsidRDefault="00654E62" w14:paraId="11CC9066" w14:textId="77777777">
      <w:pPr>
        <w:numPr>
          <w:ilvl w:val="0"/>
          <w:numId w:val="3"/>
        </w:numPr>
        <w:spacing w:before="100" w:beforeAutospacing="1" w:line="300" w:lineRule="atLeast"/>
        <w:rPr>
          <w:rFonts w:ascii="Calibri" w:hAnsi="Calibri" w:cs="Calibri"/>
          <w:sz w:val="22"/>
          <w:szCs w:val="22"/>
        </w:rPr>
      </w:pPr>
      <w:r w:rsidRPr="007706DE">
        <w:rPr>
          <w:rFonts w:ascii="Calibri" w:hAnsi="Calibri" w:cs="Calibri"/>
          <w:b/>
          <w:bCs/>
          <w:sz w:val="22"/>
          <w:szCs w:val="22"/>
        </w:rPr>
        <w:t>Supports A &amp; B needs</w:t>
      </w:r>
      <w:r w:rsidRPr="007706DE">
        <w:rPr>
          <w:rFonts w:ascii="Calibri" w:hAnsi="Calibri" w:cs="Calibri"/>
          <w:sz w:val="22"/>
          <w:szCs w:val="22"/>
        </w:rPr>
        <w:t>: Role</w:t>
      </w:r>
      <w:r w:rsidRPr="007706DE">
        <w:rPr>
          <w:rFonts w:ascii="Calibri" w:hAnsi="Calibri" w:cs="Calibri"/>
          <w:sz w:val="22"/>
          <w:szCs w:val="22"/>
        </w:rPr>
        <w:noBreakHyphen/>
      </w:r>
      <w:r w:rsidRPr="007706DE">
        <w:rPr>
          <w:rFonts w:ascii="Calibri" w:hAnsi="Calibri" w:cs="Calibri"/>
          <w:sz w:val="22"/>
          <w:szCs w:val="22"/>
        </w:rPr>
        <w:t>based communication and manager</w:t>
      </w:r>
      <w:r w:rsidRPr="007706DE">
        <w:rPr>
          <w:rFonts w:ascii="Calibri" w:hAnsi="Calibri" w:cs="Calibri"/>
          <w:sz w:val="22"/>
          <w:szCs w:val="22"/>
        </w:rPr>
        <w:noBreakHyphen/>
      </w:r>
      <w:r w:rsidRPr="007706DE">
        <w:rPr>
          <w:rFonts w:ascii="Calibri" w:hAnsi="Calibri" w:cs="Calibri"/>
          <w:sz w:val="22"/>
          <w:szCs w:val="22"/>
        </w:rPr>
        <w:t>account communication</w:t>
      </w:r>
    </w:p>
    <w:p w:rsidRPr="007706DE" w:rsidR="00654E62" w:rsidP="0001026F" w:rsidRDefault="00654E62" w14:paraId="6A372A29" w14:textId="77777777">
      <w:pPr>
        <w:numPr>
          <w:ilvl w:val="0"/>
          <w:numId w:val="3"/>
        </w:numPr>
        <w:spacing w:before="100" w:beforeAutospacing="1" w:line="300" w:lineRule="atLeast"/>
        <w:rPr>
          <w:rFonts w:ascii="Calibri" w:hAnsi="Calibri" w:cs="Calibri"/>
          <w:sz w:val="22"/>
          <w:szCs w:val="22"/>
        </w:rPr>
      </w:pPr>
      <w:r w:rsidRPr="007706DE">
        <w:rPr>
          <w:rFonts w:ascii="Calibri" w:hAnsi="Calibri" w:cs="Calibri"/>
          <w:b/>
          <w:bCs/>
          <w:sz w:val="22"/>
          <w:szCs w:val="22"/>
        </w:rPr>
        <w:t>Implementation of guardrails &amp; governance</w:t>
      </w:r>
      <w:r w:rsidRPr="007706DE">
        <w:rPr>
          <w:rFonts w:ascii="Calibri" w:hAnsi="Calibri" w:cs="Calibri"/>
          <w:sz w:val="22"/>
          <w:szCs w:val="22"/>
        </w:rPr>
        <w:t>: Make communication lean, effective, and safe</w:t>
      </w:r>
    </w:p>
    <w:p w:rsidRPr="007706DE" w:rsidR="00654E62" w:rsidP="0001026F" w:rsidRDefault="00654E62" w14:paraId="615956E9" w14:textId="5B8C434D">
      <w:pPr>
        <w:numPr>
          <w:ilvl w:val="0"/>
          <w:numId w:val="3"/>
        </w:numPr>
        <w:spacing w:before="100" w:beforeAutospacing="1" w:line="300" w:lineRule="atLeast"/>
        <w:rPr>
          <w:rFonts w:ascii="Calibri" w:hAnsi="Calibri" w:cs="Calibri"/>
          <w:sz w:val="22"/>
          <w:szCs w:val="22"/>
        </w:rPr>
      </w:pPr>
      <w:r w:rsidRPr="007706DE">
        <w:rPr>
          <w:rFonts w:ascii="Calibri" w:hAnsi="Calibri" w:cs="Calibri"/>
          <w:b/>
          <w:bCs/>
          <w:sz w:val="22"/>
          <w:szCs w:val="22"/>
        </w:rPr>
        <w:t>Cost effective</w:t>
      </w:r>
      <w:r w:rsidRPr="007706DE">
        <w:rPr>
          <w:rFonts w:ascii="Calibri" w:hAnsi="Calibri" w:cs="Calibri"/>
          <w:sz w:val="22"/>
          <w:szCs w:val="22"/>
        </w:rPr>
        <w:t>: Validate channel and communication ROI; remove low</w:t>
      </w:r>
      <w:r w:rsidRPr="007706DE">
        <w:rPr>
          <w:rFonts w:ascii="Calibri" w:hAnsi="Calibri" w:cs="Calibri"/>
          <w:sz w:val="22"/>
          <w:szCs w:val="22"/>
        </w:rPr>
        <w:noBreakHyphen/>
      </w:r>
      <w:r w:rsidRPr="007706DE">
        <w:rPr>
          <w:rFonts w:ascii="Calibri" w:hAnsi="Calibri" w:cs="Calibri"/>
          <w:sz w:val="22"/>
          <w:szCs w:val="22"/>
        </w:rPr>
        <w:t>value interactions</w:t>
      </w:r>
    </w:p>
    <w:p w:rsidRPr="007706DE" w:rsidR="00654E62" w:rsidP="0001026F" w:rsidRDefault="00654E62" w14:paraId="72035F68" w14:textId="77777777">
      <w:pPr>
        <w:numPr>
          <w:ilvl w:val="0"/>
          <w:numId w:val="3"/>
        </w:numPr>
        <w:spacing w:before="100" w:beforeAutospacing="1" w:line="300" w:lineRule="atLeast"/>
        <w:rPr>
          <w:rFonts w:ascii="Calibri" w:hAnsi="Calibri" w:cs="Calibri"/>
          <w:sz w:val="22"/>
          <w:szCs w:val="22"/>
        </w:rPr>
      </w:pPr>
      <w:r w:rsidRPr="007706DE">
        <w:rPr>
          <w:rFonts w:ascii="Calibri" w:hAnsi="Calibri" w:cs="Calibri"/>
          <w:b/>
          <w:bCs/>
          <w:sz w:val="22"/>
          <w:szCs w:val="22"/>
        </w:rPr>
        <w:t>Take ownership</w:t>
      </w:r>
      <w:r w:rsidRPr="007706DE">
        <w:rPr>
          <w:rFonts w:ascii="Calibri" w:hAnsi="Calibri" w:cs="Calibri"/>
          <w:sz w:val="22"/>
          <w:szCs w:val="22"/>
        </w:rPr>
        <w:t>: Communications must be product</w:t>
      </w:r>
      <w:r w:rsidRPr="007706DE">
        <w:rPr>
          <w:rFonts w:ascii="Calibri" w:hAnsi="Calibri" w:cs="Calibri"/>
          <w:sz w:val="22"/>
          <w:szCs w:val="22"/>
        </w:rPr>
        <w:noBreakHyphen/>
      </w:r>
      <w:r w:rsidRPr="007706DE">
        <w:rPr>
          <w:rFonts w:ascii="Calibri" w:hAnsi="Calibri" w:cs="Calibri"/>
          <w:sz w:val="22"/>
          <w:szCs w:val="22"/>
        </w:rPr>
        <w:t>led and data</w:t>
      </w:r>
      <w:r w:rsidRPr="007706DE">
        <w:rPr>
          <w:rFonts w:ascii="Calibri" w:hAnsi="Calibri" w:cs="Calibri"/>
          <w:sz w:val="22"/>
          <w:szCs w:val="22"/>
        </w:rPr>
        <w:noBreakHyphen/>
      </w:r>
      <w:r w:rsidRPr="007706DE">
        <w:rPr>
          <w:rFonts w:ascii="Calibri" w:hAnsi="Calibri" w:cs="Calibri"/>
          <w:sz w:val="22"/>
          <w:szCs w:val="22"/>
        </w:rPr>
        <w:t>driven</w:t>
      </w:r>
    </w:p>
    <w:p w:rsidRPr="007706DE" w:rsidR="00654E62" w:rsidP="0001026F" w:rsidRDefault="00654E62" w14:paraId="067010F8" w14:textId="77777777">
      <w:pPr>
        <w:numPr>
          <w:ilvl w:val="0"/>
          <w:numId w:val="3"/>
        </w:numPr>
        <w:spacing w:before="100" w:beforeAutospacing="1" w:line="300" w:lineRule="atLeast"/>
        <w:rPr>
          <w:rFonts w:ascii="Calibri" w:hAnsi="Calibri" w:cs="Calibri"/>
          <w:sz w:val="22"/>
          <w:szCs w:val="22"/>
        </w:rPr>
      </w:pPr>
      <w:r w:rsidRPr="007706DE">
        <w:rPr>
          <w:rFonts w:ascii="Calibri" w:hAnsi="Calibri" w:cs="Calibri"/>
          <w:b/>
          <w:bCs/>
          <w:sz w:val="22"/>
          <w:szCs w:val="22"/>
        </w:rPr>
        <w:t>Customer</w:t>
      </w:r>
      <w:r w:rsidRPr="007706DE">
        <w:rPr>
          <w:rFonts w:ascii="Calibri" w:hAnsi="Calibri" w:cs="Calibri"/>
          <w:b/>
          <w:bCs/>
          <w:sz w:val="22"/>
          <w:szCs w:val="22"/>
        </w:rPr>
        <w:noBreakHyphen/>
      </w:r>
      <w:r w:rsidRPr="007706DE">
        <w:rPr>
          <w:rFonts w:ascii="Calibri" w:hAnsi="Calibri" w:cs="Calibri"/>
          <w:b/>
          <w:bCs/>
          <w:sz w:val="22"/>
          <w:szCs w:val="22"/>
        </w:rPr>
        <w:t>first</w:t>
      </w:r>
      <w:r w:rsidRPr="007706DE">
        <w:rPr>
          <w:rFonts w:ascii="Calibri" w:hAnsi="Calibri" w:cs="Calibri"/>
          <w:sz w:val="22"/>
          <w:szCs w:val="22"/>
        </w:rPr>
        <w:t>: Clarity, transparency, proportionality, and preference</w:t>
      </w:r>
      <w:r w:rsidRPr="007706DE">
        <w:rPr>
          <w:rFonts w:ascii="Calibri" w:hAnsi="Calibri" w:cs="Calibri"/>
          <w:sz w:val="22"/>
          <w:szCs w:val="22"/>
        </w:rPr>
        <w:noBreakHyphen/>
      </w:r>
      <w:r w:rsidRPr="007706DE">
        <w:rPr>
          <w:rFonts w:ascii="Calibri" w:hAnsi="Calibri" w:cs="Calibri"/>
          <w:sz w:val="22"/>
          <w:szCs w:val="22"/>
        </w:rPr>
        <w:t>aware experiences</w:t>
      </w:r>
    </w:p>
    <w:p w:rsidRPr="007706DE" w:rsidR="00654E62" w:rsidP="0001026F" w:rsidRDefault="00654E62" w14:paraId="72AF1B4A" w14:textId="77777777">
      <w:pPr>
        <w:numPr>
          <w:ilvl w:val="0"/>
          <w:numId w:val="3"/>
        </w:numPr>
        <w:spacing w:before="100" w:beforeAutospacing="1" w:line="300" w:lineRule="atLeast"/>
        <w:rPr>
          <w:rFonts w:ascii="Calibri" w:hAnsi="Calibri" w:cs="Calibri"/>
          <w:sz w:val="22"/>
          <w:szCs w:val="22"/>
        </w:rPr>
      </w:pPr>
      <w:r w:rsidRPr="007706DE">
        <w:rPr>
          <w:rFonts w:ascii="Calibri" w:hAnsi="Calibri" w:cs="Calibri"/>
          <w:b/>
          <w:bCs/>
          <w:sz w:val="22"/>
          <w:szCs w:val="22"/>
        </w:rPr>
        <w:t>Compliance &amp; trust by default</w:t>
      </w:r>
      <w:r w:rsidRPr="007706DE">
        <w:rPr>
          <w:rFonts w:ascii="Calibri" w:hAnsi="Calibri" w:cs="Calibri"/>
          <w:sz w:val="22"/>
          <w:szCs w:val="22"/>
        </w:rPr>
        <w:t>: Auditable, explainable, and enforceable orchestration</w:t>
      </w:r>
    </w:p>
    <w:p w:rsidRPr="007706DE" w:rsidR="00654E62" w:rsidP="0001026F" w:rsidRDefault="00654E62" w14:paraId="42B6D168" w14:textId="77777777">
      <w:pPr>
        <w:numPr>
          <w:ilvl w:val="0"/>
          <w:numId w:val="3"/>
        </w:numPr>
        <w:spacing w:before="100" w:beforeAutospacing="1" w:line="300" w:lineRule="atLeast"/>
        <w:rPr>
          <w:rFonts w:ascii="Calibri" w:hAnsi="Calibri" w:cs="Calibri"/>
          <w:sz w:val="22"/>
          <w:szCs w:val="22"/>
        </w:rPr>
      </w:pPr>
      <w:r w:rsidRPr="007706DE">
        <w:rPr>
          <w:rFonts w:ascii="Calibri" w:hAnsi="Calibri" w:cs="Calibri"/>
          <w:b/>
          <w:bCs/>
          <w:sz w:val="22"/>
          <w:szCs w:val="22"/>
        </w:rPr>
        <w:t>One journey, not many messages</w:t>
      </w:r>
      <w:r w:rsidRPr="007706DE">
        <w:rPr>
          <w:rFonts w:ascii="Calibri" w:hAnsi="Calibri" w:cs="Calibri"/>
          <w:sz w:val="22"/>
          <w:szCs w:val="22"/>
        </w:rPr>
        <w:t>: Optimize sequences, not isolated touchpoints</w:t>
      </w:r>
    </w:p>
    <w:p w:rsidRPr="007706DE" w:rsidR="00654E62" w:rsidP="0001026F" w:rsidRDefault="00654E62" w14:paraId="7A8C4F6E" w14:textId="77777777">
      <w:pPr>
        <w:numPr>
          <w:ilvl w:val="0"/>
          <w:numId w:val="3"/>
        </w:numPr>
        <w:spacing w:before="100" w:beforeAutospacing="1" w:line="300" w:lineRule="atLeast"/>
        <w:rPr>
          <w:rFonts w:ascii="Calibri" w:hAnsi="Calibri" w:cs="Calibri"/>
          <w:sz w:val="22"/>
          <w:szCs w:val="22"/>
        </w:rPr>
      </w:pPr>
      <w:r w:rsidRPr="007706DE">
        <w:rPr>
          <w:rFonts w:ascii="Calibri" w:hAnsi="Calibri" w:cs="Calibri"/>
          <w:b/>
          <w:bCs/>
          <w:sz w:val="22"/>
          <w:szCs w:val="22"/>
        </w:rPr>
        <w:t>Localization &amp; accessibility</w:t>
      </w:r>
      <w:r w:rsidRPr="007706DE">
        <w:rPr>
          <w:rFonts w:ascii="Calibri" w:hAnsi="Calibri" w:cs="Calibri"/>
          <w:sz w:val="22"/>
          <w:szCs w:val="22"/>
        </w:rPr>
        <w:t>: Native language, cultural sensitivity, inclusive design</w:t>
      </w:r>
    </w:p>
    <w:p w:rsidRPr="007706DE" w:rsidR="00654E62" w:rsidP="0001026F" w:rsidRDefault="00654E62" w14:paraId="73D02831" w14:textId="77777777">
      <w:pPr>
        <w:numPr>
          <w:ilvl w:val="0"/>
          <w:numId w:val="3"/>
        </w:numPr>
        <w:spacing w:before="100" w:beforeAutospacing="1" w:line="300" w:lineRule="atLeast"/>
        <w:rPr>
          <w:rFonts w:ascii="Calibri" w:hAnsi="Calibri" w:cs="Calibri"/>
          <w:sz w:val="22"/>
          <w:szCs w:val="22"/>
        </w:rPr>
      </w:pPr>
      <w:r w:rsidRPr="007706DE">
        <w:rPr>
          <w:rFonts w:ascii="Calibri" w:hAnsi="Calibri" w:cs="Calibri"/>
          <w:b/>
          <w:bCs/>
          <w:sz w:val="22"/>
          <w:szCs w:val="22"/>
        </w:rPr>
        <w:t>Measure, learn, and iterate</w:t>
      </w:r>
      <w:r w:rsidRPr="007706DE">
        <w:rPr>
          <w:rFonts w:ascii="Calibri" w:hAnsi="Calibri" w:cs="Calibri"/>
          <w:sz w:val="22"/>
          <w:szCs w:val="22"/>
        </w:rPr>
        <w:t>: Continuous experimentation as standard practice</w:t>
      </w:r>
    </w:p>
    <w:p w:rsidRPr="007706DE" w:rsidR="00654E62" w:rsidP="0001026F" w:rsidRDefault="00654E62" w14:paraId="13A2DBF6" w14:textId="77777777">
      <w:pPr>
        <w:numPr>
          <w:ilvl w:val="0"/>
          <w:numId w:val="3"/>
        </w:numPr>
        <w:spacing w:before="100" w:beforeAutospacing="1" w:line="300" w:lineRule="atLeast"/>
        <w:rPr>
          <w:rFonts w:ascii="Calibri" w:hAnsi="Calibri" w:cs="Calibri"/>
          <w:sz w:val="22"/>
          <w:szCs w:val="22"/>
        </w:rPr>
      </w:pPr>
      <w:r w:rsidRPr="007706DE">
        <w:rPr>
          <w:rFonts w:ascii="Calibri" w:hAnsi="Calibri" w:cs="Calibri"/>
          <w:b/>
          <w:bCs/>
          <w:sz w:val="22"/>
          <w:szCs w:val="22"/>
        </w:rPr>
        <w:t>Scalable operations</w:t>
      </w:r>
      <w:r w:rsidRPr="007706DE">
        <w:rPr>
          <w:rFonts w:ascii="Calibri" w:hAnsi="Calibri" w:cs="Calibri"/>
          <w:sz w:val="22"/>
          <w:szCs w:val="22"/>
        </w:rPr>
        <w:t>: Reusable templates, components, events, and automation</w:t>
      </w:r>
    </w:p>
    <w:p w:rsidRPr="007706DE" w:rsidR="00654E62" w:rsidP="00654E62" w:rsidRDefault="00654E62" w14:paraId="69DD1F17" w14:textId="7D1763AF">
      <w:pPr>
        <w:spacing w:line="300" w:lineRule="atLeast"/>
        <w:rPr>
          <w:rFonts w:ascii="Calibri" w:hAnsi="Calibri" w:cs="Calibri"/>
          <w:sz w:val="22"/>
          <w:szCs w:val="22"/>
        </w:rPr>
      </w:pPr>
    </w:p>
    <w:p w:rsidRPr="007706DE" w:rsidR="00654E62" w:rsidP="00654E62" w:rsidRDefault="00654E62" w14:paraId="1E94BCDC" w14:textId="2EFEC5FA">
      <w:pPr>
        <w:spacing w:line="300" w:lineRule="atLeast"/>
        <w:rPr>
          <w:rFonts w:ascii="Calibri" w:hAnsi="Calibri" w:cs="Calibri"/>
          <w:sz w:val="22"/>
          <w:szCs w:val="22"/>
        </w:rPr>
      </w:pPr>
      <w:r>
        <w:rPr>
          <w:noProof/>
        </w:rPr>
        <mc:AlternateContent>
          <mc:Choice Requires="wps">
            <w:drawing>
              <wp:inline distT="0" distB="0" distL="0" distR="0" wp14:anchorId="774A1011" wp14:editId="6F574C6A">
                <wp:extent cx="5943600" cy="1270"/>
                <wp:effectExtent l="0" t="0" r="12700" b="24130"/>
                <wp:docPr id="1277201384" name="Horizontal Lin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2A802A10">
              <v:rect id="Horizontal Line 52" style="width:468pt;height:.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4666A6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">
                <v:path arrowok="t"/>
                <w10:anchorlock/>
              </v:rect>
            </w:pict>
          </mc:Fallback>
        </mc:AlternateContent>
      </w:r>
    </w:p>
    <w:p w:rsidRPr="007706DE" w:rsidR="00654E62" w:rsidP="00654E62" w:rsidRDefault="00654E62" w14:paraId="4B1E0196" w14:textId="73007430">
      <w:pPr>
        <w:pStyle w:val="Heading2"/>
        <w:rPr>
          <w:rFonts w:ascii="Calibri" w:hAnsi="Calibri" w:cs="Calibri"/>
        </w:rPr>
      </w:pPr>
      <w:bookmarkStart w:name="_Toc221212288" w:id="22"/>
      <w:r w:rsidRPr="007706DE">
        <w:rPr>
          <w:rStyle w:val="Strong"/>
          <w:rFonts w:ascii="Calibri" w:hAnsi="Calibri" w:cs="Calibri"/>
          <w:b w:val="0"/>
          <w:bCs w:val="0"/>
        </w:rPr>
        <w:t>8. CDP Requirements for CEP Orchestration (ROW + CH)</w:t>
      </w:r>
      <w:bookmarkEnd w:id="22"/>
    </w:p>
    <w:p w:rsidRPr="007706DE" w:rsidR="00654E62" w:rsidP="00654E62" w:rsidRDefault="00654E62" w14:paraId="592FC423" w14:textId="73B0DC2A">
      <w:pPr>
        <w:pStyle w:val="Heading3"/>
        <w:rPr>
          <w:rFonts w:ascii="Calibri" w:hAnsi="Calibri" w:cs="Calibri"/>
        </w:rPr>
      </w:pPr>
      <w:r w:rsidRPr="007706DE">
        <w:rPr>
          <w:rStyle w:val="Strong"/>
          <w:rFonts w:ascii="Calibri" w:hAnsi="Calibri" w:cs="Calibri"/>
          <w:b w:val="0"/>
          <w:bCs w:val="0"/>
        </w:rPr>
        <w:t>8.1 Purpose &amp; relationship to CEP</w:t>
      </w:r>
    </w:p>
    <w:p w:rsidRPr="007706DE" w:rsidR="00654E62" w:rsidP="00654E62" w:rsidRDefault="00654E62" w14:paraId="18845B18" w14:textId="7EFDDBF6">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The </w:t>
      </w:r>
      <w:r w:rsidRPr="007706DE">
        <w:rPr>
          <w:rStyle w:val="Strong"/>
          <w:rFonts w:ascii="Calibri" w:hAnsi="Calibri" w:cs="Calibri" w:eastAsiaTheme="majorEastAsia"/>
          <w:color w:val="000000" w:themeColor="text1"/>
          <w:sz w:val="22"/>
          <w:szCs w:val="22"/>
        </w:rPr>
        <w:t>Customer Data Platform (CDP)</w:t>
      </w:r>
      <w:r w:rsidRPr="007706DE">
        <w:rPr>
          <w:rFonts w:ascii="Calibri" w:hAnsi="Calibri" w:cs="Calibri"/>
          <w:color w:val="000000" w:themeColor="text1"/>
          <w:sz w:val="22"/>
          <w:szCs w:val="22"/>
        </w:rPr>
        <w:t xml:space="preserve"> is the </w:t>
      </w:r>
      <w:r w:rsidRPr="007706DE">
        <w:rPr>
          <w:rStyle w:val="Strong"/>
          <w:rFonts w:ascii="Calibri" w:hAnsi="Calibri" w:cs="Calibri" w:eastAsiaTheme="majorEastAsia"/>
          <w:color w:val="000000" w:themeColor="text1"/>
          <w:sz w:val="22"/>
          <w:szCs w:val="22"/>
        </w:rPr>
        <w:t>data source of truth</w:t>
      </w:r>
      <w:r w:rsidRPr="007706DE">
        <w:rPr>
          <w:rFonts w:ascii="Calibri" w:hAnsi="Calibri" w:cs="Calibri"/>
          <w:color w:val="000000" w:themeColor="text1"/>
          <w:sz w:val="22"/>
          <w:szCs w:val="22"/>
        </w:rPr>
        <w:t xml:space="preserve"> for orchestration. It </w:t>
      </w:r>
      <w:r w:rsidRPr="007706DE">
        <w:rPr>
          <w:rStyle w:val="Strong"/>
          <w:rFonts w:ascii="Calibri" w:hAnsi="Calibri" w:cs="Calibri" w:eastAsiaTheme="majorEastAsia"/>
          <w:color w:val="000000" w:themeColor="text1"/>
          <w:sz w:val="22"/>
          <w:szCs w:val="22"/>
        </w:rPr>
        <w:t>aggregates and standardizes</w:t>
      </w:r>
      <w:r w:rsidRPr="007706DE">
        <w:rPr>
          <w:rFonts w:ascii="Calibri" w:hAnsi="Calibri" w:cs="Calibri"/>
          <w:color w:val="000000" w:themeColor="text1"/>
          <w:sz w:val="22"/>
          <w:szCs w:val="22"/>
        </w:rPr>
        <w:t xml:space="preserve"> events and attributes from applications and services (behavioral, transactional, operational, risk/compliance, and business segmentation). </w:t>
      </w:r>
      <w:r w:rsidRPr="007706DE">
        <w:rPr>
          <w:rStyle w:val="Strong"/>
          <w:rFonts w:ascii="Calibri" w:hAnsi="Calibri" w:cs="Calibri" w:eastAsiaTheme="majorEastAsia"/>
          <w:color w:val="000000" w:themeColor="text1"/>
          <w:sz w:val="22"/>
          <w:szCs w:val="22"/>
        </w:rPr>
        <w:t>Braze</w:t>
      </w:r>
      <w:r w:rsidRPr="007706DE">
        <w:rPr>
          <w:rFonts w:ascii="Calibri" w:hAnsi="Calibri" w:cs="Calibri"/>
          <w:color w:val="000000" w:themeColor="text1"/>
          <w:sz w:val="22"/>
          <w:szCs w:val="22"/>
        </w:rPr>
        <w:t xml:space="preserve"> (CEP) </w:t>
      </w:r>
      <w:r w:rsidRPr="007706DE">
        <w:rPr>
          <w:rStyle w:val="Strong"/>
          <w:rFonts w:ascii="Calibri" w:hAnsi="Calibri" w:cs="Calibri" w:eastAsiaTheme="majorEastAsia"/>
          <w:color w:val="000000" w:themeColor="text1"/>
          <w:sz w:val="22"/>
          <w:szCs w:val="22"/>
        </w:rPr>
        <w:t>subscribes</w:t>
      </w:r>
      <w:r w:rsidRPr="007706DE">
        <w:rPr>
          <w:rFonts w:ascii="Calibri" w:hAnsi="Calibri" w:cs="Calibri"/>
          <w:color w:val="000000" w:themeColor="text1"/>
          <w:sz w:val="22"/>
          <w:szCs w:val="22"/>
        </w:rPr>
        <w:t xml:space="preserve"> to this unified data to execute </w:t>
      </w:r>
      <w:r w:rsidRPr="007706DE">
        <w:rPr>
          <w:rStyle w:val="Strong"/>
          <w:rFonts w:ascii="Calibri" w:hAnsi="Calibri" w:cs="Calibri" w:eastAsiaTheme="majorEastAsia"/>
          <w:color w:val="000000" w:themeColor="text1"/>
          <w:sz w:val="22"/>
          <w:szCs w:val="22"/>
        </w:rPr>
        <w:t>real</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time, role/entity</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aware</w:t>
      </w:r>
      <w:r w:rsidRPr="007706DE">
        <w:rPr>
          <w:rFonts w:ascii="Calibri" w:hAnsi="Calibri" w:cs="Calibri"/>
          <w:color w:val="000000" w:themeColor="text1"/>
          <w:sz w:val="22"/>
          <w:szCs w:val="22"/>
        </w:rPr>
        <w:t xml:space="preserve"> journeys, enforce preferences and governance, and measure outcomes end</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to</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end.</w:t>
      </w:r>
    </w:p>
    <w:p w:rsidRPr="007706DE" w:rsidR="00654E62" w:rsidP="00654E62" w:rsidRDefault="00654E62" w14:paraId="6B426A9F"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High</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level flow:</w:t>
      </w:r>
      <w:r w:rsidRPr="007706DE">
        <w:rPr>
          <w:rFonts w:ascii="Calibri" w:hAnsi="Calibri" w:cs="Calibri"/>
          <w:color w:val="000000" w:themeColor="text1"/>
          <w:sz w:val="22"/>
          <w:szCs w:val="22"/>
        </w:rPr>
        <w:br/>
      </w:r>
      <w:r w:rsidRPr="007706DE">
        <w:rPr>
          <w:rStyle w:val="Emphasis"/>
          <w:rFonts w:ascii="Calibri" w:hAnsi="Calibri" w:cs="Calibri" w:eastAsiaTheme="majorEastAsia"/>
          <w:color w:val="000000" w:themeColor="text1"/>
          <w:sz w:val="22"/>
          <w:szCs w:val="22"/>
        </w:rPr>
        <w:t>Event &amp; attribute ingestion → identity resolution &amp; entity graph → real</w:t>
      </w:r>
      <w:r w:rsidRPr="007706DE">
        <w:rPr>
          <w:rStyle w:val="Emphasis"/>
          <w:rFonts w:ascii="Calibri" w:hAnsi="Calibri" w:cs="Calibri" w:eastAsiaTheme="majorEastAsia"/>
          <w:color w:val="000000" w:themeColor="text1"/>
          <w:sz w:val="22"/>
          <w:szCs w:val="22"/>
        </w:rPr>
        <w:noBreakHyphen/>
      </w:r>
      <w:r w:rsidRPr="007706DE">
        <w:rPr>
          <w:rStyle w:val="Emphasis"/>
          <w:rFonts w:ascii="Calibri" w:hAnsi="Calibri" w:cs="Calibri" w:eastAsiaTheme="majorEastAsia"/>
          <w:color w:val="000000" w:themeColor="text1"/>
          <w:sz w:val="22"/>
          <w:szCs w:val="22"/>
        </w:rPr>
        <w:t>time segmentation &amp; eligibility → publish to CEP (profiles, events, audiences, traits, preferences) → CEP triggers journeys → results/engagement back to CDP &amp; BO for analytics and audit.</w:t>
      </w:r>
    </w:p>
    <w:p w:rsidRPr="007706DE" w:rsidR="00654E62" w:rsidP="00654E62" w:rsidRDefault="00654E62" w14:paraId="6E015536" w14:textId="77777777">
      <w:pPr>
        <w:pStyle w:val="Heading3"/>
        <w:rPr>
          <w:rFonts w:ascii="Calibri" w:hAnsi="Calibri" w:cs="Calibri"/>
        </w:rPr>
      </w:pPr>
      <w:r w:rsidRPr="007706DE">
        <w:rPr>
          <w:rStyle w:val="Strong"/>
          <w:rFonts w:ascii="Calibri" w:hAnsi="Calibri" w:cs="Calibri"/>
          <w:b w:val="0"/>
          <w:bCs w:val="0"/>
        </w:rPr>
        <w:t>8.2 Identity &amp; Entity Model (must</w:t>
      </w:r>
      <w:r w:rsidRPr="007706DE">
        <w:rPr>
          <w:rStyle w:val="Strong"/>
          <w:rFonts w:ascii="Calibri" w:hAnsi="Calibri" w:cs="Calibri"/>
          <w:b w:val="0"/>
          <w:bCs w:val="0"/>
        </w:rPr>
        <w:noBreakHyphen/>
      </w:r>
      <w:r w:rsidRPr="007706DE">
        <w:rPr>
          <w:rStyle w:val="Strong"/>
          <w:rFonts w:ascii="Calibri" w:hAnsi="Calibri" w:cs="Calibri"/>
          <w:b w:val="0"/>
          <w:bCs w:val="0"/>
        </w:rPr>
        <w:t>have)</w:t>
      </w:r>
    </w:p>
    <w:p w:rsidRPr="007706DE" w:rsidR="00654E62" w:rsidP="0001026F" w:rsidRDefault="00654E62" w14:paraId="0DC72637" w14:textId="77777777">
      <w:pPr>
        <w:numPr>
          <w:ilvl w:val="0"/>
          <w:numId w:val="42"/>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Person ↔ User ↔ Account ↔ Business ↔ Business Group</w:t>
      </w:r>
      <w:r w:rsidRPr="007706DE">
        <w:rPr>
          <w:rFonts w:ascii="Calibri" w:hAnsi="Calibri" w:cs="Calibri"/>
          <w:color w:val="000000" w:themeColor="text1"/>
          <w:sz w:val="22"/>
          <w:szCs w:val="22"/>
        </w:rPr>
        <w:t xml:space="preserve"> relations</w:t>
      </w:r>
    </w:p>
    <w:p w:rsidRPr="007706DE" w:rsidR="00654E62" w:rsidP="0001026F" w:rsidRDefault="00654E62" w14:paraId="2C11D064" w14:textId="77777777">
      <w:pPr>
        <w:numPr>
          <w:ilvl w:val="0"/>
          <w:numId w:val="42"/>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 xml:space="preserve">Role mapping per </w:t>
      </w:r>
      <w:proofErr w:type="spellStart"/>
      <w:r w:rsidRPr="007706DE">
        <w:rPr>
          <w:rStyle w:val="Strong"/>
          <w:rFonts w:ascii="Calibri" w:hAnsi="Calibri" w:cs="Calibri" w:eastAsiaTheme="majorEastAsia"/>
          <w:color w:val="000000" w:themeColor="text1"/>
          <w:sz w:val="22"/>
          <w:szCs w:val="22"/>
        </w:rPr>
        <w:t>User×Account</w:t>
      </w:r>
      <w:proofErr w:type="spellEnd"/>
      <w:r w:rsidRPr="007706DE">
        <w:rPr>
          <w:rFonts w:ascii="Calibri" w:hAnsi="Calibri" w:cs="Calibri"/>
          <w:color w:val="000000" w:themeColor="text1"/>
          <w:sz w:val="22"/>
          <w:szCs w:val="22"/>
        </w:rPr>
        <w:t xml:space="preserve"> (viewer, contributor, manager, owner, card user, custom role)</w:t>
      </w:r>
    </w:p>
    <w:p w:rsidRPr="007706DE" w:rsidR="00654E62" w:rsidP="0001026F" w:rsidRDefault="00654E62" w14:paraId="42745FF3" w14:textId="77777777">
      <w:pPr>
        <w:numPr>
          <w:ilvl w:val="0"/>
          <w:numId w:val="42"/>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External network links</w:t>
      </w:r>
      <w:r w:rsidRPr="007706DE">
        <w:rPr>
          <w:rFonts w:ascii="Calibri" w:hAnsi="Calibri" w:cs="Calibri"/>
          <w:color w:val="000000" w:themeColor="text1"/>
          <w:sz w:val="22"/>
          <w:szCs w:val="22"/>
        </w:rPr>
        <w:t xml:space="preserve"> (payer, contractor, marketplace, partners)</w:t>
      </w:r>
    </w:p>
    <w:p w:rsidRPr="007706DE" w:rsidR="00654E62" w:rsidP="0001026F" w:rsidRDefault="00654E62" w14:paraId="0591BC08" w14:textId="77777777">
      <w:pPr>
        <w:numPr>
          <w:ilvl w:val="0"/>
          <w:numId w:val="42"/>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Jurisdiction &amp; locale</w:t>
      </w:r>
      <w:r w:rsidRPr="007706DE">
        <w:rPr>
          <w:rFonts w:ascii="Calibri" w:hAnsi="Calibri" w:cs="Calibri"/>
          <w:color w:val="000000" w:themeColor="text1"/>
          <w:sz w:val="22"/>
          <w:szCs w:val="22"/>
        </w:rPr>
        <w:t xml:space="preserve"> at </w:t>
      </w:r>
      <w:r w:rsidRPr="007706DE">
        <w:rPr>
          <w:rStyle w:val="Strong"/>
          <w:rFonts w:ascii="Calibri" w:hAnsi="Calibri" w:cs="Calibri" w:eastAsiaTheme="majorEastAsia"/>
          <w:color w:val="000000" w:themeColor="text1"/>
          <w:sz w:val="22"/>
          <w:szCs w:val="22"/>
        </w:rPr>
        <w:t>entity</w:t>
      </w:r>
      <w:r w:rsidRPr="007706DE">
        <w:rPr>
          <w:rFonts w:ascii="Calibri" w:hAnsi="Calibri" w:cs="Calibri"/>
          <w:color w:val="000000" w:themeColor="text1"/>
          <w:sz w:val="22"/>
          <w:szCs w:val="22"/>
        </w:rPr>
        <w:t xml:space="preserve"> level (e.g., CN vs. </w:t>
      </w:r>
      <w:proofErr w:type="spellStart"/>
      <w:r w:rsidRPr="007706DE">
        <w:rPr>
          <w:rFonts w:ascii="Calibri" w:hAnsi="Calibri" w:cs="Calibri"/>
          <w:color w:val="000000" w:themeColor="text1"/>
          <w:sz w:val="22"/>
          <w:szCs w:val="22"/>
        </w:rPr>
        <w:t>RoW</w:t>
      </w:r>
      <w:proofErr w:type="spellEnd"/>
      <w:r w:rsidRPr="007706DE">
        <w:rPr>
          <w:rFonts w:ascii="Calibri" w:hAnsi="Calibri" w:cs="Calibri"/>
          <w:color w:val="000000" w:themeColor="text1"/>
          <w:sz w:val="22"/>
          <w:szCs w:val="22"/>
        </w:rPr>
        <w:t>), with inheritance rules</w:t>
      </w:r>
    </w:p>
    <w:p w:rsidRPr="007706DE" w:rsidR="00654E62" w:rsidP="0001026F" w:rsidRDefault="00654E62" w14:paraId="0A8A792F" w14:textId="77777777">
      <w:pPr>
        <w:numPr>
          <w:ilvl w:val="0"/>
          <w:numId w:val="42"/>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Privacy/consent status</w:t>
      </w:r>
      <w:r w:rsidRPr="007706DE">
        <w:rPr>
          <w:rFonts w:ascii="Calibri" w:hAnsi="Calibri" w:cs="Calibri"/>
          <w:color w:val="000000" w:themeColor="text1"/>
          <w:sz w:val="22"/>
          <w:szCs w:val="22"/>
        </w:rPr>
        <w:t xml:space="preserve"> and opt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in provenance per identity and per channel</w:t>
      </w:r>
    </w:p>
    <w:p w:rsidRPr="007706DE" w:rsidR="00654E62" w:rsidP="00654E62" w:rsidRDefault="00654E62" w14:paraId="7D57B618"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Acceptance:</w:t>
      </w:r>
      <w:r w:rsidRPr="007706DE">
        <w:rPr>
          <w:rFonts w:ascii="Calibri" w:hAnsi="Calibri" w:cs="Calibri"/>
          <w:color w:val="000000" w:themeColor="text1"/>
          <w:sz w:val="22"/>
          <w:szCs w:val="22"/>
        </w:rPr>
        <w:t xml:space="preserve"> deterministic identity resolution configured; role graph available to CEP in near</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real time; lineage for consent.</w:t>
      </w:r>
    </w:p>
    <w:p w:rsidRPr="007706DE" w:rsidR="00654E62" w:rsidP="00654E62" w:rsidRDefault="00654E62" w14:paraId="7331312D" w14:textId="2D608D2B">
      <w:pPr>
        <w:tabs>
          <w:tab w:val="left" w:pos="5497"/>
        </w:tabs>
        <w:spacing w:line="300" w:lineRule="atLeast"/>
        <w:rPr>
          <w:rFonts w:ascii="Calibri" w:hAnsi="Calibri" w:cs="Calibri"/>
          <w:color w:val="000000" w:themeColor="text1"/>
          <w:sz w:val="22"/>
          <w:szCs w:val="22"/>
        </w:rPr>
      </w:pPr>
    </w:p>
    <w:p w:rsidRPr="007706DE" w:rsidR="00654E62" w:rsidP="00654E62" w:rsidRDefault="00654E62" w14:paraId="41386D94" w14:textId="72B86C14">
      <w:pPr>
        <w:pStyle w:val="Heading3"/>
        <w:rPr>
          <w:rFonts w:ascii="Calibri" w:hAnsi="Calibri" w:cs="Calibri"/>
        </w:rPr>
      </w:pPr>
      <w:r w:rsidRPr="007706DE">
        <w:rPr>
          <w:rStyle w:val="Strong"/>
          <w:rFonts w:ascii="Calibri" w:hAnsi="Calibri" w:cs="Calibri"/>
          <w:b w:val="0"/>
          <w:bCs w:val="0"/>
        </w:rPr>
        <w:t>8.3 Event Model (required to power journeys)</w:t>
      </w:r>
    </w:p>
    <w:p w:rsidRPr="007706DE" w:rsidR="00654E62" w:rsidP="0001026F" w:rsidRDefault="00654E62" w14:paraId="2CD0A5B4" w14:textId="77777777">
      <w:pPr>
        <w:numPr>
          <w:ilvl w:val="0"/>
          <w:numId w:val="4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Lifecycle &amp; transactional events:</w:t>
      </w:r>
      <w:r w:rsidRPr="007706DE">
        <w:rPr>
          <w:rFonts w:ascii="Calibri" w:hAnsi="Calibri" w:cs="Calibri"/>
          <w:color w:val="000000" w:themeColor="text1"/>
          <w:sz w:val="22"/>
          <w:szCs w:val="22"/>
        </w:rPr>
        <w:t xml:space="preserve"> onboarding milestones, KYC/KYB, document requests, payments (initiated/sent/received/failed/under_review/declined/resolved/cancelled), card events, limits/approvals changes.</w:t>
      </w:r>
    </w:p>
    <w:p w:rsidRPr="007706DE" w:rsidR="00654E62" w:rsidP="0001026F" w:rsidRDefault="00654E62" w14:paraId="5B71A32F" w14:textId="77777777">
      <w:pPr>
        <w:numPr>
          <w:ilvl w:val="0"/>
          <w:numId w:val="4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Operational events:</w:t>
      </w:r>
      <w:r w:rsidRPr="007706DE">
        <w:rPr>
          <w:rFonts w:ascii="Calibri" w:hAnsi="Calibri" w:cs="Calibri"/>
          <w:color w:val="000000" w:themeColor="text1"/>
          <w:sz w:val="22"/>
          <w:szCs w:val="22"/>
        </w:rPr>
        <w:t xml:space="preserve"> pricing/T&amp;C updates, incidents, maintenance windows, policy clarifications, feature sunset.</w:t>
      </w:r>
    </w:p>
    <w:p w:rsidRPr="007706DE" w:rsidR="00654E62" w:rsidP="0001026F" w:rsidRDefault="00654E62" w14:paraId="318E3624" w14:textId="77777777">
      <w:pPr>
        <w:numPr>
          <w:ilvl w:val="0"/>
          <w:numId w:val="4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Security metadata</w:t>
      </w:r>
      <w:r w:rsidRPr="007706DE">
        <w:rPr>
          <w:rFonts w:ascii="Calibri" w:hAnsi="Calibri" w:cs="Calibri"/>
          <w:color w:val="000000" w:themeColor="text1"/>
          <w:sz w:val="22"/>
          <w:szCs w:val="22"/>
        </w:rPr>
        <w:t xml:space="preserve"> (non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content) for BO visibility: login/device change, OTP sent, account lock, fraud signal (payload minimized).</w:t>
      </w:r>
    </w:p>
    <w:p w:rsidRPr="007706DE" w:rsidR="00654E62" w:rsidP="0001026F" w:rsidRDefault="00654E62" w14:paraId="37BFC46B" w14:textId="6BEC6BE5">
      <w:pPr>
        <w:numPr>
          <w:ilvl w:val="0"/>
          <w:numId w:val="4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Engagement &amp; channel feedback:</w:t>
      </w:r>
      <w:r w:rsidRPr="007706DE">
        <w:rPr>
          <w:rFonts w:ascii="Calibri" w:hAnsi="Calibri" w:cs="Calibri"/>
          <w:color w:val="000000" w:themeColor="text1"/>
          <w:sz w:val="22"/>
          <w:szCs w:val="22"/>
        </w:rPr>
        <w:t xml:space="preserve"> delivered/open/click/bounce/complaint/suppressed/aggregated; in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app impressions &amp; action outcomes.</w:t>
      </w:r>
    </w:p>
    <w:p w:rsidRPr="007706DE" w:rsidR="00654E62" w:rsidP="00654E62" w:rsidRDefault="00654E62" w14:paraId="061F625D"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Acceptance:</w:t>
      </w:r>
      <w:r w:rsidRPr="007706DE">
        <w:rPr>
          <w:rFonts w:ascii="Calibri" w:hAnsi="Calibri" w:cs="Calibri"/>
          <w:color w:val="000000" w:themeColor="text1"/>
          <w:sz w:val="22"/>
          <w:szCs w:val="22"/>
        </w:rPr>
        <w:t xml:space="preserve"> event schemas versioned, immutable; per</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event </w:t>
      </w:r>
      <w:r w:rsidRPr="007706DE">
        <w:rPr>
          <w:rStyle w:val="Strong"/>
          <w:rFonts w:ascii="Calibri" w:hAnsi="Calibri" w:cs="Calibri" w:eastAsiaTheme="majorEastAsia"/>
          <w:color w:val="000000" w:themeColor="text1"/>
          <w:sz w:val="22"/>
          <w:szCs w:val="22"/>
        </w:rPr>
        <w:t>entity scope</w:t>
      </w:r>
      <w:r w:rsidRPr="007706DE">
        <w:rPr>
          <w:rFonts w:ascii="Calibri" w:hAnsi="Calibri" w:cs="Calibri"/>
          <w:color w:val="000000" w:themeColor="text1"/>
          <w:sz w:val="22"/>
          <w:szCs w:val="22"/>
        </w:rPr>
        <w:t xml:space="preserve"> (User/Account/Business/Group) and </w:t>
      </w:r>
      <w:r w:rsidRPr="007706DE">
        <w:rPr>
          <w:rStyle w:val="Strong"/>
          <w:rFonts w:ascii="Calibri" w:hAnsi="Calibri" w:cs="Calibri" w:eastAsiaTheme="majorEastAsia"/>
          <w:color w:val="000000" w:themeColor="text1"/>
          <w:sz w:val="22"/>
          <w:szCs w:val="22"/>
        </w:rPr>
        <w:t>role eligibility</w:t>
      </w:r>
      <w:r w:rsidRPr="007706DE">
        <w:rPr>
          <w:rFonts w:ascii="Calibri" w:hAnsi="Calibri" w:cs="Calibri"/>
          <w:color w:val="000000" w:themeColor="text1"/>
          <w:sz w:val="22"/>
          <w:szCs w:val="22"/>
        </w:rPr>
        <w:t xml:space="preserve"> flags; latency SLA.</w:t>
      </w:r>
    </w:p>
    <w:p w:rsidRPr="007706DE" w:rsidR="00654E62" w:rsidP="00654E62" w:rsidRDefault="00654E62" w14:paraId="34BAB1E3" w14:textId="621D6917">
      <w:pPr>
        <w:pStyle w:val="Heading3"/>
        <w:rPr>
          <w:rFonts w:ascii="Calibri" w:hAnsi="Calibri" w:cs="Calibri"/>
        </w:rPr>
      </w:pPr>
      <w:r w:rsidRPr="007706DE">
        <w:rPr>
          <w:rStyle w:val="Strong"/>
          <w:rFonts w:ascii="Calibri" w:hAnsi="Calibri" w:cs="Calibri"/>
          <w:b w:val="0"/>
          <w:bCs w:val="0"/>
        </w:rPr>
        <w:t>8.4 Profile &amp; Traits (for segmentation/personalization)</w:t>
      </w:r>
    </w:p>
    <w:p w:rsidRPr="007706DE" w:rsidR="00654E62" w:rsidP="0001026F" w:rsidRDefault="00654E62" w14:paraId="79471DE3" w14:textId="77777777">
      <w:pPr>
        <w:numPr>
          <w:ilvl w:val="0"/>
          <w:numId w:val="44"/>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Behavioral:</w:t>
      </w:r>
      <w:r w:rsidRPr="007706DE">
        <w:rPr>
          <w:rFonts w:ascii="Calibri" w:hAnsi="Calibri" w:cs="Calibri"/>
          <w:color w:val="000000" w:themeColor="text1"/>
          <w:sz w:val="22"/>
          <w:szCs w:val="22"/>
        </w:rPr>
        <w:t xml:space="preserve"> last action timestamps, frequency, recency, product usage counters, eligibility flags (e.g., card eligible).</w:t>
      </w:r>
    </w:p>
    <w:p w:rsidRPr="007706DE" w:rsidR="00654E62" w:rsidP="0001026F" w:rsidRDefault="00654E62" w14:paraId="38529828" w14:textId="77777777">
      <w:pPr>
        <w:numPr>
          <w:ilvl w:val="0"/>
          <w:numId w:val="44"/>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Business segmentation:</w:t>
      </w:r>
      <w:r w:rsidRPr="007706DE">
        <w:rPr>
          <w:rFonts w:ascii="Calibri" w:hAnsi="Calibri" w:cs="Calibri"/>
          <w:color w:val="000000" w:themeColor="text1"/>
          <w:sz w:val="22"/>
          <w:szCs w:val="22"/>
        </w:rPr>
        <w:t xml:space="preserve"> ICP/TICP membership, region, tier, pricing package, risk tier, industry.</w:t>
      </w:r>
    </w:p>
    <w:p w:rsidRPr="007706DE" w:rsidR="00654E62" w:rsidP="0001026F" w:rsidRDefault="00654E62" w14:paraId="53A418C3" w14:textId="77777777">
      <w:pPr>
        <w:numPr>
          <w:ilvl w:val="0"/>
          <w:numId w:val="44"/>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Journey state:</w:t>
      </w:r>
      <w:r w:rsidRPr="007706DE">
        <w:rPr>
          <w:rFonts w:ascii="Calibri" w:hAnsi="Calibri" w:cs="Calibri"/>
          <w:color w:val="000000" w:themeColor="text1"/>
          <w:sz w:val="22"/>
          <w:szCs w:val="22"/>
        </w:rPr>
        <w:t xml:space="preserve"> current step, last step outcome, next required action, suppression windows, fatigue score.</w:t>
      </w:r>
    </w:p>
    <w:p w:rsidRPr="007706DE" w:rsidR="00654E62" w:rsidP="0001026F" w:rsidRDefault="00654E62" w14:paraId="5956CFB3" w14:textId="67F40FDF">
      <w:pPr>
        <w:numPr>
          <w:ilvl w:val="0"/>
          <w:numId w:val="44"/>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Localization:</w:t>
      </w:r>
      <w:r w:rsidRPr="007706DE">
        <w:rPr>
          <w:rFonts w:ascii="Calibri" w:hAnsi="Calibri" w:cs="Calibri"/>
          <w:color w:val="000000" w:themeColor="text1"/>
          <w:sz w:val="22"/>
          <w:szCs w:val="22"/>
        </w:rPr>
        <w:t xml:space="preserve"> preferred language(s), country, </w:t>
      </w:r>
      <w:proofErr w:type="spellStart"/>
      <w:r w:rsidRPr="007706DE">
        <w:rPr>
          <w:rFonts w:ascii="Calibri" w:hAnsi="Calibri" w:cs="Calibri"/>
          <w:color w:val="000000" w:themeColor="text1"/>
          <w:sz w:val="22"/>
          <w:szCs w:val="22"/>
        </w:rPr>
        <w:t>timezone</w:t>
      </w:r>
      <w:proofErr w:type="spellEnd"/>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entity</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level</w:t>
      </w:r>
      <w:r w:rsidRPr="007706DE">
        <w:rPr>
          <w:rFonts w:ascii="Calibri" w:hAnsi="Calibri" w:cs="Calibri"/>
          <w:color w:val="000000" w:themeColor="text1"/>
          <w:sz w:val="22"/>
          <w:szCs w:val="22"/>
        </w:rPr>
        <w:t xml:space="preserve"> locale overrides.</w:t>
      </w:r>
    </w:p>
    <w:p w:rsidRPr="007706DE" w:rsidR="00654E62" w:rsidP="00654E62" w:rsidRDefault="00654E62" w14:paraId="08DBDC2B" w14:textId="4EB1DB2E">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Acceptance:</w:t>
      </w:r>
      <w:r w:rsidRPr="007706DE">
        <w:rPr>
          <w:rFonts w:ascii="Calibri" w:hAnsi="Calibri" w:cs="Calibri"/>
          <w:color w:val="000000" w:themeColor="text1"/>
          <w:sz w:val="22"/>
          <w:szCs w:val="22"/>
        </w:rPr>
        <w:t xml:space="preserve"> CEP can fetch traits at decision time; traits updated within SLA after source change.</w:t>
      </w:r>
    </w:p>
    <w:p w:rsidRPr="007706DE" w:rsidR="00654E62" w:rsidP="00654E62" w:rsidRDefault="00654E62" w14:paraId="759A1E95" w14:textId="630F296C">
      <w:pPr>
        <w:pStyle w:val="Heading3"/>
        <w:rPr>
          <w:rFonts w:ascii="Calibri" w:hAnsi="Calibri" w:cs="Calibri"/>
        </w:rPr>
      </w:pPr>
      <w:r w:rsidRPr="007706DE">
        <w:rPr>
          <w:rStyle w:val="Strong"/>
          <w:rFonts w:ascii="Calibri" w:hAnsi="Calibri" w:cs="Calibri"/>
          <w:b w:val="0"/>
          <w:bCs w:val="0"/>
        </w:rPr>
        <w:t>8.5 Preferences, Consent &amp; Governance Signals</w:t>
      </w:r>
    </w:p>
    <w:p w:rsidRPr="007706DE" w:rsidR="00654E62" w:rsidP="0001026F" w:rsidRDefault="00654E62" w14:paraId="3494267A" w14:textId="1911DC91">
      <w:pPr>
        <w:numPr>
          <w:ilvl w:val="0"/>
          <w:numId w:val="45"/>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Consent state</w:t>
      </w:r>
      <w:r w:rsidRPr="007706DE">
        <w:rPr>
          <w:rFonts w:ascii="Calibri" w:hAnsi="Calibri" w:cs="Calibri"/>
          <w:color w:val="000000" w:themeColor="text1"/>
          <w:sz w:val="22"/>
          <w:szCs w:val="22"/>
        </w:rPr>
        <w:t xml:space="preserve"> per channel and per </w:t>
      </w:r>
      <w:r w:rsidRPr="007706DE">
        <w:rPr>
          <w:rStyle w:val="Strong"/>
          <w:rFonts w:ascii="Calibri" w:hAnsi="Calibri" w:cs="Calibri" w:eastAsiaTheme="majorEastAsia"/>
          <w:color w:val="000000" w:themeColor="text1"/>
          <w:sz w:val="22"/>
          <w:szCs w:val="22"/>
        </w:rPr>
        <w:t>communication category</w:t>
      </w:r>
      <w:r w:rsidRPr="007706DE">
        <w:rPr>
          <w:rFonts w:ascii="Calibri" w:hAnsi="Calibri" w:cs="Calibri"/>
          <w:color w:val="000000" w:themeColor="text1"/>
          <w:sz w:val="22"/>
          <w:szCs w:val="22"/>
        </w:rPr>
        <w:t xml:space="preserve"> (transactional/operational/security/promotional), with </w:t>
      </w:r>
      <w:r w:rsidRPr="007706DE">
        <w:rPr>
          <w:rStyle w:val="Strong"/>
          <w:rFonts w:ascii="Calibri" w:hAnsi="Calibri" w:cs="Calibri" w:eastAsiaTheme="majorEastAsia"/>
          <w:color w:val="000000" w:themeColor="text1"/>
          <w:sz w:val="22"/>
          <w:szCs w:val="22"/>
        </w:rPr>
        <w:t>quiet hours</w:t>
      </w:r>
      <w:r w:rsidRPr="007706DE">
        <w:rPr>
          <w:rFonts w:ascii="Calibri" w:hAnsi="Calibri" w:cs="Calibri"/>
          <w:color w:val="000000" w:themeColor="text1"/>
          <w:sz w:val="22"/>
          <w:szCs w:val="22"/>
        </w:rPr>
        <w:t xml:space="preserve"> and </w:t>
      </w:r>
      <w:r w:rsidRPr="007706DE">
        <w:rPr>
          <w:rStyle w:val="Strong"/>
          <w:rFonts w:ascii="Calibri" w:hAnsi="Calibri" w:cs="Calibri" w:eastAsiaTheme="majorEastAsia"/>
          <w:color w:val="000000" w:themeColor="text1"/>
          <w:sz w:val="22"/>
          <w:szCs w:val="22"/>
        </w:rPr>
        <w:t>role- &amp; entity</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aware</w:t>
      </w:r>
      <w:r w:rsidRPr="007706DE">
        <w:rPr>
          <w:rFonts w:ascii="Calibri" w:hAnsi="Calibri" w:cs="Calibri"/>
          <w:color w:val="000000" w:themeColor="text1"/>
          <w:sz w:val="22"/>
          <w:szCs w:val="22"/>
        </w:rPr>
        <w:t xml:space="preserve"> overrides.</w:t>
      </w:r>
    </w:p>
    <w:p w:rsidRPr="007706DE" w:rsidR="00654E62" w:rsidP="0001026F" w:rsidRDefault="00654E62" w14:paraId="3294E2D3" w14:textId="5D47787F">
      <w:pPr>
        <w:numPr>
          <w:ilvl w:val="0"/>
          <w:numId w:val="45"/>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Fatigue counters</w:t>
      </w:r>
      <w:r w:rsidRPr="007706DE">
        <w:rPr>
          <w:rFonts w:ascii="Calibri" w:hAnsi="Calibri" w:cs="Calibri"/>
          <w:color w:val="000000" w:themeColor="text1"/>
          <w:sz w:val="22"/>
          <w:szCs w:val="22"/>
        </w:rPr>
        <w:t xml:space="preserve"> and </w:t>
      </w:r>
      <w:r w:rsidRPr="007706DE">
        <w:rPr>
          <w:rStyle w:val="Strong"/>
          <w:rFonts w:ascii="Calibri" w:hAnsi="Calibri" w:cs="Calibri" w:eastAsiaTheme="majorEastAsia"/>
          <w:color w:val="000000" w:themeColor="text1"/>
          <w:sz w:val="22"/>
          <w:szCs w:val="22"/>
        </w:rPr>
        <w:t>suppression windows</w:t>
      </w:r>
      <w:r w:rsidRPr="007706DE">
        <w:rPr>
          <w:rFonts w:ascii="Calibri" w:hAnsi="Calibri" w:cs="Calibri"/>
          <w:color w:val="000000" w:themeColor="text1"/>
          <w:sz w:val="22"/>
          <w:szCs w:val="22"/>
        </w:rPr>
        <w:t xml:space="preserve"> (entity</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scope aware, e.g., “count across all CN Accounts”).</w:t>
      </w:r>
    </w:p>
    <w:p w:rsidRPr="007706DE" w:rsidR="00654E62" w:rsidP="0001026F" w:rsidRDefault="00654E62" w14:paraId="14CE7D97" w14:textId="77777777">
      <w:pPr>
        <w:numPr>
          <w:ilvl w:val="0"/>
          <w:numId w:val="45"/>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Priority &amp; proportionality</w:t>
      </w:r>
      <w:r w:rsidRPr="007706DE">
        <w:rPr>
          <w:rFonts w:ascii="Calibri" w:hAnsi="Calibri" w:cs="Calibri"/>
          <w:color w:val="000000" w:themeColor="text1"/>
          <w:sz w:val="22"/>
          <w:szCs w:val="22"/>
        </w:rPr>
        <w:t xml:space="preserve"> policy tags to inform CEP conflict resolution.</w:t>
      </w:r>
    </w:p>
    <w:p w:rsidRPr="007706DE" w:rsidR="00654E62" w:rsidP="00654E62" w:rsidRDefault="00654E62" w14:paraId="7169B3D0"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Acceptance:</w:t>
      </w:r>
      <w:r w:rsidRPr="007706DE">
        <w:rPr>
          <w:rFonts w:ascii="Calibri" w:hAnsi="Calibri" w:cs="Calibri"/>
          <w:color w:val="000000" w:themeColor="text1"/>
          <w:sz w:val="22"/>
          <w:szCs w:val="22"/>
        </w:rPr>
        <w:t xml:space="preserve"> preference enforcement occurs </w:t>
      </w:r>
      <w:r w:rsidRPr="007706DE">
        <w:rPr>
          <w:rStyle w:val="Strong"/>
          <w:rFonts w:ascii="Calibri" w:hAnsi="Calibri" w:cs="Calibri" w:eastAsiaTheme="majorEastAsia"/>
          <w:color w:val="000000" w:themeColor="text1"/>
          <w:sz w:val="22"/>
          <w:szCs w:val="22"/>
        </w:rPr>
        <w:t>at send</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time</w:t>
      </w:r>
      <w:r w:rsidRPr="007706DE">
        <w:rPr>
          <w:rFonts w:ascii="Calibri" w:hAnsi="Calibri" w:cs="Calibri"/>
          <w:color w:val="000000" w:themeColor="text1"/>
          <w:sz w:val="22"/>
          <w:szCs w:val="22"/>
        </w:rPr>
        <w:t>; CDP exposes a single, authoritative preference object to CEP.</w:t>
      </w:r>
    </w:p>
    <w:p w:rsidRPr="007706DE" w:rsidR="00654E62" w:rsidP="00654E62" w:rsidRDefault="00654E62" w14:paraId="2E571F7E" w14:textId="68525AAA">
      <w:pPr>
        <w:pStyle w:val="Heading3"/>
        <w:rPr>
          <w:rFonts w:ascii="Calibri" w:hAnsi="Calibri" w:cs="Calibri"/>
        </w:rPr>
      </w:pPr>
      <w:r w:rsidRPr="007706DE">
        <w:rPr>
          <w:rStyle w:val="Strong"/>
          <w:rFonts w:ascii="Calibri" w:hAnsi="Calibri" w:cs="Calibri"/>
          <w:b w:val="0"/>
          <w:bCs w:val="0"/>
        </w:rPr>
        <w:t>8.6 Audience &amp; Eligibility Publishing</w:t>
      </w:r>
    </w:p>
    <w:p w:rsidRPr="007706DE" w:rsidR="00654E62" w:rsidP="0001026F" w:rsidRDefault="00654E62" w14:paraId="5F5FE19D" w14:textId="77777777">
      <w:pPr>
        <w:numPr>
          <w:ilvl w:val="0"/>
          <w:numId w:val="46"/>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Computed audiences</w:t>
      </w:r>
      <w:r w:rsidRPr="007706DE">
        <w:rPr>
          <w:rFonts w:ascii="Calibri" w:hAnsi="Calibri" w:cs="Calibri"/>
          <w:color w:val="000000" w:themeColor="text1"/>
          <w:sz w:val="22"/>
          <w:szCs w:val="22"/>
        </w:rPr>
        <w:t xml:space="preserve"> (e.g., “Managers with &gt;$50k monthly volume in </w:t>
      </w:r>
      <w:proofErr w:type="spellStart"/>
      <w:r w:rsidRPr="007706DE">
        <w:rPr>
          <w:rFonts w:ascii="Calibri" w:hAnsi="Calibri" w:cs="Calibri"/>
          <w:color w:val="000000" w:themeColor="text1"/>
          <w:sz w:val="22"/>
          <w:szCs w:val="22"/>
        </w:rPr>
        <w:t>RoW</w:t>
      </w:r>
      <w:proofErr w:type="spellEnd"/>
      <w:r w:rsidRPr="007706DE">
        <w:rPr>
          <w:rFonts w:ascii="Calibri" w:hAnsi="Calibri" w:cs="Calibri"/>
          <w:color w:val="000000" w:themeColor="text1"/>
          <w:sz w:val="22"/>
          <w:szCs w:val="22"/>
        </w:rPr>
        <w:t>, not completed KYB”) published to CEP.</w:t>
      </w:r>
    </w:p>
    <w:p w:rsidRPr="007706DE" w:rsidR="00654E62" w:rsidP="0001026F" w:rsidRDefault="00654E62" w14:paraId="3E572E4B" w14:textId="77777777">
      <w:pPr>
        <w:numPr>
          <w:ilvl w:val="0"/>
          <w:numId w:val="46"/>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Per</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event eligibility</w:t>
      </w:r>
      <w:r w:rsidRPr="007706DE">
        <w:rPr>
          <w:rFonts w:ascii="Calibri" w:hAnsi="Calibri" w:cs="Calibri"/>
          <w:color w:val="000000" w:themeColor="text1"/>
          <w:sz w:val="22"/>
          <w:szCs w:val="22"/>
        </w:rPr>
        <w:t xml:space="preserve"> (who </w:t>
      </w:r>
      <w:r w:rsidRPr="007706DE">
        <w:rPr>
          <w:rStyle w:val="Emphasis"/>
          <w:rFonts w:ascii="Calibri" w:hAnsi="Calibri" w:cs="Calibri" w:eastAsiaTheme="majorEastAsia"/>
          <w:color w:val="000000" w:themeColor="text1"/>
          <w:sz w:val="22"/>
          <w:szCs w:val="22"/>
        </w:rPr>
        <w:t>should</w:t>
      </w:r>
      <w:r w:rsidRPr="007706DE">
        <w:rPr>
          <w:rFonts w:ascii="Calibri" w:hAnsi="Calibri" w:cs="Calibri"/>
          <w:color w:val="000000" w:themeColor="text1"/>
          <w:sz w:val="22"/>
          <w:szCs w:val="22"/>
        </w:rPr>
        <w:t xml:space="preserve"> receive a message) and </w:t>
      </w:r>
      <w:r w:rsidRPr="007706DE">
        <w:rPr>
          <w:rStyle w:val="Strong"/>
          <w:rFonts w:ascii="Calibri" w:hAnsi="Calibri" w:cs="Calibri" w:eastAsiaTheme="majorEastAsia"/>
          <w:color w:val="000000" w:themeColor="text1"/>
          <w:sz w:val="22"/>
          <w:szCs w:val="22"/>
        </w:rPr>
        <w:t>explainability payload</w:t>
      </w:r>
      <w:r w:rsidRPr="007706DE">
        <w:rPr>
          <w:rFonts w:ascii="Calibri" w:hAnsi="Calibri" w:cs="Calibri"/>
          <w:color w:val="000000" w:themeColor="text1"/>
          <w:sz w:val="22"/>
          <w:szCs w:val="22"/>
        </w:rPr>
        <w:t xml:space="preserve"> (why/why not), with role and entity scope.</w:t>
      </w:r>
    </w:p>
    <w:p w:rsidRPr="007706DE" w:rsidR="00654E62" w:rsidP="00654E62" w:rsidRDefault="00654E62" w14:paraId="3197CA50"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Acceptance:</w:t>
      </w:r>
      <w:r w:rsidRPr="007706DE">
        <w:rPr>
          <w:rFonts w:ascii="Calibri" w:hAnsi="Calibri" w:cs="Calibri"/>
          <w:color w:val="000000" w:themeColor="text1"/>
          <w:sz w:val="22"/>
          <w:szCs w:val="22"/>
        </w:rPr>
        <w:t xml:space="preserve"> CEP receives audiences and eligibility diffs; publish cadence supports near</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real</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time use cases.</w:t>
      </w:r>
    </w:p>
    <w:p w:rsidRPr="007706DE" w:rsidR="00654E62" w:rsidP="00654E62" w:rsidRDefault="00654E62" w14:paraId="27393B73" w14:textId="77777777">
      <w:pPr>
        <w:pStyle w:val="Heading3"/>
        <w:rPr>
          <w:rStyle w:val="Strong"/>
          <w:rFonts w:ascii="Calibri" w:hAnsi="Calibri" w:cs="Calibri"/>
          <w:b w:val="0"/>
          <w:bCs w:val="0"/>
        </w:rPr>
      </w:pPr>
      <w:r w:rsidRPr="007706DE">
        <w:rPr>
          <w:rStyle w:val="Strong"/>
          <w:rFonts w:ascii="Calibri" w:hAnsi="Calibri" w:cs="Calibri"/>
          <w:b w:val="0"/>
          <w:bCs w:val="0"/>
        </w:rPr>
        <w:t>8.7 Upgrade / Pricing &amp; Packaging:</w:t>
      </w:r>
      <w:r w:rsidRPr="007706DE">
        <w:rPr>
          <w:rFonts w:ascii="Calibri" w:hAnsi="Calibri" w:cs="Calibri"/>
        </w:rPr>
        <w:t xml:space="preserve"> </w:t>
      </w:r>
    </w:p>
    <w:p w:rsidRPr="007706DE" w:rsidR="00654E62" w:rsidP="0001026F" w:rsidRDefault="00654E62" w14:paraId="59AA8331" w14:textId="77777777">
      <w:pPr>
        <w:pStyle w:val="ListParagraph"/>
        <w:numPr>
          <w:ilvl w:val="0"/>
          <w:numId w:val="51"/>
        </w:numPr>
        <w:spacing w:line="300" w:lineRule="atLeast"/>
        <w:rPr>
          <w:rFonts w:ascii="Calibri" w:hAnsi="Calibri" w:cs="Calibri"/>
          <w:sz w:val="22"/>
          <w:szCs w:val="22"/>
        </w:rPr>
      </w:pPr>
      <w:r w:rsidRPr="007706DE">
        <w:rPr>
          <w:rStyle w:val="Strong"/>
          <w:rFonts w:ascii="Calibri" w:hAnsi="Calibri" w:cs="Calibri" w:eastAsiaTheme="majorEastAsia"/>
          <w:sz w:val="22"/>
          <w:szCs w:val="22"/>
        </w:rPr>
        <w:t xml:space="preserve">Eligibility freshness SLA </w:t>
      </w:r>
      <w:r w:rsidRPr="007706DE">
        <w:rPr>
          <w:rStyle w:val="Strong"/>
          <w:rFonts w:ascii="Calibri" w:hAnsi="Calibri" w:cs="Calibri" w:eastAsiaTheme="majorEastAsia"/>
          <w:b w:val="0"/>
          <w:bCs w:val="0"/>
          <w:sz w:val="22"/>
          <w:szCs w:val="22"/>
        </w:rPr>
        <w:t>(</w:t>
      </w:r>
      <w:proofErr w:type="spellStart"/>
      <w:r w:rsidRPr="007706DE">
        <w:rPr>
          <w:rFonts w:ascii="Calibri" w:hAnsi="Calibri" w:cs="Calibri"/>
          <w:sz w:val="22"/>
          <w:szCs w:val="22"/>
        </w:rPr>
        <w:t>calc→publish</w:t>
      </w:r>
      <w:proofErr w:type="spellEnd"/>
      <w:r w:rsidRPr="007706DE">
        <w:rPr>
          <w:rFonts w:ascii="Calibri" w:hAnsi="Calibri" w:cs="Calibri"/>
          <w:sz w:val="22"/>
          <w:szCs w:val="22"/>
        </w:rPr>
        <w:t xml:space="preserve">), </w:t>
      </w:r>
      <w:r w:rsidRPr="007706DE">
        <w:rPr>
          <w:rStyle w:val="Strong"/>
          <w:rFonts w:ascii="Calibri" w:hAnsi="Calibri" w:cs="Calibri" w:eastAsiaTheme="majorEastAsia"/>
          <w:sz w:val="22"/>
          <w:szCs w:val="22"/>
        </w:rPr>
        <w:t>Recommendation accuracy</w:t>
      </w:r>
      <w:r w:rsidRPr="007706DE">
        <w:rPr>
          <w:rFonts w:ascii="Calibri" w:hAnsi="Calibri" w:cs="Calibri"/>
          <w:sz w:val="22"/>
          <w:szCs w:val="22"/>
        </w:rPr>
        <w:t xml:space="preserve"> (accepted vs. served), </w:t>
      </w:r>
      <w:r w:rsidRPr="007706DE">
        <w:rPr>
          <w:rStyle w:val="Strong"/>
          <w:rFonts w:ascii="Calibri" w:hAnsi="Calibri" w:cs="Calibri" w:eastAsiaTheme="majorEastAsia"/>
          <w:sz w:val="22"/>
          <w:szCs w:val="22"/>
        </w:rPr>
        <w:t>time</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to</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upgrade</w:t>
      </w:r>
      <w:r w:rsidRPr="007706DE">
        <w:rPr>
          <w:rFonts w:ascii="Calibri" w:hAnsi="Calibri" w:cs="Calibri"/>
          <w:sz w:val="22"/>
          <w:szCs w:val="22"/>
        </w:rPr>
        <w:t xml:space="preserve"> (first exposure → effective change), </w:t>
      </w:r>
      <w:r w:rsidRPr="007706DE">
        <w:rPr>
          <w:rStyle w:val="Strong"/>
          <w:rFonts w:ascii="Calibri" w:hAnsi="Calibri" w:cs="Calibri" w:eastAsiaTheme="majorEastAsia"/>
          <w:sz w:val="22"/>
          <w:szCs w:val="22"/>
        </w:rPr>
        <w:t>ARPU / margin lift</w:t>
      </w:r>
      <w:r w:rsidRPr="007706DE">
        <w:rPr>
          <w:rFonts w:ascii="Calibri" w:hAnsi="Calibri" w:cs="Calibri"/>
          <w:sz w:val="22"/>
          <w:szCs w:val="22"/>
        </w:rPr>
        <w:t xml:space="preserve"> post</w:t>
      </w:r>
      <w:r w:rsidRPr="007706DE">
        <w:rPr>
          <w:rFonts w:ascii="Calibri" w:hAnsi="Calibri" w:cs="Calibri"/>
          <w:sz w:val="22"/>
          <w:szCs w:val="22"/>
        </w:rPr>
        <w:noBreakHyphen/>
      </w:r>
      <w:r w:rsidRPr="007706DE">
        <w:rPr>
          <w:rFonts w:ascii="Calibri" w:hAnsi="Calibri" w:cs="Calibri"/>
          <w:sz w:val="22"/>
          <w:szCs w:val="22"/>
        </w:rPr>
        <w:t xml:space="preserve">upgrade, </w:t>
      </w:r>
      <w:r w:rsidRPr="007706DE">
        <w:rPr>
          <w:rStyle w:val="Strong"/>
          <w:rFonts w:ascii="Calibri" w:hAnsi="Calibri" w:cs="Calibri" w:eastAsiaTheme="majorEastAsia"/>
          <w:sz w:val="22"/>
          <w:szCs w:val="22"/>
        </w:rPr>
        <w:t>decline</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reason coverage</w:t>
      </w:r>
      <w:r w:rsidRPr="007706DE">
        <w:rPr>
          <w:rFonts w:ascii="Calibri" w:hAnsi="Calibri" w:cs="Calibri"/>
          <w:sz w:val="22"/>
          <w:szCs w:val="22"/>
        </w:rPr>
        <w:t xml:space="preserve"> (policy/compliance/collections), </w:t>
      </w:r>
      <w:r w:rsidRPr="007706DE">
        <w:rPr>
          <w:rStyle w:val="Strong"/>
          <w:rFonts w:ascii="Calibri" w:hAnsi="Calibri" w:cs="Calibri" w:eastAsiaTheme="majorEastAsia"/>
          <w:sz w:val="22"/>
          <w:szCs w:val="22"/>
        </w:rPr>
        <w:t>governance adherence</w:t>
      </w:r>
      <w:r w:rsidRPr="007706DE">
        <w:rPr>
          <w:rFonts w:ascii="Calibri" w:hAnsi="Calibri" w:cs="Calibri"/>
          <w:sz w:val="22"/>
          <w:szCs w:val="22"/>
        </w:rPr>
        <w:t xml:space="preserve"> (quiet hours, suppression, role/entity eligibility), and </w:t>
      </w:r>
      <w:r w:rsidRPr="007706DE">
        <w:rPr>
          <w:rStyle w:val="Strong"/>
          <w:rFonts w:ascii="Calibri" w:hAnsi="Calibri" w:cs="Calibri" w:eastAsiaTheme="majorEastAsia"/>
          <w:sz w:val="22"/>
          <w:szCs w:val="22"/>
        </w:rPr>
        <w:t>closed</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loop attribution</w:t>
      </w:r>
      <w:r w:rsidRPr="007706DE">
        <w:rPr>
          <w:rFonts w:ascii="Calibri" w:hAnsi="Calibri" w:cs="Calibri"/>
          <w:sz w:val="22"/>
          <w:szCs w:val="22"/>
        </w:rPr>
        <w:t xml:space="preserve"> from variant exposure to realized value.</w:t>
      </w:r>
    </w:p>
    <w:p w:rsidRPr="007706DE" w:rsidR="00654E62" w:rsidP="00654E62" w:rsidRDefault="00654E62" w14:paraId="26136B2E" w14:textId="2A755391">
      <w:pPr>
        <w:pStyle w:val="Heading3"/>
        <w:spacing w:line="300" w:lineRule="atLeast"/>
        <w:rPr>
          <w:rStyle w:val="Strong"/>
          <w:rFonts w:ascii="Calibri" w:hAnsi="Calibri" w:cs="Calibri"/>
          <w:color w:val="000000" w:themeColor="text1"/>
          <w:sz w:val="22"/>
          <w:szCs w:val="22"/>
        </w:rPr>
      </w:pPr>
    </w:p>
    <w:p w:rsidRPr="007706DE" w:rsidR="00654E62" w:rsidP="00654E62" w:rsidRDefault="00654E62" w14:paraId="721EC425" w14:textId="071C774D">
      <w:pPr>
        <w:pStyle w:val="Heading3"/>
        <w:rPr>
          <w:rFonts w:ascii="Calibri" w:hAnsi="Calibri" w:cs="Calibri"/>
        </w:rPr>
      </w:pPr>
      <w:r w:rsidRPr="007706DE">
        <w:rPr>
          <w:rStyle w:val="Strong"/>
          <w:rFonts w:ascii="Calibri" w:hAnsi="Calibri" w:cs="Calibri"/>
          <w:b w:val="0"/>
          <w:bCs w:val="0"/>
        </w:rPr>
        <w:t>8.8 Data Movement, Latency &amp; Quality</w:t>
      </w:r>
    </w:p>
    <w:p w:rsidRPr="007706DE" w:rsidR="00654E62" w:rsidP="0001026F" w:rsidRDefault="00654E62" w14:paraId="2157B382" w14:textId="77777777">
      <w:pPr>
        <w:numPr>
          <w:ilvl w:val="0"/>
          <w:numId w:val="4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SLA tiers:</w:t>
      </w:r>
      <w:r w:rsidRPr="007706DE">
        <w:rPr>
          <w:rFonts w:ascii="Calibri" w:hAnsi="Calibri" w:cs="Calibri"/>
          <w:color w:val="000000" w:themeColor="text1"/>
          <w:sz w:val="22"/>
          <w:szCs w:val="22"/>
        </w:rPr>
        <w:t xml:space="preserve"> </w:t>
      </w:r>
    </w:p>
    <w:p w:rsidRPr="007706DE" w:rsidR="00654E62" w:rsidP="0001026F" w:rsidRDefault="00654E62" w14:paraId="3C8E43A4" w14:textId="19B70E9B">
      <w:pPr>
        <w:numPr>
          <w:ilvl w:val="1"/>
          <w:numId w:val="47"/>
        </w:numPr>
        <w:spacing w:before="100" w:beforeAutospacing="1" w:after="100" w:afterAutospacing="1" w:line="300" w:lineRule="atLeast"/>
        <w:rPr>
          <w:rFonts w:ascii="Calibri" w:hAnsi="Calibri" w:cs="Calibri"/>
          <w:color w:val="000000" w:themeColor="text1"/>
          <w:sz w:val="22"/>
          <w:szCs w:val="22"/>
        </w:rPr>
      </w:pPr>
      <w:r w:rsidRPr="007706DE">
        <w:rPr>
          <w:rStyle w:val="Emphasis"/>
          <w:rFonts w:ascii="Calibri" w:hAnsi="Calibri" w:cs="Calibri" w:eastAsiaTheme="majorEastAsia"/>
          <w:color w:val="000000" w:themeColor="text1"/>
          <w:sz w:val="22"/>
          <w:szCs w:val="22"/>
        </w:rPr>
        <w:t>Tier 0 (critical triggers)</w:t>
      </w:r>
      <w:r w:rsidRPr="007706DE">
        <w:rPr>
          <w:rFonts w:ascii="Calibri" w:hAnsi="Calibri" w:cs="Calibri"/>
          <w:color w:val="000000" w:themeColor="text1"/>
          <w:sz w:val="22"/>
          <w:szCs w:val="22"/>
        </w:rPr>
        <w:t xml:space="preserve">: ≤5 seconds </w:t>
      </w:r>
      <w:proofErr w:type="spellStart"/>
      <w:r w:rsidRPr="007706DE">
        <w:rPr>
          <w:rFonts w:ascii="Calibri" w:hAnsi="Calibri" w:cs="Calibri"/>
          <w:color w:val="000000" w:themeColor="text1"/>
          <w:sz w:val="22"/>
          <w:szCs w:val="22"/>
        </w:rPr>
        <w:t>source→CDP→CEP</w:t>
      </w:r>
      <w:proofErr w:type="spellEnd"/>
      <w:r w:rsidRPr="007706DE">
        <w:rPr>
          <w:rFonts w:ascii="Calibri" w:hAnsi="Calibri" w:cs="Calibri"/>
          <w:color w:val="000000" w:themeColor="text1"/>
          <w:sz w:val="22"/>
          <w:szCs w:val="22"/>
        </w:rPr>
        <w:t xml:space="preserve"> (</w:t>
      </w:r>
      <w:r w:rsidRPr="007706DE">
        <w:rPr>
          <w:rFonts w:ascii="Calibri" w:hAnsi="Calibri" w:cs="Calibri"/>
          <w:i/>
          <w:iCs/>
          <w:color w:val="000000" w:themeColor="text1"/>
          <w:sz w:val="22"/>
          <w:szCs w:val="22"/>
        </w:rPr>
        <w:t xml:space="preserve">Examples: payment </w:t>
      </w:r>
      <w:proofErr w:type="spellStart"/>
      <w:r w:rsidRPr="007706DE">
        <w:rPr>
          <w:rFonts w:ascii="Calibri" w:hAnsi="Calibri" w:cs="Calibri"/>
          <w:i/>
          <w:iCs/>
          <w:color w:val="000000" w:themeColor="text1"/>
          <w:sz w:val="22"/>
          <w:szCs w:val="22"/>
        </w:rPr>
        <w:t>failued</w:t>
      </w:r>
      <w:proofErr w:type="spellEnd"/>
      <w:r w:rsidRPr="007706DE">
        <w:rPr>
          <w:rFonts w:ascii="Calibri" w:hAnsi="Calibri" w:cs="Calibri"/>
          <w:i/>
          <w:iCs/>
          <w:color w:val="000000" w:themeColor="text1"/>
          <w:sz w:val="22"/>
          <w:szCs w:val="22"/>
        </w:rPr>
        <w:t xml:space="preserve">, payment </w:t>
      </w:r>
      <w:proofErr w:type="spellStart"/>
      <w:r w:rsidRPr="007706DE">
        <w:rPr>
          <w:rFonts w:ascii="Calibri" w:hAnsi="Calibri" w:cs="Calibri"/>
          <w:i/>
          <w:iCs/>
          <w:color w:val="000000" w:themeColor="text1"/>
          <w:sz w:val="22"/>
          <w:szCs w:val="22"/>
        </w:rPr>
        <w:t>receieved</w:t>
      </w:r>
      <w:proofErr w:type="spellEnd"/>
      <w:r w:rsidRPr="007706DE">
        <w:rPr>
          <w:rFonts w:ascii="Calibri" w:hAnsi="Calibri" w:cs="Calibri"/>
          <w:i/>
          <w:iCs/>
          <w:color w:val="000000" w:themeColor="text1"/>
          <w:sz w:val="22"/>
          <w:szCs w:val="22"/>
        </w:rPr>
        <w:t>, document require, KYC step completed, approval needed</w:t>
      </w:r>
      <w:r w:rsidRPr="007706DE">
        <w:rPr>
          <w:rFonts w:ascii="Calibri" w:hAnsi="Calibri" w:cs="Calibri"/>
          <w:color w:val="000000" w:themeColor="text1"/>
          <w:sz w:val="22"/>
          <w:szCs w:val="22"/>
        </w:rPr>
        <w:t>)</w:t>
      </w:r>
    </w:p>
    <w:p w:rsidRPr="007706DE" w:rsidR="00654E62" w:rsidP="0001026F" w:rsidRDefault="00654E62" w14:paraId="38C5B402" w14:textId="0108AA76">
      <w:pPr>
        <w:numPr>
          <w:ilvl w:val="1"/>
          <w:numId w:val="47"/>
        </w:numPr>
        <w:spacing w:before="100" w:beforeAutospacing="1" w:after="100" w:afterAutospacing="1" w:line="300" w:lineRule="atLeast"/>
        <w:rPr>
          <w:rFonts w:ascii="Calibri" w:hAnsi="Calibri" w:cs="Calibri"/>
          <w:color w:val="000000" w:themeColor="text1"/>
          <w:sz w:val="22"/>
          <w:szCs w:val="22"/>
        </w:rPr>
      </w:pPr>
      <w:r w:rsidRPr="007706DE">
        <w:rPr>
          <w:rStyle w:val="Emphasis"/>
          <w:rFonts w:ascii="Calibri" w:hAnsi="Calibri" w:cs="Calibri" w:eastAsiaTheme="majorEastAsia"/>
          <w:color w:val="000000" w:themeColor="text1"/>
          <w:sz w:val="22"/>
          <w:szCs w:val="22"/>
        </w:rPr>
        <w:t>Tier 1 (journey triggers)</w:t>
      </w:r>
      <w:r w:rsidRPr="007706DE">
        <w:rPr>
          <w:rFonts w:ascii="Calibri" w:hAnsi="Calibri" w:cs="Calibri"/>
          <w:color w:val="000000" w:themeColor="text1"/>
          <w:sz w:val="22"/>
          <w:szCs w:val="22"/>
        </w:rPr>
        <w:t>: ≤60 seconds (</w:t>
      </w:r>
      <w:r w:rsidRPr="007706DE">
        <w:rPr>
          <w:rFonts w:ascii="Calibri" w:hAnsi="Calibri" w:cs="Calibri"/>
          <w:i/>
          <w:iCs/>
          <w:color w:val="000000" w:themeColor="text1"/>
          <w:sz w:val="22"/>
          <w:szCs w:val="22"/>
        </w:rPr>
        <w:t>Examples: onboarding step completed, usage threshold, reaction trigger</w:t>
      </w:r>
      <w:r w:rsidRPr="007706DE">
        <w:rPr>
          <w:rFonts w:ascii="Calibri" w:hAnsi="Calibri" w:cs="Calibri"/>
          <w:color w:val="000000" w:themeColor="text1"/>
          <w:sz w:val="22"/>
          <w:szCs w:val="22"/>
        </w:rPr>
        <w:t>)</w:t>
      </w:r>
    </w:p>
    <w:p w:rsidRPr="007706DE" w:rsidR="00654E62" w:rsidP="0001026F" w:rsidRDefault="00654E62" w14:paraId="13978ADE" w14:textId="4862D9F7">
      <w:pPr>
        <w:numPr>
          <w:ilvl w:val="1"/>
          <w:numId w:val="47"/>
        </w:numPr>
        <w:spacing w:before="100" w:beforeAutospacing="1" w:after="100" w:afterAutospacing="1" w:line="300" w:lineRule="atLeast"/>
        <w:rPr>
          <w:rFonts w:ascii="Calibri" w:hAnsi="Calibri" w:cs="Calibri"/>
          <w:color w:val="000000" w:themeColor="text1"/>
          <w:sz w:val="22"/>
          <w:szCs w:val="22"/>
        </w:rPr>
      </w:pPr>
      <w:r w:rsidRPr="007706DE">
        <w:rPr>
          <w:rStyle w:val="Emphasis"/>
          <w:rFonts w:ascii="Calibri" w:hAnsi="Calibri" w:cs="Calibri" w:eastAsiaTheme="majorEastAsia"/>
          <w:color w:val="000000" w:themeColor="text1"/>
          <w:sz w:val="22"/>
          <w:szCs w:val="22"/>
        </w:rPr>
        <w:t>Tier 2 (audiences/traits)</w:t>
      </w:r>
      <w:r w:rsidRPr="007706DE">
        <w:rPr>
          <w:rFonts w:ascii="Calibri" w:hAnsi="Calibri" w:cs="Calibri"/>
          <w:color w:val="000000" w:themeColor="text1"/>
          <w:sz w:val="22"/>
          <w:szCs w:val="22"/>
        </w:rPr>
        <w:t>: ≤15 minutes (</w:t>
      </w:r>
      <w:r w:rsidRPr="007706DE">
        <w:rPr>
          <w:rFonts w:ascii="Calibri" w:hAnsi="Calibri" w:cs="Calibri"/>
          <w:i/>
          <w:iCs/>
          <w:color w:val="000000" w:themeColor="text1"/>
          <w:sz w:val="22"/>
          <w:szCs w:val="22"/>
        </w:rPr>
        <w:t xml:space="preserve">Examples: segments - managers with &gt;$monthly volume; usage % - number of payments this month </w:t>
      </w:r>
      <w:r w:rsidRPr="007706DE">
        <w:rPr>
          <w:rFonts w:ascii="Calibri" w:hAnsi="Calibri" w:cs="Calibri"/>
          <w:color w:val="000000" w:themeColor="text1"/>
          <w:sz w:val="22"/>
          <w:szCs w:val="22"/>
        </w:rPr>
        <w:t>)</w:t>
      </w:r>
    </w:p>
    <w:p w:rsidRPr="007706DE" w:rsidR="00654E62" w:rsidP="0001026F" w:rsidRDefault="00654E62" w14:paraId="61FC4B1B" w14:textId="77777777">
      <w:pPr>
        <w:numPr>
          <w:ilvl w:val="0"/>
          <w:numId w:val="4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Quality controls:</w:t>
      </w:r>
      <w:r w:rsidRPr="007706DE">
        <w:rPr>
          <w:rFonts w:ascii="Calibri" w:hAnsi="Calibri" w:cs="Calibri"/>
          <w:color w:val="000000" w:themeColor="text1"/>
          <w:sz w:val="22"/>
          <w:szCs w:val="22"/>
        </w:rPr>
        <w:t xml:space="preserve"> schema registry (standardized); contract tests (can’t change for example ‘</w:t>
      </w:r>
      <w:proofErr w:type="spellStart"/>
      <w:r w:rsidRPr="007706DE">
        <w:rPr>
          <w:rFonts w:ascii="Calibri" w:hAnsi="Calibri" w:cs="Calibri"/>
          <w:color w:val="000000" w:themeColor="text1"/>
          <w:sz w:val="22"/>
          <w:szCs w:val="22"/>
        </w:rPr>
        <w:t>payment_status</w:t>
      </w:r>
      <w:proofErr w:type="spellEnd"/>
      <w:r w:rsidRPr="007706DE">
        <w:rPr>
          <w:rFonts w:ascii="Calibri" w:hAnsi="Calibri" w:cs="Calibri"/>
          <w:color w:val="000000" w:themeColor="text1"/>
          <w:sz w:val="22"/>
          <w:szCs w:val="22"/>
        </w:rPr>
        <w:t>’ without validation); dead</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letter replay (fails = automatic retry) ; PII handling; consent gating at ingestion (events are ingested only with the consent state).</w:t>
      </w:r>
    </w:p>
    <w:p w:rsidRPr="007706DE" w:rsidR="00654E62" w:rsidP="0001026F" w:rsidRDefault="00654E62" w14:paraId="26DA24E0" w14:textId="77777777">
      <w:pPr>
        <w:numPr>
          <w:ilvl w:val="0"/>
          <w:numId w:val="4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Observability:</w:t>
      </w:r>
      <w:r w:rsidRPr="007706DE">
        <w:rPr>
          <w:rFonts w:ascii="Calibri" w:hAnsi="Calibri" w:cs="Calibri"/>
          <w:color w:val="000000" w:themeColor="text1"/>
          <w:sz w:val="22"/>
          <w:szCs w:val="22"/>
        </w:rPr>
        <w:t xml:space="preserve"> freshness, drift, error budget dashboards; per</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event lineage.</w:t>
      </w:r>
    </w:p>
    <w:p w:rsidRPr="007706DE" w:rsidR="00654E62" w:rsidP="00654E62" w:rsidRDefault="00654E62" w14:paraId="64F0238D" w14:textId="69756454">
      <w:pPr>
        <w:pStyle w:val="Heading3"/>
        <w:rPr>
          <w:rFonts w:ascii="Calibri" w:hAnsi="Calibri" w:cs="Calibri"/>
        </w:rPr>
      </w:pPr>
      <w:r w:rsidRPr="007706DE">
        <w:rPr>
          <w:rStyle w:val="Strong"/>
          <w:rFonts w:ascii="Calibri" w:hAnsi="Calibri" w:cs="Calibri"/>
          <w:b w:val="0"/>
          <w:bCs w:val="0"/>
        </w:rPr>
        <w:t>8.9 Outputs &amp; Feedback Loops</w:t>
      </w:r>
    </w:p>
    <w:p w:rsidRPr="007706DE" w:rsidR="00654E62" w:rsidP="0001026F" w:rsidRDefault="00654E62" w14:paraId="44D71EE2" w14:textId="77777777">
      <w:pPr>
        <w:numPr>
          <w:ilvl w:val="0"/>
          <w:numId w:val="4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To CEP:</w:t>
      </w:r>
      <w:r w:rsidRPr="007706DE">
        <w:rPr>
          <w:rFonts w:ascii="Calibri" w:hAnsi="Calibri" w:cs="Calibri"/>
          <w:color w:val="000000" w:themeColor="text1"/>
          <w:sz w:val="22"/>
          <w:szCs w:val="22"/>
        </w:rPr>
        <w:t xml:space="preserve"> profiles, traits, audiences, eligibility, real</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time events (behavioral and application), preferences, policy flags.</w:t>
      </w:r>
    </w:p>
    <w:p w:rsidRPr="007706DE" w:rsidR="00654E62" w:rsidP="0001026F" w:rsidRDefault="00654E62" w14:paraId="2BDD6106" w14:textId="77777777">
      <w:pPr>
        <w:numPr>
          <w:ilvl w:val="0"/>
          <w:numId w:val="4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From CEP:</w:t>
      </w:r>
      <w:r w:rsidRPr="007706DE">
        <w:rPr>
          <w:rFonts w:ascii="Calibri" w:hAnsi="Calibri" w:cs="Calibri"/>
          <w:color w:val="000000" w:themeColor="text1"/>
          <w:sz w:val="22"/>
          <w:szCs w:val="22"/>
        </w:rPr>
        <w:t xml:space="preserve"> engagement metrics (delivered/open/click/suppression), variant exposure, downstream action signals.</w:t>
      </w:r>
    </w:p>
    <w:p w:rsidRPr="007706DE" w:rsidR="00654E62" w:rsidP="0001026F" w:rsidRDefault="00654E62" w14:paraId="28CD8A54" w14:textId="77777777">
      <w:pPr>
        <w:numPr>
          <w:ilvl w:val="0"/>
          <w:numId w:val="4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To BO Ledger:</w:t>
      </w:r>
      <w:r w:rsidRPr="007706DE">
        <w:rPr>
          <w:rFonts w:ascii="Calibri" w:hAnsi="Calibri" w:cs="Calibri"/>
          <w:color w:val="000000" w:themeColor="text1"/>
          <w:sz w:val="22"/>
          <w:szCs w:val="22"/>
        </w:rPr>
        <w:t xml:space="preserve"> normalized, role/entity</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aware </w:t>
      </w:r>
      <w:r w:rsidRPr="007706DE">
        <w:rPr>
          <w:rStyle w:val="Strong"/>
          <w:rFonts w:ascii="Calibri" w:hAnsi="Calibri" w:cs="Calibri" w:eastAsiaTheme="majorEastAsia"/>
          <w:color w:val="000000" w:themeColor="text1"/>
          <w:sz w:val="22"/>
          <w:szCs w:val="22"/>
        </w:rPr>
        <w:t>send records</w:t>
      </w:r>
      <w:r w:rsidRPr="007706DE">
        <w:rPr>
          <w:rFonts w:ascii="Calibri" w:hAnsi="Calibri" w:cs="Calibri"/>
          <w:color w:val="000000" w:themeColor="text1"/>
          <w:sz w:val="22"/>
          <w:szCs w:val="22"/>
        </w:rPr>
        <w:t xml:space="preserve"> (who/what/when/where/why), including </w:t>
      </w:r>
      <w:r>
        <w:rPr>
          <w:rFonts w:ascii="Calibri" w:hAnsi="Calibri" w:cs="Calibri"/>
          <w:color w:val="000000" w:themeColor="text1"/>
          <w:sz w:val="22"/>
          <w:szCs w:val="22"/>
        </w:rPr>
        <w:t xml:space="preserve">interface the customer encountered, content, </w:t>
      </w:r>
      <w:r w:rsidRPr="007706DE">
        <w:rPr>
          <w:rFonts w:ascii="Calibri" w:hAnsi="Calibri" w:cs="Calibri"/>
          <w:color w:val="000000" w:themeColor="text1"/>
          <w:sz w:val="22"/>
          <w:szCs w:val="22"/>
        </w:rPr>
        <w:t>policy packs applied and preference snapshot at send</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time.</w:t>
      </w:r>
    </w:p>
    <w:p w:rsidRPr="007706DE" w:rsidR="00654E62" w:rsidP="00654E62" w:rsidRDefault="00654E62" w14:paraId="6113B144" w14:textId="19C5D84C">
      <w:pPr>
        <w:pStyle w:val="Heading3"/>
        <w:rPr>
          <w:rFonts w:ascii="Calibri" w:hAnsi="Calibri" w:cs="Calibri"/>
        </w:rPr>
      </w:pPr>
      <w:r w:rsidRPr="007706DE">
        <w:rPr>
          <w:rStyle w:val="Strong"/>
          <w:rFonts w:ascii="Calibri" w:hAnsi="Calibri" w:cs="Calibri"/>
          <w:b w:val="0"/>
          <w:bCs w:val="0"/>
        </w:rPr>
        <w:t>8.10 China (CH) Considerations</w:t>
      </w:r>
    </w:p>
    <w:p w:rsidRPr="007706DE" w:rsidR="00654E62" w:rsidP="0001026F" w:rsidRDefault="00654E62" w14:paraId="4B847789" w14:textId="77777777">
      <w:pPr>
        <w:numPr>
          <w:ilvl w:val="0"/>
          <w:numId w:val="4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Parallel CDP/CEP</w:t>
      </w:r>
      <w:r w:rsidRPr="007706DE">
        <w:rPr>
          <w:rFonts w:ascii="Calibri" w:hAnsi="Calibri" w:cs="Calibri"/>
          <w:color w:val="000000" w:themeColor="text1"/>
          <w:sz w:val="22"/>
          <w:szCs w:val="22"/>
        </w:rPr>
        <w:t xml:space="preserve"> stack that respects data residency, local channel ecosystems, and performance constraints.</w:t>
      </w:r>
    </w:p>
    <w:p w:rsidRPr="007706DE" w:rsidR="00654E62" w:rsidP="0001026F" w:rsidRDefault="00654E62" w14:paraId="4C868753" w14:textId="5B17B53F">
      <w:pPr>
        <w:numPr>
          <w:ilvl w:val="0"/>
          <w:numId w:val="49"/>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Harmonized </w:t>
      </w:r>
      <w:r w:rsidRPr="007706DE">
        <w:rPr>
          <w:rStyle w:val="Strong"/>
          <w:rFonts w:ascii="Calibri" w:hAnsi="Calibri" w:cs="Calibri" w:eastAsiaTheme="majorEastAsia"/>
          <w:color w:val="000000" w:themeColor="text1"/>
          <w:sz w:val="22"/>
          <w:szCs w:val="22"/>
        </w:rPr>
        <w:t>schemas &amp; semantics</w:t>
      </w:r>
      <w:r w:rsidRPr="007706DE">
        <w:rPr>
          <w:rFonts w:ascii="Calibri" w:hAnsi="Calibri" w:cs="Calibri"/>
          <w:color w:val="000000" w:themeColor="text1"/>
          <w:sz w:val="22"/>
          <w:szCs w:val="22"/>
        </w:rPr>
        <w:t xml:space="preserve"> to maintain comparable journeys and analytics across </w:t>
      </w:r>
      <w:proofErr w:type="spellStart"/>
      <w:r w:rsidRPr="007706DE">
        <w:rPr>
          <w:rFonts w:ascii="Calibri" w:hAnsi="Calibri" w:cs="Calibri"/>
          <w:color w:val="000000" w:themeColor="text1"/>
          <w:sz w:val="22"/>
          <w:szCs w:val="22"/>
        </w:rPr>
        <w:t>RoW</w:t>
      </w:r>
      <w:proofErr w:type="spellEnd"/>
      <w:r w:rsidRPr="007706DE">
        <w:rPr>
          <w:rFonts w:ascii="Calibri" w:hAnsi="Calibri" w:cs="Calibri"/>
          <w:color w:val="000000" w:themeColor="text1"/>
          <w:sz w:val="22"/>
          <w:szCs w:val="22"/>
        </w:rPr>
        <w:t>/CH.</w:t>
      </w:r>
    </w:p>
    <w:p w:rsidRPr="007706DE" w:rsidR="00654E62" w:rsidP="00654E62" w:rsidRDefault="00654E62" w14:paraId="60024FE5" w14:textId="6D550C86">
      <w:pPr>
        <w:pStyle w:val="Heading3"/>
        <w:rPr>
          <w:rFonts w:ascii="Calibri" w:hAnsi="Calibri" w:cs="Calibri"/>
        </w:rPr>
      </w:pPr>
      <w:r w:rsidRPr="007706DE">
        <w:rPr>
          <w:rStyle w:val="Strong"/>
          <w:rFonts w:ascii="Calibri" w:hAnsi="Calibri" w:cs="Calibri"/>
          <w:b w:val="0"/>
          <w:bCs w:val="0"/>
        </w:rPr>
        <w:t>8.11 KPIs</w:t>
      </w:r>
    </w:p>
    <w:p w:rsidR="00654E62" w:rsidP="0001026F" w:rsidRDefault="00654E62" w14:paraId="3BFBB740" w14:textId="19E68777">
      <w:pPr>
        <w:numPr>
          <w:ilvl w:val="0"/>
          <w:numId w:val="5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Freshness SLA adherence</w:t>
      </w:r>
      <w:r w:rsidRPr="007706DE">
        <w:rPr>
          <w:rFonts w:ascii="Calibri" w:hAnsi="Calibri" w:cs="Calibri"/>
          <w:color w:val="000000" w:themeColor="text1"/>
          <w:sz w:val="22"/>
          <w:szCs w:val="22"/>
        </w:rPr>
        <w:t xml:space="preserve"> by tier; </w:t>
      </w:r>
      <w:r w:rsidRPr="007706DE">
        <w:rPr>
          <w:rStyle w:val="Strong"/>
          <w:rFonts w:ascii="Calibri" w:hAnsi="Calibri" w:cs="Calibri" w:eastAsiaTheme="majorEastAsia"/>
          <w:color w:val="000000" w:themeColor="text1"/>
          <w:sz w:val="22"/>
          <w:szCs w:val="22"/>
        </w:rPr>
        <w:t>audience publish lag</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preference enforcement accuracy</w:t>
      </w:r>
      <w:r w:rsidRPr="007706DE">
        <w:rPr>
          <w:rFonts w:ascii="Calibri" w:hAnsi="Calibri" w:cs="Calibri"/>
          <w:color w:val="000000" w:themeColor="text1"/>
          <w:sz w:val="22"/>
          <w:szCs w:val="22"/>
        </w:rPr>
        <w:t xml:space="preserve"> (&gt;99.9%); </w:t>
      </w:r>
      <w:r w:rsidRPr="007706DE">
        <w:rPr>
          <w:rStyle w:val="Strong"/>
          <w:rFonts w:ascii="Calibri" w:hAnsi="Calibri" w:cs="Calibri" w:eastAsiaTheme="majorEastAsia"/>
          <w:color w:val="000000" w:themeColor="text1"/>
          <w:sz w:val="22"/>
          <w:szCs w:val="22"/>
        </w:rPr>
        <w:t>eligibility error rate</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variance in role/entity targeting accuracy</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closed</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loop attribution coverage</w:t>
      </w:r>
      <w:r w:rsidRPr="007706DE">
        <w:rPr>
          <w:rFonts w:ascii="Calibri" w:hAnsi="Calibri" w:cs="Calibri"/>
          <w:color w:val="000000" w:themeColor="text1"/>
          <w:sz w:val="22"/>
          <w:szCs w:val="22"/>
        </w:rPr>
        <w:t xml:space="preserve"> (% journeys with outcome link).</w:t>
      </w:r>
    </w:p>
    <w:p w:rsidRPr="007706DE" w:rsidR="004B231C" w:rsidP="004B231C" w:rsidRDefault="004B231C" w14:paraId="210FD53F" w14:textId="189D9508">
      <w:pPr>
        <w:spacing w:before="100" w:beforeAutospacing="1" w:after="100" w:afterAutospacing="1" w:line="300" w:lineRule="atLeast"/>
        <w:rPr>
          <w:rFonts w:ascii="Calibri" w:hAnsi="Calibri" w:cs="Calibri"/>
          <w:color w:val="000000" w:themeColor="text1"/>
          <w:sz w:val="22"/>
          <w:szCs w:val="22"/>
        </w:rPr>
      </w:pPr>
      <w:r>
        <w:rPr>
          <w:noProof/>
        </w:rPr>
        <mc:AlternateContent>
          <mc:Choice Requires="wps">
            <w:drawing>
              <wp:inline distT="0" distB="0" distL="0" distR="0" wp14:anchorId="706B17B7" wp14:editId="36EE95F5">
                <wp:extent cx="5943600" cy="1270"/>
                <wp:effectExtent l="0" t="0" r="12700" b="24130"/>
                <wp:docPr id="138686664"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16E0AE6B">
              <v:rect id="Rectangle 39" style="width:468pt;height:.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58D50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">
                <v:path arrowok="t"/>
                <w10:anchorlock/>
              </v:rect>
            </w:pict>
          </mc:Fallback>
        </mc:AlternateContent>
      </w:r>
    </w:p>
    <w:p w:rsidRPr="007706DE" w:rsidR="005C0F81" w:rsidP="006B019B" w:rsidRDefault="003B4762" w14:paraId="35205976" w14:textId="4B254045">
      <w:pPr>
        <w:pStyle w:val="Heading2"/>
        <w:rPr>
          <w:rFonts w:ascii="Calibri" w:hAnsi="Calibri" w:cs="Calibri"/>
        </w:rPr>
      </w:pPr>
      <w:r w:rsidRPr="007706DE">
        <w:rPr>
          <w:rFonts w:ascii="Calibri" w:hAnsi="Calibri" w:cs="Calibri"/>
        </w:rPr>
        <w:t>9</w:t>
      </w:r>
      <w:r w:rsidRPr="007706DE" w:rsidR="005C0F81">
        <w:rPr>
          <w:rFonts w:ascii="Calibri" w:hAnsi="Calibri" w:cs="Calibri"/>
        </w:rPr>
        <w:t>. Product Strategy &amp; Approach</w:t>
      </w:r>
      <w:bookmarkEnd w:id="13"/>
    </w:p>
    <w:p w:rsidRPr="007706DE" w:rsidR="005C0F81" w:rsidP="006B019B" w:rsidRDefault="003B4762" w14:paraId="3514C80E" w14:textId="2685AB93">
      <w:pPr>
        <w:pStyle w:val="Heading3"/>
        <w:rPr>
          <w:rFonts w:ascii="Calibri" w:hAnsi="Calibri" w:cs="Calibri"/>
        </w:rPr>
      </w:pPr>
      <w:r w:rsidRPr="007706DE">
        <w:rPr>
          <w:rFonts w:ascii="Calibri" w:hAnsi="Calibri" w:cs="Calibri"/>
        </w:rPr>
        <w:t>9</w:t>
      </w:r>
      <w:r w:rsidRPr="007706DE" w:rsidR="00F17BA4">
        <w:rPr>
          <w:rFonts w:ascii="Calibri" w:hAnsi="Calibri" w:cs="Calibri"/>
        </w:rPr>
        <w:t>.1</w:t>
      </w:r>
      <w:r w:rsidRPr="007706DE" w:rsidR="005C0F81">
        <w:rPr>
          <w:rFonts w:ascii="Calibri" w:hAnsi="Calibri" w:cs="Calibri"/>
        </w:rPr>
        <w:t xml:space="preserve"> 3</w:t>
      </w:r>
      <w:r w:rsidRPr="007706DE" w:rsidR="005C0F81">
        <w:rPr>
          <w:rFonts w:ascii="Calibri" w:hAnsi="Calibri" w:cs="Calibri"/>
        </w:rPr>
        <w:noBreakHyphen/>
      </w:r>
      <w:r w:rsidRPr="007706DE" w:rsidR="005C0F81">
        <w:rPr>
          <w:rFonts w:ascii="Calibri" w:hAnsi="Calibri" w:cs="Calibri"/>
        </w:rPr>
        <w:t>Year Vision</w:t>
      </w:r>
    </w:p>
    <w:p w:rsidRPr="007706DE" w:rsidR="00CE11E2" w:rsidP="00CE11E2" w:rsidRDefault="00CE11E2" w14:paraId="0343030D" w14:textId="60E292B7">
      <w:pPr>
        <w:pStyle w:val="NormalWeb"/>
        <w:spacing w:line="300" w:lineRule="atLeast"/>
        <w:rPr>
          <w:rFonts w:ascii="Calibri" w:hAnsi="Calibri" w:cs="Calibri"/>
          <w:sz w:val="22"/>
          <w:szCs w:val="22"/>
        </w:rPr>
      </w:pPr>
      <w:r w:rsidRPr="007706DE">
        <w:rPr>
          <w:rStyle w:val="Strong"/>
          <w:rFonts w:ascii="Calibri" w:hAnsi="Calibri" w:cs="Calibri" w:eastAsiaTheme="majorEastAsia"/>
          <w:sz w:val="22"/>
          <w:szCs w:val="22"/>
        </w:rPr>
        <w:t>Vision: Make communications an intelligent growth engine</w:t>
      </w:r>
      <w:r w:rsidRPr="007706DE">
        <w:rPr>
          <w:rFonts w:ascii="Calibri" w:hAnsi="Calibri" w:cs="Calibri"/>
          <w:sz w:val="22"/>
          <w:szCs w:val="22"/>
        </w:rPr>
        <w:t>—predictive by design, governed by default, and explainable end to end—delivering the right message, to the right role and entity, in the right channel, at the right moment and optimize across onboarding, activation, adoption, retention and growth.</w:t>
      </w:r>
    </w:p>
    <w:p w:rsidRPr="007706DE" w:rsidR="00CE11E2" w:rsidP="00CE11E2" w:rsidRDefault="00CE11E2" w14:paraId="029630E2" w14:textId="5ECD0AAA">
      <w:pPr>
        <w:spacing w:before="100" w:beforeAutospacing="1" w:line="300" w:lineRule="atLeast"/>
        <w:outlineLvl w:val="2"/>
        <w:rPr>
          <w:rFonts w:ascii="Calibri" w:hAnsi="Calibri" w:cs="Calibri"/>
          <w:b/>
          <w:bCs/>
          <w:sz w:val="22"/>
          <w:szCs w:val="22"/>
        </w:rPr>
      </w:pPr>
      <w:r w:rsidRPr="007706DE">
        <w:rPr>
          <w:rFonts w:ascii="Calibri" w:hAnsi="Calibri" w:cs="Calibri"/>
          <w:b/>
          <w:bCs/>
          <w:sz w:val="22"/>
          <w:szCs w:val="22"/>
        </w:rPr>
        <w:t>Key outcomes</w:t>
      </w:r>
    </w:p>
    <w:p w:rsidRPr="007706DE" w:rsidR="00CE11E2" w:rsidP="0001026F" w:rsidRDefault="00CE11E2" w14:paraId="07093AFB" w14:textId="77777777">
      <w:pPr>
        <w:numPr>
          <w:ilvl w:val="0"/>
          <w:numId w:val="11"/>
        </w:numPr>
        <w:spacing w:before="100" w:beforeAutospacing="1" w:line="300" w:lineRule="atLeast"/>
        <w:rPr>
          <w:rFonts w:ascii="Calibri" w:hAnsi="Calibri" w:cs="Calibri"/>
          <w:sz w:val="22"/>
          <w:szCs w:val="22"/>
        </w:rPr>
      </w:pPr>
      <w:r w:rsidRPr="007706DE">
        <w:rPr>
          <w:rFonts w:ascii="Calibri" w:hAnsi="Calibri" w:cs="Calibri"/>
          <w:b/>
          <w:bCs/>
          <w:sz w:val="22"/>
          <w:szCs w:val="22"/>
        </w:rPr>
        <w:t>Intelligent orchestration:</w:t>
      </w:r>
      <w:r w:rsidRPr="007706DE">
        <w:rPr>
          <w:rFonts w:ascii="Calibri" w:hAnsi="Calibri" w:cs="Calibri"/>
          <w:sz w:val="22"/>
          <w:szCs w:val="22"/>
        </w:rPr>
        <w:t xml:space="preserve"> predictive send</w:t>
      </w:r>
      <w:r w:rsidRPr="007706DE">
        <w:rPr>
          <w:rFonts w:ascii="Calibri" w:hAnsi="Calibri" w:cs="Calibri"/>
          <w:sz w:val="22"/>
          <w:szCs w:val="22"/>
        </w:rPr>
        <w:noBreakHyphen/>
      </w:r>
      <w:r w:rsidRPr="007706DE">
        <w:rPr>
          <w:rFonts w:ascii="Calibri" w:hAnsi="Calibri" w:cs="Calibri"/>
          <w:sz w:val="22"/>
          <w:szCs w:val="22"/>
        </w:rPr>
        <w:t>time, anomaly detection for fatigue; automated guardrails.</w:t>
      </w:r>
    </w:p>
    <w:p w:rsidRPr="007706DE" w:rsidR="00CE11E2" w:rsidP="0001026F" w:rsidRDefault="00CE11E2" w14:paraId="08286549" w14:textId="77777777">
      <w:pPr>
        <w:numPr>
          <w:ilvl w:val="0"/>
          <w:numId w:val="11"/>
        </w:numPr>
        <w:spacing w:before="100" w:beforeAutospacing="1" w:line="300" w:lineRule="atLeast"/>
        <w:rPr>
          <w:rFonts w:ascii="Calibri" w:hAnsi="Calibri" w:cs="Calibri"/>
          <w:sz w:val="22"/>
          <w:szCs w:val="22"/>
        </w:rPr>
      </w:pPr>
      <w:r w:rsidRPr="007706DE">
        <w:rPr>
          <w:rFonts w:ascii="Calibri" w:hAnsi="Calibri" w:cs="Calibri"/>
          <w:b/>
          <w:bCs/>
          <w:sz w:val="22"/>
          <w:szCs w:val="22"/>
        </w:rPr>
        <w:t>Full multi</w:t>
      </w:r>
      <w:r w:rsidRPr="007706DE">
        <w:rPr>
          <w:rFonts w:ascii="Calibri" w:hAnsi="Calibri" w:cs="Calibri"/>
          <w:b/>
          <w:bCs/>
          <w:sz w:val="22"/>
          <w:szCs w:val="22"/>
        </w:rPr>
        <w:noBreakHyphen/>
      </w:r>
      <w:r w:rsidRPr="007706DE">
        <w:rPr>
          <w:rFonts w:ascii="Calibri" w:hAnsi="Calibri" w:cs="Calibri"/>
          <w:b/>
          <w:bCs/>
          <w:sz w:val="22"/>
          <w:szCs w:val="22"/>
        </w:rPr>
        <w:t>entity &amp; role scale:</w:t>
      </w:r>
      <w:r w:rsidRPr="007706DE">
        <w:rPr>
          <w:rFonts w:ascii="Calibri" w:hAnsi="Calibri" w:cs="Calibri"/>
          <w:sz w:val="22"/>
          <w:szCs w:val="22"/>
        </w:rPr>
        <w:t xml:space="preserve"> messages dynamically reflect entity policy, user role, and relationship; consistent audit trails across all sends.</w:t>
      </w:r>
    </w:p>
    <w:p w:rsidRPr="007706DE" w:rsidR="00CE11E2" w:rsidP="0001026F" w:rsidRDefault="00CE11E2" w14:paraId="10C25A8B" w14:textId="77777777">
      <w:pPr>
        <w:numPr>
          <w:ilvl w:val="0"/>
          <w:numId w:val="11"/>
        </w:numPr>
        <w:spacing w:before="100" w:beforeAutospacing="1" w:line="300" w:lineRule="atLeast"/>
        <w:rPr>
          <w:rFonts w:ascii="Calibri" w:hAnsi="Calibri" w:cs="Calibri"/>
          <w:sz w:val="22"/>
          <w:szCs w:val="22"/>
        </w:rPr>
      </w:pPr>
      <w:r w:rsidRPr="007706DE">
        <w:rPr>
          <w:rFonts w:ascii="Calibri" w:hAnsi="Calibri" w:cs="Calibri"/>
          <w:b/>
          <w:bCs/>
          <w:sz w:val="22"/>
          <w:szCs w:val="22"/>
        </w:rPr>
        <w:t>Closed</w:t>
      </w:r>
      <w:r w:rsidRPr="007706DE">
        <w:rPr>
          <w:rFonts w:ascii="Calibri" w:hAnsi="Calibri" w:cs="Calibri"/>
          <w:b/>
          <w:bCs/>
          <w:sz w:val="22"/>
          <w:szCs w:val="22"/>
        </w:rPr>
        <w:noBreakHyphen/>
      </w:r>
      <w:r w:rsidRPr="007706DE">
        <w:rPr>
          <w:rFonts w:ascii="Calibri" w:hAnsi="Calibri" w:cs="Calibri"/>
          <w:b/>
          <w:bCs/>
          <w:sz w:val="22"/>
          <w:szCs w:val="22"/>
        </w:rPr>
        <w:t>loop optimization:</w:t>
      </w:r>
      <w:r w:rsidRPr="007706DE">
        <w:rPr>
          <w:rFonts w:ascii="Calibri" w:hAnsi="Calibri" w:cs="Calibri"/>
          <w:sz w:val="22"/>
          <w:szCs w:val="22"/>
        </w:rPr>
        <w:t xml:space="preserve"> journey</w:t>
      </w:r>
      <w:r w:rsidRPr="007706DE">
        <w:rPr>
          <w:rFonts w:ascii="Calibri" w:hAnsi="Calibri" w:cs="Calibri"/>
          <w:sz w:val="22"/>
          <w:szCs w:val="22"/>
        </w:rPr>
        <w:noBreakHyphen/>
      </w:r>
      <w:r w:rsidRPr="007706DE">
        <w:rPr>
          <w:rFonts w:ascii="Calibri" w:hAnsi="Calibri" w:cs="Calibri"/>
          <w:sz w:val="22"/>
          <w:szCs w:val="22"/>
        </w:rPr>
        <w:t>level ROI, marginal lift per step, automated suppression for low</w:t>
      </w:r>
      <w:r w:rsidRPr="007706DE">
        <w:rPr>
          <w:rFonts w:ascii="Calibri" w:hAnsi="Calibri" w:cs="Calibri"/>
          <w:sz w:val="22"/>
          <w:szCs w:val="22"/>
        </w:rPr>
        <w:noBreakHyphen/>
      </w:r>
      <w:r w:rsidRPr="007706DE">
        <w:rPr>
          <w:rFonts w:ascii="Calibri" w:hAnsi="Calibri" w:cs="Calibri"/>
          <w:sz w:val="22"/>
          <w:szCs w:val="22"/>
        </w:rPr>
        <w:t>value comms.</w:t>
      </w:r>
    </w:p>
    <w:p w:rsidRPr="007706DE" w:rsidR="00CE11E2" w:rsidP="0001026F" w:rsidRDefault="00CE11E2" w14:paraId="0B1842BE" w14:textId="77777777">
      <w:pPr>
        <w:numPr>
          <w:ilvl w:val="0"/>
          <w:numId w:val="11"/>
        </w:numPr>
        <w:spacing w:before="100" w:beforeAutospacing="1" w:line="300" w:lineRule="atLeast"/>
        <w:rPr>
          <w:rFonts w:ascii="Calibri" w:hAnsi="Calibri" w:cs="Calibri"/>
          <w:sz w:val="22"/>
          <w:szCs w:val="22"/>
        </w:rPr>
      </w:pPr>
      <w:r w:rsidRPr="007706DE">
        <w:rPr>
          <w:rFonts w:ascii="Calibri" w:hAnsi="Calibri" w:cs="Calibri"/>
          <w:b/>
          <w:bCs/>
          <w:sz w:val="22"/>
          <w:szCs w:val="22"/>
        </w:rPr>
        <w:t>Operating leverage:</w:t>
      </w:r>
      <w:r w:rsidRPr="007706DE">
        <w:rPr>
          <w:rFonts w:ascii="Calibri" w:hAnsi="Calibri" w:cs="Calibri"/>
          <w:sz w:val="22"/>
          <w:szCs w:val="22"/>
        </w:rPr>
        <w:t xml:space="preserve"> minimal manual ops; catalog</w:t>
      </w:r>
      <w:r w:rsidRPr="007706DE">
        <w:rPr>
          <w:rFonts w:ascii="Calibri" w:hAnsi="Calibri" w:cs="Calibri"/>
          <w:sz w:val="22"/>
          <w:szCs w:val="22"/>
        </w:rPr>
        <w:noBreakHyphen/>
      </w:r>
      <w:r w:rsidRPr="007706DE">
        <w:rPr>
          <w:rFonts w:ascii="Calibri" w:hAnsi="Calibri" w:cs="Calibri"/>
          <w:sz w:val="22"/>
          <w:szCs w:val="22"/>
        </w:rPr>
        <w:t>driven builds (journey blueprints, policy packs, content components).</w:t>
      </w:r>
    </w:p>
    <w:p w:rsidRPr="007706DE" w:rsidR="00CE11E2" w:rsidP="00CE11E2" w:rsidRDefault="00CE11E2" w14:paraId="3CC52800" w14:textId="77777777">
      <w:pPr>
        <w:spacing w:before="100" w:beforeAutospacing="1" w:line="300" w:lineRule="atLeast"/>
        <w:rPr>
          <w:rFonts w:ascii="Calibri" w:hAnsi="Calibri" w:cs="Calibri"/>
          <w:sz w:val="22"/>
          <w:szCs w:val="22"/>
        </w:rPr>
      </w:pPr>
      <w:commentRangeStart w:id="23"/>
      <w:r w:rsidRPr="007706DE">
        <w:rPr>
          <w:rFonts w:ascii="Calibri" w:hAnsi="Calibri" w:cs="Calibri"/>
          <w:b/>
          <w:bCs/>
          <w:sz w:val="22"/>
          <w:szCs w:val="22"/>
        </w:rPr>
        <w:t>North</w:t>
      </w:r>
      <w:r w:rsidRPr="007706DE">
        <w:rPr>
          <w:rFonts w:ascii="Calibri" w:hAnsi="Calibri" w:cs="Calibri"/>
          <w:b/>
          <w:bCs/>
          <w:sz w:val="22"/>
          <w:szCs w:val="22"/>
        </w:rPr>
        <w:noBreakHyphen/>
      </w:r>
      <w:r w:rsidRPr="007706DE">
        <w:rPr>
          <w:rFonts w:ascii="Calibri" w:hAnsi="Calibri" w:cs="Calibri"/>
          <w:b/>
          <w:bCs/>
          <w:sz w:val="22"/>
          <w:szCs w:val="22"/>
        </w:rPr>
        <w:t>star outcomes by end of 2028</w:t>
      </w:r>
      <w:commentRangeEnd w:id="23"/>
      <w:r w:rsidRPr="007706DE" w:rsidR="001D7438">
        <w:rPr>
          <w:rStyle w:val="CommentReference"/>
          <w:rFonts w:ascii="Calibri" w:hAnsi="Calibri" w:cs="Calibri"/>
          <w:sz w:val="22"/>
          <w:szCs w:val="22"/>
        </w:rPr>
        <w:commentReference w:id="23"/>
      </w:r>
    </w:p>
    <w:p w:rsidRPr="007706DE" w:rsidR="00CE11E2" w:rsidP="0001026F" w:rsidRDefault="00CE11E2" w14:paraId="729C4B95" w14:textId="77777777">
      <w:pPr>
        <w:numPr>
          <w:ilvl w:val="0"/>
          <w:numId w:val="10"/>
        </w:numPr>
        <w:spacing w:before="100" w:beforeAutospacing="1" w:line="300" w:lineRule="atLeast"/>
        <w:rPr>
          <w:rFonts w:ascii="Calibri" w:hAnsi="Calibri" w:cs="Calibri"/>
          <w:sz w:val="22"/>
          <w:szCs w:val="22"/>
        </w:rPr>
      </w:pPr>
      <w:r w:rsidRPr="007706DE">
        <w:rPr>
          <w:rFonts w:ascii="Calibri" w:hAnsi="Calibri" w:cs="Calibri"/>
          <w:b/>
          <w:bCs/>
          <w:sz w:val="22"/>
          <w:szCs w:val="22"/>
        </w:rPr>
        <w:t>Unified orchestration:</w:t>
      </w:r>
      <w:r w:rsidRPr="007706DE">
        <w:rPr>
          <w:rFonts w:ascii="Calibri" w:hAnsi="Calibri" w:cs="Calibri"/>
          <w:sz w:val="22"/>
          <w:szCs w:val="22"/>
        </w:rPr>
        <w:t xml:space="preserve"> </w:t>
      </w:r>
      <w:commentRangeStart w:id="24"/>
      <w:r w:rsidRPr="007706DE">
        <w:rPr>
          <w:rFonts w:ascii="Calibri" w:hAnsi="Calibri" w:cs="Calibri"/>
          <w:sz w:val="22"/>
          <w:szCs w:val="22"/>
        </w:rPr>
        <w:t xml:space="preserve">≥85% </w:t>
      </w:r>
      <w:commentRangeEnd w:id="24"/>
      <w:r w:rsidRPr="007706DE" w:rsidR="002A08B9">
        <w:rPr>
          <w:rStyle w:val="CommentReference"/>
          <w:rFonts w:ascii="Calibri" w:hAnsi="Calibri" w:cs="Calibri"/>
          <w:sz w:val="22"/>
          <w:szCs w:val="22"/>
        </w:rPr>
        <w:commentReference w:id="24"/>
      </w:r>
      <w:r w:rsidRPr="007706DE">
        <w:rPr>
          <w:rFonts w:ascii="Calibri" w:hAnsi="Calibri" w:cs="Calibri"/>
          <w:sz w:val="22"/>
          <w:szCs w:val="22"/>
        </w:rPr>
        <w:t>of non</w:t>
      </w:r>
      <w:r w:rsidRPr="007706DE">
        <w:rPr>
          <w:rFonts w:ascii="Calibri" w:hAnsi="Calibri" w:cs="Calibri"/>
          <w:sz w:val="22"/>
          <w:szCs w:val="22"/>
        </w:rPr>
        <w:noBreakHyphen/>
      </w:r>
      <w:r w:rsidRPr="007706DE">
        <w:rPr>
          <w:rFonts w:ascii="Calibri" w:hAnsi="Calibri" w:cs="Calibri"/>
          <w:sz w:val="22"/>
          <w:szCs w:val="22"/>
        </w:rPr>
        <w:t>security comms orchestrated via CEP with journey</w:t>
      </w:r>
      <w:r w:rsidRPr="007706DE">
        <w:rPr>
          <w:rFonts w:ascii="Calibri" w:hAnsi="Calibri" w:cs="Calibri"/>
          <w:sz w:val="22"/>
          <w:szCs w:val="22"/>
        </w:rPr>
        <w:noBreakHyphen/>
      </w:r>
      <w:r w:rsidRPr="007706DE">
        <w:rPr>
          <w:rFonts w:ascii="Calibri" w:hAnsi="Calibri" w:cs="Calibri"/>
          <w:sz w:val="22"/>
          <w:szCs w:val="22"/>
        </w:rPr>
        <w:t>level governance.</w:t>
      </w:r>
    </w:p>
    <w:p w:rsidRPr="007706DE" w:rsidR="00CE11E2" w:rsidP="0001026F" w:rsidRDefault="00CE11E2" w14:paraId="710C8D2F" w14:textId="77777777">
      <w:pPr>
        <w:numPr>
          <w:ilvl w:val="0"/>
          <w:numId w:val="10"/>
        </w:numPr>
        <w:spacing w:before="100" w:beforeAutospacing="1" w:line="300" w:lineRule="atLeast"/>
        <w:rPr>
          <w:rFonts w:ascii="Calibri" w:hAnsi="Calibri" w:cs="Calibri"/>
          <w:sz w:val="22"/>
          <w:szCs w:val="22"/>
        </w:rPr>
      </w:pPr>
      <w:r w:rsidRPr="007706DE">
        <w:rPr>
          <w:rFonts w:ascii="Calibri" w:hAnsi="Calibri" w:cs="Calibri"/>
          <w:b/>
          <w:bCs/>
          <w:sz w:val="22"/>
          <w:szCs w:val="22"/>
        </w:rPr>
        <w:t>Lifecycle impact:</w:t>
      </w:r>
      <w:r w:rsidRPr="007706DE">
        <w:rPr>
          <w:rFonts w:ascii="Calibri" w:hAnsi="Calibri" w:cs="Calibri"/>
          <w:sz w:val="22"/>
          <w:szCs w:val="22"/>
        </w:rPr>
        <w:t xml:space="preserve"> +20–30% improvement in first</w:t>
      </w:r>
      <w:r w:rsidRPr="007706DE">
        <w:rPr>
          <w:rFonts w:ascii="Calibri" w:hAnsi="Calibri" w:cs="Calibri"/>
          <w:sz w:val="22"/>
          <w:szCs w:val="22"/>
        </w:rPr>
        <w:noBreakHyphen/>
      </w:r>
      <w:r w:rsidRPr="007706DE">
        <w:rPr>
          <w:rFonts w:ascii="Calibri" w:hAnsi="Calibri" w:cs="Calibri"/>
          <w:sz w:val="22"/>
          <w:szCs w:val="22"/>
        </w:rPr>
        <w:t>action completion for action-driven activity &amp; promotional communication; +10–15% retention uplift in targeted cohorts.</w:t>
      </w:r>
    </w:p>
    <w:p w:rsidRPr="007706DE" w:rsidR="00CE11E2" w:rsidP="0001026F" w:rsidRDefault="00CE11E2" w14:paraId="5B95E8A7" w14:textId="2FD6C65A">
      <w:pPr>
        <w:numPr>
          <w:ilvl w:val="0"/>
          <w:numId w:val="10"/>
        </w:numPr>
        <w:spacing w:before="100" w:beforeAutospacing="1" w:line="300" w:lineRule="atLeast"/>
        <w:rPr>
          <w:rFonts w:ascii="Calibri" w:hAnsi="Calibri" w:cs="Calibri"/>
          <w:sz w:val="22"/>
          <w:szCs w:val="22"/>
        </w:rPr>
      </w:pPr>
      <w:r w:rsidRPr="007706DE">
        <w:rPr>
          <w:rFonts w:ascii="Calibri" w:hAnsi="Calibri" w:cs="Calibri"/>
          <w:b/>
          <w:bCs/>
          <w:sz w:val="22"/>
          <w:szCs w:val="22"/>
        </w:rPr>
        <w:t>Operational efficiency:</w:t>
      </w:r>
      <w:r w:rsidRPr="007706DE">
        <w:rPr>
          <w:rFonts w:ascii="Calibri" w:hAnsi="Calibri" w:cs="Calibri"/>
          <w:sz w:val="22"/>
          <w:szCs w:val="22"/>
        </w:rPr>
        <w:t xml:space="preserve"> &gt;50% faster time</w:t>
      </w:r>
      <w:r w:rsidRPr="007706DE">
        <w:rPr>
          <w:rFonts w:ascii="Calibri" w:hAnsi="Calibri" w:cs="Calibri"/>
          <w:sz w:val="22"/>
          <w:szCs w:val="22"/>
        </w:rPr>
        <w:noBreakHyphen/>
      </w:r>
      <w:r w:rsidRPr="007706DE">
        <w:rPr>
          <w:rFonts w:ascii="Calibri" w:hAnsi="Calibri" w:cs="Calibri"/>
          <w:sz w:val="22"/>
          <w:szCs w:val="22"/>
        </w:rPr>
        <w:t>to</w:t>
      </w:r>
      <w:r w:rsidRPr="007706DE">
        <w:rPr>
          <w:rFonts w:ascii="Calibri" w:hAnsi="Calibri" w:cs="Calibri"/>
          <w:sz w:val="22"/>
          <w:szCs w:val="22"/>
        </w:rPr>
        <w:noBreakHyphen/>
      </w:r>
      <w:r w:rsidRPr="007706DE">
        <w:rPr>
          <w:rFonts w:ascii="Calibri" w:hAnsi="Calibri" w:cs="Calibri"/>
          <w:sz w:val="22"/>
          <w:szCs w:val="22"/>
        </w:rPr>
        <w:t>market for new comms; ≥40% template reduction; measurable drop in incidents/duplicates.</w:t>
      </w:r>
    </w:p>
    <w:p w:rsidRPr="007706DE" w:rsidR="00CE11E2" w:rsidP="0001026F" w:rsidRDefault="00CE11E2" w14:paraId="210B3133" w14:textId="77777777">
      <w:pPr>
        <w:numPr>
          <w:ilvl w:val="0"/>
          <w:numId w:val="10"/>
        </w:numPr>
        <w:spacing w:before="100" w:beforeAutospacing="1" w:line="300" w:lineRule="atLeast"/>
        <w:rPr>
          <w:rFonts w:ascii="Calibri" w:hAnsi="Calibri" w:cs="Calibri"/>
          <w:sz w:val="22"/>
          <w:szCs w:val="22"/>
        </w:rPr>
      </w:pPr>
      <w:r w:rsidRPr="007706DE">
        <w:rPr>
          <w:rFonts w:ascii="Calibri" w:hAnsi="Calibri" w:cs="Calibri"/>
          <w:b/>
          <w:bCs/>
          <w:sz w:val="22"/>
          <w:szCs w:val="22"/>
        </w:rPr>
        <w:t>Compliance &amp; trust:</w:t>
      </w:r>
      <w:r w:rsidRPr="007706DE">
        <w:rPr>
          <w:rFonts w:ascii="Calibri" w:hAnsi="Calibri" w:cs="Calibri"/>
          <w:sz w:val="22"/>
          <w:szCs w:val="22"/>
        </w:rPr>
        <w:t xml:space="preserve"> Zero critical breaches attributable to comms; auditable decisioning for every send.</w:t>
      </w:r>
    </w:p>
    <w:p w:rsidRPr="007706DE" w:rsidR="00CE11E2" w:rsidP="0001026F" w:rsidRDefault="00CE11E2" w14:paraId="296D1D66" w14:textId="694EDB66">
      <w:pPr>
        <w:numPr>
          <w:ilvl w:val="0"/>
          <w:numId w:val="10"/>
        </w:numPr>
        <w:spacing w:before="100" w:beforeAutospacing="1" w:line="300" w:lineRule="atLeast"/>
        <w:rPr>
          <w:rFonts w:ascii="Calibri" w:hAnsi="Calibri" w:cs="Calibri"/>
          <w:sz w:val="22"/>
          <w:szCs w:val="22"/>
        </w:rPr>
      </w:pPr>
      <w:r w:rsidRPr="007706DE">
        <w:rPr>
          <w:rFonts w:ascii="Calibri" w:hAnsi="Calibri" w:cs="Calibri"/>
          <w:b/>
          <w:bCs/>
          <w:sz w:val="22"/>
          <w:szCs w:val="22"/>
        </w:rPr>
        <w:t>Scalable architecture:</w:t>
      </w:r>
      <w:r w:rsidRPr="007706DE">
        <w:rPr>
          <w:rFonts w:ascii="Calibri" w:hAnsi="Calibri" w:cs="Calibri"/>
          <w:sz w:val="22"/>
          <w:szCs w:val="22"/>
        </w:rPr>
        <w:t xml:space="preserve"> </w:t>
      </w:r>
      <w:r w:rsidR="007B6E8D">
        <w:rPr>
          <w:rFonts w:ascii="Calibri" w:hAnsi="Calibri" w:cs="Calibri"/>
          <w:sz w:val="22"/>
          <w:szCs w:val="22"/>
        </w:rPr>
        <w:t>Support</w:t>
      </w:r>
      <w:r w:rsidRPr="007706DE">
        <w:rPr>
          <w:rFonts w:ascii="Calibri" w:hAnsi="Calibri" w:cs="Calibri"/>
          <w:sz w:val="22"/>
          <w:szCs w:val="22"/>
        </w:rPr>
        <w:t xml:space="preserve"> for </w:t>
      </w:r>
      <w:r w:rsidRPr="007706DE">
        <w:rPr>
          <w:rFonts w:ascii="Calibri" w:hAnsi="Calibri" w:cs="Calibri"/>
          <w:b/>
          <w:bCs/>
          <w:sz w:val="22"/>
          <w:szCs w:val="22"/>
        </w:rPr>
        <w:t>multi</w:t>
      </w:r>
      <w:r w:rsidRPr="007706DE">
        <w:rPr>
          <w:rFonts w:ascii="Calibri" w:hAnsi="Calibri" w:cs="Calibri"/>
          <w:b/>
          <w:bCs/>
          <w:sz w:val="22"/>
          <w:szCs w:val="22"/>
        </w:rPr>
        <w:noBreakHyphen/>
      </w:r>
      <w:r w:rsidRPr="007706DE">
        <w:rPr>
          <w:rFonts w:ascii="Calibri" w:hAnsi="Calibri" w:cs="Calibri"/>
          <w:b/>
          <w:bCs/>
          <w:sz w:val="22"/>
          <w:szCs w:val="22"/>
        </w:rPr>
        <w:t>entity</w:t>
      </w:r>
      <w:r w:rsidRPr="007706DE">
        <w:rPr>
          <w:rFonts w:ascii="Calibri" w:hAnsi="Calibri" w:cs="Calibri"/>
          <w:sz w:val="22"/>
          <w:szCs w:val="22"/>
        </w:rPr>
        <w:t xml:space="preserve"> and </w:t>
      </w:r>
      <w:r w:rsidRPr="007706DE">
        <w:rPr>
          <w:rFonts w:ascii="Calibri" w:hAnsi="Calibri" w:cs="Calibri"/>
          <w:b/>
          <w:bCs/>
          <w:sz w:val="22"/>
          <w:szCs w:val="22"/>
        </w:rPr>
        <w:t>multi</w:t>
      </w:r>
      <w:r w:rsidRPr="007706DE">
        <w:rPr>
          <w:rFonts w:ascii="Calibri" w:hAnsi="Calibri" w:cs="Calibri"/>
          <w:b/>
          <w:bCs/>
          <w:sz w:val="22"/>
          <w:szCs w:val="22"/>
        </w:rPr>
        <w:noBreakHyphen/>
      </w:r>
      <w:r w:rsidRPr="007706DE">
        <w:rPr>
          <w:rFonts w:ascii="Calibri" w:hAnsi="Calibri" w:cs="Calibri"/>
          <w:b/>
          <w:bCs/>
          <w:sz w:val="22"/>
          <w:szCs w:val="22"/>
        </w:rPr>
        <w:t>role</w:t>
      </w:r>
      <w:r w:rsidRPr="007706DE">
        <w:rPr>
          <w:rFonts w:ascii="Calibri" w:hAnsi="Calibri" w:cs="Calibri"/>
          <w:sz w:val="22"/>
          <w:szCs w:val="22"/>
        </w:rPr>
        <w:t xml:space="preserve"> (owner, employee, approver, payer, etc.) across internal and external channels.</w:t>
      </w:r>
    </w:p>
    <w:p w:rsidRPr="007706DE" w:rsidR="00CE11E2" w:rsidP="00CE11E2" w:rsidRDefault="00CE11E2" w14:paraId="59D0F0D2" w14:textId="1E42CB38">
      <w:pPr>
        <w:spacing w:line="300" w:lineRule="atLeast"/>
        <w:rPr>
          <w:rFonts w:ascii="Calibri" w:hAnsi="Calibri" w:cs="Calibri"/>
          <w:sz w:val="22"/>
          <w:szCs w:val="22"/>
        </w:rPr>
      </w:pPr>
    </w:p>
    <w:p w:rsidRPr="007706DE" w:rsidR="00CE11E2" w:rsidP="004D0259" w:rsidRDefault="005A00F0" w14:paraId="3FB381C1" w14:textId="5D787925">
      <w:pPr>
        <w:pStyle w:val="Heading3"/>
        <w:numPr>
          <w:ilvl w:val="1"/>
          <w:numId w:val="150"/>
        </w:numPr>
        <w:rPr>
          <w:rFonts w:ascii="Calibri" w:hAnsi="Calibri" w:cs="Calibri"/>
        </w:rPr>
      </w:pPr>
      <w:r>
        <w:rPr>
          <w:rFonts w:ascii="Calibri" w:hAnsi="Calibri" w:cs="Calibri"/>
        </w:rPr>
        <w:t xml:space="preserve"> </w:t>
      </w:r>
      <w:r w:rsidRPr="007706DE" w:rsidR="00CE11E2">
        <w:rPr>
          <w:rFonts w:ascii="Calibri" w:hAnsi="Calibri" w:cs="Calibri"/>
        </w:rPr>
        <w:t>Guiding Principles for Execution</w:t>
      </w:r>
    </w:p>
    <w:p w:rsidRPr="005A00F0" w:rsidR="00723814" w:rsidP="0001026F" w:rsidRDefault="00723814" w14:paraId="6B0042E0" w14:textId="0ECD2A41">
      <w:pPr>
        <w:pStyle w:val="ListParagraph"/>
        <w:numPr>
          <w:ilvl w:val="1"/>
          <w:numId w:val="38"/>
        </w:numPr>
        <w:ind w:left="360"/>
        <w:rPr>
          <w:rFonts w:ascii="Calibri" w:hAnsi="Calibri" w:cs="Calibri"/>
          <w:sz w:val="22"/>
          <w:szCs w:val="22"/>
        </w:rPr>
      </w:pPr>
      <w:r w:rsidRPr="005A00F0">
        <w:rPr>
          <w:rStyle w:val="Strong"/>
          <w:rFonts w:ascii="Calibri" w:hAnsi="Calibri" w:cs="Calibri" w:eastAsiaTheme="majorEastAsia"/>
          <w:sz w:val="22"/>
          <w:szCs w:val="22"/>
        </w:rPr>
        <w:t>Policy before scale</w:t>
      </w:r>
      <w:r w:rsidR="005A00F0">
        <w:rPr>
          <w:rStyle w:val="Strong"/>
          <w:rFonts w:ascii="Calibri" w:hAnsi="Calibri" w:cs="Calibri" w:eastAsiaTheme="majorEastAsia"/>
          <w:b w:val="0"/>
          <w:bCs w:val="0"/>
          <w:sz w:val="22"/>
          <w:szCs w:val="22"/>
        </w:rPr>
        <w:br/>
      </w:r>
      <w:r w:rsidRPr="005A00F0">
        <w:rPr>
          <w:rFonts w:ascii="Calibri" w:hAnsi="Calibri" w:cs="Calibri"/>
          <w:sz w:val="22"/>
          <w:szCs w:val="22"/>
        </w:rPr>
        <w:t>Governance rules, metadata standards, naming conventions, and compliance packs must be defined and enforced upfront, not retrofitted later.</w:t>
      </w:r>
    </w:p>
    <w:p w:rsidRPr="005A00F0" w:rsidR="00723814" w:rsidP="0001026F" w:rsidRDefault="00723814" w14:paraId="52F2476F" w14:textId="172D657B">
      <w:pPr>
        <w:pStyle w:val="ListParagraph"/>
        <w:numPr>
          <w:ilvl w:val="1"/>
          <w:numId w:val="38"/>
        </w:numPr>
        <w:ind w:left="360"/>
        <w:rPr>
          <w:rFonts w:ascii="Calibri" w:hAnsi="Calibri" w:cs="Calibri"/>
          <w:sz w:val="22"/>
          <w:szCs w:val="22"/>
        </w:rPr>
      </w:pPr>
      <w:r w:rsidRPr="005A00F0">
        <w:rPr>
          <w:rStyle w:val="Strong"/>
          <w:rFonts w:ascii="Calibri" w:hAnsi="Calibri" w:cs="Calibri" w:eastAsiaTheme="majorEastAsia"/>
          <w:sz w:val="22"/>
          <w:szCs w:val="22"/>
        </w:rPr>
        <w:t>Event</w:t>
      </w:r>
      <w:r w:rsidRPr="005A00F0">
        <w:rPr>
          <w:rStyle w:val="Strong"/>
          <w:rFonts w:ascii="Calibri" w:hAnsi="Calibri" w:cs="Calibri" w:eastAsiaTheme="majorEastAsia"/>
          <w:sz w:val="22"/>
          <w:szCs w:val="22"/>
        </w:rPr>
        <w:noBreakHyphen/>
      </w:r>
      <w:r w:rsidRPr="005A00F0">
        <w:rPr>
          <w:rStyle w:val="Strong"/>
          <w:rFonts w:ascii="Calibri" w:hAnsi="Calibri" w:cs="Calibri" w:eastAsiaTheme="majorEastAsia"/>
          <w:sz w:val="22"/>
          <w:szCs w:val="22"/>
        </w:rPr>
        <w:t>driven communication</w:t>
      </w:r>
      <w:r w:rsidRPr="005A00F0">
        <w:rPr>
          <w:rStyle w:val="Strong"/>
          <w:rFonts w:ascii="Calibri" w:hAnsi="Calibri" w:cs="Calibri" w:eastAsiaTheme="majorEastAsia"/>
          <w:b w:val="0"/>
          <w:bCs w:val="0"/>
          <w:sz w:val="22"/>
          <w:szCs w:val="22"/>
        </w:rPr>
        <w:t xml:space="preserve"> (“No event → No communication”)</w:t>
      </w:r>
      <w:r w:rsidR="005A00F0">
        <w:rPr>
          <w:rStyle w:val="Strong"/>
          <w:rFonts w:ascii="Calibri" w:hAnsi="Calibri" w:cs="Calibri" w:eastAsiaTheme="majorEastAsia"/>
          <w:b w:val="0"/>
          <w:bCs w:val="0"/>
          <w:sz w:val="22"/>
          <w:szCs w:val="22"/>
        </w:rPr>
        <w:br/>
      </w:r>
      <w:r w:rsidRPr="005A00F0">
        <w:rPr>
          <w:rFonts w:ascii="Calibri" w:hAnsi="Calibri" w:cs="Calibri"/>
          <w:sz w:val="22"/>
          <w:szCs w:val="22"/>
        </w:rPr>
        <w:t>All journeys operate on role</w:t>
      </w:r>
      <w:r w:rsidRPr="005A00F0">
        <w:rPr>
          <w:rFonts w:ascii="Calibri" w:hAnsi="Calibri" w:cs="Calibri"/>
          <w:sz w:val="22"/>
          <w:szCs w:val="22"/>
        </w:rPr>
        <w:noBreakHyphen/>
      </w:r>
      <w:r w:rsidRPr="005A00F0">
        <w:rPr>
          <w:rFonts w:ascii="Calibri" w:hAnsi="Calibri" w:cs="Calibri"/>
          <w:sz w:val="22"/>
          <w:szCs w:val="22"/>
        </w:rPr>
        <w:t xml:space="preserve"> and entity</w:t>
      </w:r>
      <w:r w:rsidRPr="005A00F0">
        <w:rPr>
          <w:rFonts w:ascii="Calibri" w:hAnsi="Calibri" w:cs="Calibri"/>
          <w:sz w:val="22"/>
          <w:szCs w:val="22"/>
        </w:rPr>
        <w:noBreakHyphen/>
      </w:r>
      <w:r w:rsidRPr="005A00F0">
        <w:rPr>
          <w:rFonts w:ascii="Calibri" w:hAnsi="Calibri" w:cs="Calibri"/>
          <w:sz w:val="22"/>
          <w:szCs w:val="22"/>
        </w:rPr>
        <w:t>aware event contracts with defined SLAs, ensuring accuracy, timeliness, and eligibility consistency.</w:t>
      </w:r>
    </w:p>
    <w:p w:rsidRPr="005A00F0" w:rsidR="00723814" w:rsidP="0001026F" w:rsidRDefault="00723814" w14:paraId="4D124537" w14:textId="52F35358">
      <w:pPr>
        <w:pStyle w:val="ListParagraph"/>
        <w:numPr>
          <w:ilvl w:val="1"/>
          <w:numId w:val="38"/>
        </w:numPr>
        <w:ind w:left="360"/>
        <w:rPr>
          <w:rFonts w:ascii="Calibri" w:hAnsi="Calibri" w:cs="Calibri"/>
          <w:sz w:val="22"/>
          <w:szCs w:val="22"/>
        </w:rPr>
      </w:pPr>
      <w:r w:rsidRPr="005A00F0">
        <w:rPr>
          <w:rStyle w:val="Strong"/>
          <w:rFonts w:ascii="Calibri" w:hAnsi="Calibri" w:cs="Calibri" w:eastAsiaTheme="majorEastAsia"/>
          <w:sz w:val="22"/>
          <w:szCs w:val="22"/>
        </w:rPr>
        <w:t>Deprecate as we recreate</w:t>
      </w:r>
      <w:r w:rsidR="005A00F0">
        <w:rPr>
          <w:rStyle w:val="Strong"/>
          <w:rFonts w:ascii="Calibri" w:hAnsi="Calibri" w:cs="Calibri" w:eastAsiaTheme="majorEastAsia"/>
          <w:b w:val="0"/>
          <w:bCs w:val="0"/>
          <w:sz w:val="22"/>
          <w:szCs w:val="22"/>
        </w:rPr>
        <w:br/>
      </w:r>
      <w:r w:rsidRPr="005A00F0">
        <w:rPr>
          <w:rFonts w:ascii="Calibri" w:hAnsi="Calibri" w:cs="Calibri"/>
          <w:sz w:val="22"/>
          <w:szCs w:val="22"/>
        </w:rPr>
        <w:t>As each communication is rebuilt in the CEP, its legacy CNH counterpart is turned off immediately to prevent dual</w:t>
      </w:r>
      <w:r w:rsidRPr="005A00F0">
        <w:rPr>
          <w:rFonts w:ascii="Calibri" w:hAnsi="Calibri" w:cs="Calibri"/>
          <w:sz w:val="22"/>
          <w:szCs w:val="22"/>
        </w:rPr>
        <w:noBreakHyphen/>
      </w:r>
      <w:r w:rsidRPr="005A00F0">
        <w:rPr>
          <w:rFonts w:ascii="Calibri" w:hAnsi="Calibri" w:cs="Calibri"/>
          <w:sz w:val="22"/>
          <w:szCs w:val="22"/>
        </w:rPr>
        <w:t>system drift.</w:t>
      </w:r>
    </w:p>
    <w:p w:rsidRPr="005A00F0" w:rsidR="00723814" w:rsidP="0001026F" w:rsidRDefault="00723814" w14:paraId="0CFF03AF" w14:textId="08821124">
      <w:pPr>
        <w:pStyle w:val="ListParagraph"/>
        <w:numPr>
          <w:ilvl w:val="1"/>
          <w:numId w:val="38"/>
        </w:numPr>
        <w:ind w:left="360"/>
        <w:rPr>
          <w:rFonts w:ascii="Calibri" w:hAnsi="Calibri" w:cs="Calibri"/>
          <w:sz w:val="22"/>
          <w:szCs w:val="22"/>
        </w:rPr>
      </w:pPr>
      <w:r w:rsidRPr="005A00F0">
        <w:rPr>
          <w:rStyle w:val="Strong"/>
          <w:rFonts w:ascii="Calibri" w:hAnsi="Calibri" w:cs="Calibri" w:eastAsiaTheme="majorEastAsia"/>
          <w:sz w:val="22"/>
          <w:szCs w:val="22"/>
        </w:rPr>
        <w:t>Enable safe self</w:t>
      </w:r>
      <w:r w:rsidRPr="005A00F0">
        <w:rPr>
          <w:rStyle w:val="Strong"/>
          <w:rFonts w:ascii="Calibri" w:hAnsi="Calibri" w:cs="Calibri" w:eastAsiaTheme="majorEastAsia"/>
          <w:sz w:val="22"/>
          <w:szCs w:val="22"/>
        </w:rPr>
        <w:noBreakHyphen/>
      </w:r>
      <w:r w:rsidRPr="005A00F0">
        <w:rPr>
          <w:rStyle w:val="Strong"/>
          <w:rFonts w:ascii="Calibri" w:hAnsi="Calibri" w:cs="Calibri" w:eastAsiaTheme="majorEastAsia"/>
          <w:sz w:val="22"/>
          <w:szCs w:val="22"/>
        </w:rPr>
        <w:t>serve within guardrails</w:t>
      </w:r>
      <w:r w:rsidR="005A00F0">
        <w:rPr>
          <w:rStyle w:val="Strong"/>
          <w:rFonts w:ascii="Calibri" w:hAnsi="Calibri" w:cs="Calibri" w:eastAsiaTheme="majorEastAsia"/>
          <w:b w:val="0"/>
          <w:bCs w:val="0"/>
          <w:sz w:val="22"/>
          <w:szCs w:val="22"/>
        </w:rPr>
        <w:br/>
      </w:r>
      <w:r w:rsidRPr="005A00F0">
        <w:rPr>
          <w:rFonts w:ascii="Calibri" w:hAnsi="Calibri" w:cs="Calibri"/>
          <w:sz w:val="22"/>
          <w:szCs w:val="22"/>
        </w:rPr>
        <w:t>Product, LCM, and domain owners can create, localize, and update communications — but only within enforced templates, metadata, policy</w:t>
      </w:r>
      <w:r w:rsidRPr="005A00F0">
        <w:rPr>
          <w:rFonts w:ascii="Calibri" w:hAnsi="Calibri" w:cs="Calibri"/>
          <w:sz w:val="22"/>
          <w:szCs w:val="22"/>
        </w:rPr>
        <w:noBreakHyphen/>
      </w:r>
      <w:r w:rsidRPr="005A00F0">
        <w:rPr>
          <w:rFonts w:ascii="Calibri" w:hAnsi="Calibri" w:cs="Calibri"/>
          <w:sz w:val="22"/>
          <w:szCs w:val="22"/>
        </w:rPr>
        <w:t>as</w:t>
      </w:r>
      <w:r w:rsidRPr="005A00F0">
        <w:rPr>
          <w:rFonts w:ascii="Calibri" w:hAnsi="Calibri" w:cs="Calibri"/>
          <w:sz w:val="22"/>
          <w:szCs w:val="22"/>
        </w:rPr>
        <w:noBreakHyphen/>
      </w:r>
      <w:r w:rsidRPr="005A00F0">
        <w:rPr>
          <w:rFonts w:ascii="Calibri" w:hAnsi="Calibri" w:cs="Calibri"/>
          <w:sz w:val="22"/>
          <w:szCs w:val="22"/>
        </w:rPr>
        <w:t>code, permissions, and routing rules.</w:t>
      </w:r>
    </w:p>
    <w:p w:rsidRPr="005A00F0" w:rsidR="00723814" w:rsidP="0001026F" w:rsidRDefault="00723814" w14:paraId="741F2BEB" w14:textId="6EC61C1E">
      <w:pPr>
        <w:pStyle w:val="ListParagraph"/>
        <w:numPr>
          <w:ilvl w:val="1"/>
          <w:numId w:val="38"/>
        </w:numPr>
        <w:ind w:left="360"/>
        <w:rPr>
          <w:rFonts w:ascii="Calibri" w:hAnsi="Calibri" w:cs="Calibri"/>
          <w:sz w:val="22"/>
          <w:szCs w:val="22"/>
        </w:rPr>
      </w:pPr>
      <w:r w:rsidRPr="005A00F0">
        <w:rPr>
          <w:rStyle w:val="Strong"/>
          <w:rFonts w:ascii="Calibri" w:hAnsi="Calibri" w:cs="Calibri" w:eastAsiaTheme="majorEastAsia"/>
          <w:sz w:val="22"/>
          <w:szCs w:val="22"/>
        </w:rPr>
        <w:t>Measure outcomes by design</w:t>
      </w:r>
      <w:r w:rsidR="005A00F0">
        <w:rPr>
          <w:rStyle w:val="Strong"/>
          <w:rFonts w:ascii="Calibri" w:hAnsi="Calibri" w:cs="Calibri" w:eastAsiaTheme="majorEastAsia"/>
          <w:b w:val="0"/>
          <w:bCs w:val="0"/>
          <w:sz w:val="22"/>
          <w:szCs w:val="22"/>
        </w:rPr>
        <w:br/>
      </w:r>
      <w:r w:rsidRPr="005A00F0">
        <w:rPr>
          <w:rFonts w:ascii="Calibri" w:hAnsi="Calibri" w:cs="Calibri"/>
          <w:sz w:val="22"/>
          <w:szCs w:val="22"/>
        </w:rPr>
        <w:t>Every communication must declare a KPI (CTR, action completion, downstream lift, etc.) and be measured, optimized, or deprecated based on performance.</w:t>
      </w:r>
    </w:p>
    <w:p w:rsidRPr="005A00F0" w:rsidR="00E6042B" w:rsidP="0001026F" w:rsidRDefault="00E6042B" w14:paraId="4A2BA7A6" w14:textId="0AB6DE71">
      <w:pPr>
        <w:pStyle w:val="ListParagraph"/>
        <w:numPr>
          <w:ilvl w:val="1"/>
          <w:numId w:val="38"/>
        </w:numPr>
        <w:ind w:left="360"/>
        <w:rPr>
          <w:rFonts w:ascii="Calibri" w:hAnsi="Calibri" w:cs="Calibri"/>
          <w:sz w:val="22"/>
          <w:szCs w:val="22"/>
        </w:rPr>
      </w:pPr>
      <w:r w:rsidRPr="005A00F0">
        <w:rPr>
          <w:rStyle w:val="Strong"/>
          <w:rFonts w:ascii="Calibri" w:hAnsi="Calibri" w:cs="Calibri" w:eastAsiaTheme="majorEastAsia"/>
          <w:sz w:val="22"/>
          <w:szCs w:val="22"/>
        </w:rPr>
        <w:t>Invest only in “new” CEP</w:t>
      </w:r>
      <w:r w:rsidRPr="005A00F0">
        <w:rPr>
          <w:rStyle w:val="Strong"/>
          <w:rFonts w:ascii="Calibri" w:hAnsi="Calibri" w:cs="Calibri" w:eastAsiaTheme="majorEastAsia"/>
          <w:sz w:val="22"/>
          <w:szCs w:val="22"/>
        </w:rPr>
        <w:noBreakHyphen/>
      </w:r>
      <w:r w:rsidRPr="005A00F0">
        <w:rPr>
          <w:rStyle w:val="Strong"/>
          <w:rFonts w:ascii="Calibri" w:hAnsi="Calibri" w:cs="Calibri" w:eastAsiaTheme="majorEastAsia"/>
          <w:sz w:val="22"/>
          <w:szCs w:val="22"/>
        </w:rPr>
        <w:t>orchestrated communications</w:t>
      </w:r>
      <w:r w:rsidR="005A00F0">
        <w:rPr>
          <w:rStyle w:val="Strong"/>
          <w:rFonts w:ascii="Calibri" w:hAnsi="Calibri" w:cs="Calibri" w:eastAsiaTheme="majorEastAsia"/>
          <w:b w:val="0"/>
          <w:bCs w:val="0"/>
          <w:sz w:val="22"/>
          <w:szCs w:val="22"/>
        </w:rPr>
        <w:br/>
      </w:r>
      <w:r w:rsidRPr="005A00F0">
        <w:rPr>
          <w:rFonts w:ascii="Calibri" w:hAnsi="Calibri" w:cs="Calibri"/>
          <w:sz w:val="22"/>
          <w:szCs w:val="22"/>
        </w:rPr>
        <w:t>All future enhancements are built through the governed CEP layer.</w:t>
      </w:r>
      <w:r w:rsidRPr="005A00F0">
        <w:rPr>
          <w:rFonts w:ascii="Calibri" w:hAnsi="Calibri" w:cs="Calibri"/>
          <w:sz w:val="22"/>
          <w:szCs w:val="22"/>
        </w:rPr>
        <w:br/>
      </w:r>
      <w:r w:rsidRPr="005A00F0">
        <w:rPr>
          <w:rFonts w:ascii="Calibri" w:hAnsi="Calibri" w:cs="Calibri"/>
          <w:sz w:val="22"/>
          <w:szCs w:val="22"/>
        </w:rPr>
        <w:t>No additional investment goes into CNH or legacy senders beyond temporary fixes to prevent customer harm.</w:t>
      </w:r>
    </w:p>
    <w:p w:rsidRPr="005A00F0" w:rsidR="00E6042B" w:rsidP="0001026F" w:rsidRDefault="00E6042B" w14:paraId="22A05AD9" w14:textId="4CE66E27">
      <w:pPr>
        <w:pStyle w:val="ListParagraph"/>
        <w:numPr>
          <w:ilvl w:val="1"/>
          <w:numId w:val="38"/>
        </w:numPr>
        <w:ind w:left="360"/>
        <w:rPr>
          <w:rFonts w:ascii="Calibri" w:hAnsi="Calibri" w:cs="Calibri"/>
          <w:sz w:val="22"/>
          <w:szCs w:val="22"/>
        </w:rPr>
      </w:pPr>
      <w:r w:rsidRPr="005A00F0">
        <w:rPr>
          <w:rStyle w:val="Strong"/>
          <w:rFonts w:ascii="Calibri" w:hAnsi="Calibri" w:cs="Calibri" w:eastAsiaTheme="majorEastAsia"/>
          <w:sz w:val="22"/>
          <w:szCs w:val="22"/>
        </w:rPr>
        <w:t>Unified data layer across ROW and China</w:t>
      </w:r>
      <w:r w:rsidR="005A00F0">
        <w:rPr>
          <w:rStyle w:val="Strong"/>
          <w:rFonts w:ascii="Calibri" w:hAnsi="Calibri" w:cs="Calibri" w:eastAsiaTheme="majorEastAsia"/>
          <w:b w:val="0"/>
          <w:bCs w:val="0"/>
          <w:sz w:val="22"/>
          <w:szCs w:val="22"/>
        </w:rPr>
        <w:br/>
      </w:r>
      <w:r w:rsidRPr="005A00F0">
        <w:rPr>
          <w:rFonts w:ascii="Calibri" w:hAnsi="Calibri" w:cs="Calibri"/>
          <w:sz w:val="22"/>
          <w:szCs w:val="22"/>
        </w:rPr>
        <w:t xml:space="preserve">Identity, events, traits, preferences, and governance signals come from a single source of truth—consumed equally by Braze (ROW) and </w:t>
      </w:r>
      <w:proofErr w:type="spellStart"/>
      <w:r w:rsidRPr="005A00F0">
        <w:rPr>
          <w:rFonts w:ascii="Calibri" w:hAnsi="Calibri" w:cs="Calibri"/>
          <w:sz w:val="22"/>
          <w:szCs w:val="22"/>
        </w:rPr>
        <w:t>BessChannel</w:t>
      </w:r>
      <w:proofErr w:type="spellEnd"/>
      <w:r w:rsidRPr="005A00F0">
        <w:rPr>
          <w:rFonts w:ascii="Calibri" w:hAnsi="Calibri" w:cs="Calibri"/>
          <w:sz w:val="22"/>
          <w:szCs w:val="22"/>
        </w:rPr>
        <w:t xml:space="preserve"> (China).</w:t>
      </w:r>
    </w:p>
    <w:p w:rsidRPr="005A00F0" w:rsidR="00E6042B" w:rsidP="0001026F" w:rsidRDefault="00E6042B" w14:paraId="6914CB88" w14:textId="03F8D518">
      <w:pPr>
        <w:pStyle w:val="ListParagraph"/>
        <w:numPr>
          <w:ilvl w:val="1"/>
          <w:numId w:val="38"/>
        </w:numPr>
        <w:ind w:left="360"/>
        <w:rPr>
          <w:rFonts w:ascii="Calibri" w:hAnsi="Calibri" w:cs="Calibri"/>
          <w:sz w:val="22"/>
          <w:szCs w:val="22"/>
        </w:rPr>
      </w:pPr>
      <w:r w:rsidRPr="005A00F0">
        <w:rPr>
          <w:rStyle w:val="Strong"/>
          <w:rFonts w:ascii="Calibri" w:hAnsi="Calibri" w:cs="Calibri" w:eastAsiaTheme="majorEastAsia"/>
          <w:sz w:val="22"/>
          <w:szCs w:val="22"/>
        </w:rPr>
        <w:t>Experimentation by default (A/B and holdouts)</w:t>
      </w:r>
      <w:r w:rsidR="005A00F0">
        <w:rPr>
          <w:rStyle w:val="Strong"/>
          <w:rFonts w:ascii="Calibri" w:hAnsi="Calibri" w:cs="Calibri" w:eastAsiaTheme="majorEastAsia"/>
          <w:b w:val="0"/>
          <w:bCs w:val="0"/>
          <w:sz w:val="22"/>
          <w:szCs w:val="22"/>
        </w:rPr>
        <w:br/>
      </w:r>
      <w:r w:rsidRPr="005A00F0">
        <w:rPr>
          <w:rFonts w:ascii="Calibri" w:hAnsi="Calibri" w:cs="Calibri"/>
          <w:sz w:val="22"/>
          <w:szCs w:val="22"/>
        </w:rPr>
        <w:t>Every governed communication must be A/B</w:t>
      </w:r>
      <w:r w:rsidRPr="005A00F0">
        <w:rPr>
          <w:rFonts w:ascii="Calibri" w:hAnsi="Calibri" w:cs="Calibri"/>
          <w:sz w:val="22"/>
          <w:szCs w:val="22"/>
        </w:rPr>
        <w:noBreakHyphen/>
      </w:r>
      <w:r w:rsidRPr="005A00F0">
        <w:rPr>
          <w:rFonts w:ascii="Calibri" w:hAnsi="Calibri" w:cs="Calibri"/>
          <w:sz w:val="22"/>
          <w:szCs w:val="22"/>
        </w:rPr>
        <w:t>testable using standardized components and templates, supporting continuous improvement and clear ROI.</w:t>
      </w:r>
    </w:p>
    <w:p w:rsidRPr="005A00F0" w:rsidR="00E6042B" w:rsidP="0001026F" w:rsidRDefault="00E6042B" w14:paraId="3A9D9531" w14:textId="6E54C118">
      <w:pPr>
        <w:pStyle w:val="ListParagraph"/>
        <w:numPr>
          <w:ilvl w:val="1"/>
          <w:numId w:val="38"/>
        </w:numPr>
        <w:ind w:left="360"/>
        <w:rPr>
          <w:rFonts w:ascii="Calibri" w:hAnsi="Calibri" w:cs="Calibri"/>
          <w:sz w:val="22"/>
          <w:szCs w:val="22"/>
        </w:rPr>
      </w:pPr>
      <w:r w:rsidRPr="005A00F0">
        <w:rPr>
          <w:rStyle w:val="Strong"/>
          <w:rFonts w:ascii="Calibri" w:hAnsi="Calibri" w:cs="Calibri" w:eastAsiaTheme="majorEastAsia"/>
          <w:sz w:val="22"/>
          <w:szCs w:val="22"/>
        </w:rPr>
        <w:t>Real</w:t>
      </w:r>
      <w:r w:rsidRPr="005A00F0">
        <w:rPr>
          <w:rStyle w:val="Strong"/>
          <w:rFonts w:ascii="Calibri" w:hAnsi="Calibri" w:cs="Calibri" w:eastAsiaTheme="majorEastAsia"/>
          <w:sz w:val="22"/>
          <w:szCs w:val="22"/>
        </w:rPr>
        <w:noBreakHyphen/>
      </w:r>
      <w:r w:rsidRPr="005A00F0">
        <w:rPr>
          <w:rStyle w:val="Strong"/>
          <w:rFonts w:ascii="Calibri" w:hAnsi="Calibri" w:cs="Calibri" w:eastAsiaTheme="majorEastAsia"/>
          <w:sz w:val="22"/>
          <w:szCs w:val="22"/>
        </w:rPr>
        <w:t>time vs near</w:t>
      </w:r>
      <w:r w:rsidRPr="005A00F0">
        <w:rPr>
          <w:rStyle w:val="Strong"/>
          <w:rFonts w:ascii="Calibri" w:hAnsi="Calibri" w:cs="Calibri" w:eastAsiaTheme="majorEastAsia"/>
          <w:sz w:val="22"/>
          <w:szCs w:val="22"/>
        </w:rPr>
        <w:noBreakHyphen/>
      </w:r>
      <w:r w:rsidRPr="005A00F0">
        <w:rPr>
          <w:rStyle w:val="Strong"/>
          <w:rFonts w:ascii="Calibri" w:hAnsi="Calibri" w:cs="Calibri" w:eastAsiaTheme="majorEastAsia"/>
          <w:sz w:val="22"/>
          <w:szCs w:val="22"/>
        </w:rPr>
        <w:t>real</w:t>
      </w:r>
      <w:r w:rsidRPr="005A00F0">
        <w:rPr>
          <w:rStyle w:val="Strong"/>
          <w:rFonts w:ascii="Calibri" w:hAnsi="Calibri" w:cs="Calibri" w:eastAsiaTheme="majorEastAsia"/>
          <w:sz w:val="22"/>
          <w:szCs w:val="22"/>
        </w:rPr>
        <w:noBreakHyphen/>
      </w:r>
      <w:r w:rsidRPr="005A00F0">
        <w:rPr>
          <w:rStyle w:val="Strong"/>
          <w:rFonts w:ascii="Calibri" w:hAnsi="Calibri" w:cs="Calibri" w:eastAsiaTheme="majorEastAsia"/>
          <w:sz w:val="22"/>
          <w:szCs w:val="22"/>
        </w:rPr>
        <w:t>time clarity</w:t>
      </w:r>
      <w:r w:rsidR="005A00F0">
        <w:rPr>
          <w:rStyle w:val="Strong"/>
          <w:rFonts w:ascii="Calibri" w:hAnsi="Calibri" w:cs="Calibri" w:eastAsiaTheme="majorEastAsia"/>
          <w:b w:val="0"/>
          <w:bCs w:val="0"/>
          <w:sz w:val="22"/>
          <w:szCs w:val="22"/>
        </w:rPr>
        <w:br/>
      </w:r>
      <w:r w:rsidRPr="005A00F0">
        <w:rPr>
          <w:rFonts w:ascii="Calibri" w:hAnsi="Calibri" w:cs="Calibri"/>
          <w:sz w:val="22"/>
          <w:szCs w:val="22"/>
        </w:rPr>
        <w:t>Not all communications are real</w:t>
      </w:r>
      <w:r w:rsidRPr="005A00F0">
        <w:rPr>
          <w:rFonts w:ascii="Calibri" w:hAnsi="Calibri" w:cs="Calibri"/>
          <w:sz w:val="22"/>
          <w:szCs w:val="22"/>
        </w:rPr>
        <w:noBreakHyphen/>
      </w:r>
      <w:r w:rsidRPr="005A00F0">
        <w:rPr>
          <w:rFonts w:ascii="Calibri" w:hAnsi="Calibri" w:cs="Calibri"/>
          <w:sz w:val="22"/>
          <w:szCs w:val="22"/>
        </w:rPr>
        <w:t>time.</w:t>
      </w:r>
      <w:r w:rsidRPr="005A00F0">
        <w:rPr>
          <w:rFonts w:ascii="Calibri" w:hAnsi="Calibri" w:cs="Calibri"/>
          <w:sz w:val="22"/>
          <w:szCs w:val="22"/>
        </w:rPr>
        <w:br/>
      </w:r>
      <w:r w:rsidRPr="005A00F0">
        <w:rPr>
          <w:rFonts w:ascii="Calibri" w:hAnsi="Calibri" w:cs="Calibri"/>
          <w:sz w:val="22"/>
          <w:szCs w:val="22"/>
        </w:rPr>
        <w:t>The system follows explicit event tiers:</w:t>
      </w:r>
    </w:p>
    <w:p w:rsidRPr="005A00F0" w:rsidR="00E6042B" w:rsidP="004D0259" w:rsidRDefault="00E6042B" w14:paraId="4A7139C3" w14:textId="77777777">
      <w:pPr>
        <w:pStyle w:val="ListParagraph"/>
        <w:numPr>
          <w:ilvl w:val="2"/>
          <w:numId w:val="149"/>
        </w:numPr>
        <w:ind w:left="1080"/>
        <w:rPr>
          <w:rFonts w:ascii="Calibri" w:hAnsi="Calibri" w:cs="Calibri"/>
          <w:sz w:val="22"/>
          <w:szCs w:val="22"/>
        </w:rPr>
      </w:pPr>
      <w:r w:rsidRPr="005A00F0">
        <w:rPr>
          <w:rStyle w:val="Strong"/>
          <w:rFonts w:ascii="Calibri" w:hAnsi="Calibri" w:cs="Calibri" w:eastAsiaTheme="majorEastAsia"/>
          <w:sz w:val="22"/>
          <w:szCs w:val="22"/>
        </w:rPr>
        <w:t>Critical real</w:t>
      </w:r>
      <w:r w:rsidRPr="005A00F0">
        <w:rPr>
          <w:rStyle w:val="Strong"/>
          <w:rFonts w:ascii="Calibri" w:hAnsi="Calibri" w:cs="Calibri" w:eastAsiaTheme="majorEastAsia"/>
          <w:sz w:val="22"/>
          <w:szCs w:val="22"/>
        </w:rPr>
        <w:noBreakHyphen/>
      </w:r>
      <w:r w:rsidRPr="005A00F0">
        <w:rPr>
          <w:rStyle w:val="Strong"/>
          <w:rFonts w:ascii="Calibri" w:hAnsi="Calibri" w:cs="Calibri" w:eastAsiaTheme="majorEastAsia"/>
          <w:sz w:val="22"/>
          <w:szCs w:val="22"/>
        </w:rPr>
        <w:t>time (seconds):</w:t>
      </w:r>
      <w:r w:rsidRPr="005A00F0">
        <w:rPr>
          <w:rFonts w:ascii="Calibri" w:hAnsi="Calibri" w:cs="Calibri"/>
          <w:sz w:val="22"/>
          <w:szCs w:val="22"/>
        </w:rPr>
        <w:t xml:space="preserve"> payments, KYC milestones, required actions</w:t>
      </w:r>
    </w:p>
    <w:p w:rsidRPr="005A00F0" w:rsidR="00E6042B" w:rsidP="004D0259" w:rsidRDefault="00E6042B" w14:paraId="74C1DA2F" w14:textId="77777777">
      <w:pPr>
        <w:pStyle w:val="ListParagraph"/>
        <w:numPr>
          <w:ilvl w:val="2"/>
          <w:numId w:val="149"/>
        </w:numPr>
        <w:ind w:left="1080"/>
        <w:rPr>
          <w:rFonts w:ascii="Calibri" w:hAnsi="Calibri" w:cs="Calibri"/>
          <w:sz w:val="22"/>
          <w:szCs w:val="22"/>
        </w:rPr>
      </w:pPr>
      <w:r w:rsidRPr="005A00F0">
        <w:rPr>
          <w:rStyle w:val="Strong"/>
          <w:rFonts w:ascii="Calibri" w:hAnsi="Calibri" w:cs="Calibri" w:eastAsiaTheme="majorEastAsia"/>
          <w:sz w:val="22"/>
          <w:szCs w:val="22"/>
        </w:rPr>
        <w:t>Journey triggers (sub</w:t>
      </w:r>
      <w:r w:rsidRPr="005A00F0">
        <w:rPr>
          <w:rStyle w:val="Strong"/>
          <w:rFonts w:ascii="Calibri" w:hAnsi="Calibri" w:cs="Calibri" w:eastAsiaTheme="majorEastAsia"/>
          <w:sz w:val="22"/>
          <w:szCs w:val="22"/>
        </w:rPr>
        <w:noBreakHyphen/>
      </w:r>
      <w:r w:rsidRPr="005A00F0">
        <w:rPr>
          <w:rStyle w:val="Strong"/>
          <w:rFonts w:ascii="Calibri" w:hAnsi="Calibri" w:cs="Calibri" w:eastAsiaTheme="majorEastAsia"/>
          <w:sz w:val="22"/>
          <w:szCs w:val="22"/>
        </w:rPr>
        <w:t>minute):</w:t>
      </w:r>
      <w:r w:rsidRPr="005A00F0">
        <w:rPr>
          <w:rFonts w:ascii="Calibri" w:hAnsi="Calibri" w:cs="Calibri"/>
          <w:sz w:val="22"/>
          <w:szCs w:val="22"/>
        </w:rPr>
        <w:t xml:space="preserve"> onboarding, usage thresholds, reactivation</w:t>
      </w:r>
    </w:p>
    <w:p w:rsidRPr="005A00F0" w:rsidR="00E6042B" w:rsidP="004D0259" w:rsidRDefault="00E6042B" w14:paraId="4BDC2FF0" w14:textId="77777777">
      <w:pPr>
        <w:pStyle w:val="ListParagraph"/>
        <w:numPr>
          <w:ilvl w:val="2"/>
          <w:numId w:val="149"/>
        </w:numPr>
        <w:ind w:left="1080"/>
        <w:rPr>
          <w:rFonts w:ascii="Calibri" w:hAnsi="Calibri" w:cs="Calibri"/>
          <w:sz w:val="22"/>
          <w:szCs w:val="22"/>
        </w:rPr>
      </w:pPr>
      <w:r w:rsidRPr="005A00F0">
        <w:rPr>
          <w:rStyle w:val="Strong"/>
          <w:rFonts w:ascii="Calibri" w:hAnsi="Calibri" w:cs="Calibri" w:eastAsiaTheme="majorEastAsia"/>
          <w:sz w:val="22"/>
          <w:szCs w:val="22"/>
        </w:rPr>
        <w:t>Audience/traits (minutes):</w:t>
      </w:r>
      <w:r w:rsidRPr="005A00F0">
        <w:rPr>
          <w:rFonts w:ascii="Calibri" w:hAnsi="Calibri" w:cs="Calibri"/>
          <w:sz w:val="22"/>
          <w:szCs w:val="22"/>
        </w:rPr>
        <w:t xml:space="preserve"> segments, thresholds, states</w:t>
      </w:r>
      <w:r w:rsidRPr="005A00F0">
        <w:rPr>
          <w:rFonts w:ascii="Calibri" w:hAnsi="Calibri" w:cs="Calibri"/>
          <w:sz w:val="22"/>
          <w:szCs w:val="22"/>
        </w:rPr>
        <w:br/>
      </w:r>
      <w:r w:rsidRPr="005A00F0">
        <w:rPr>
          <w:rFonts w:ascii="Calibri" w:hAnsi="Calibri" w:cs="Calibri"/>
          <w:sz w:val="22"/>
          <w:szCs w:val="22"/>
        </w:rPr>
        <w:t>Each tier has defined latency expectations.</w:t>
      </w:r>
    </w:p>
    <w:p w:rsidRPr="005A00F0" w:rsidR="00E6042B" w:rsidP="0001026F" w:rsidRDefault="00E6042B" w14:paraId="6D0453F3" w14:textId="22F76775">
      <w:pPr>
        <w:pStyle w:val="ListParagraph"/>
        <w:numPr>
          <w:ilvl w:val="1"/>
          <w:numId w:val="38"/>
        </w:numPr>
        <w:ind w:left="360"/>
        <w:rPr>
          <w:rFonts w:ascii="Calibri" w:hAnsi="Calibri" w:cs="Calibri"/>
          <w:sz w:val="22"/>
          <w:szCs w:val="22"/>
        </w:rPr>
      </w:pPr>
      <w:r w:rsidRPr="005A00F0">
        <w:rPr>
          <w:rStyle w:val="Strong"/>
          <w:rFonts w:ascii="Calibri" w:hAnsi="Calibri" w:cs="Calibri" w:eastAsiaTheme="majorEastAsia"/>
          <w:sz w:val="22"/>
          <w:szCs w:val="22"/>
        </w:rPr>
        <w:t>Integration with 3rd</w:t>
      </w:r>
      <w:r w:rsidRPr="005A00F0">
        <w:rPr>
          <w:rStyle w:val="Strong"/>
          <w:rFonts w:ascii="Calibri" w:hAnsi="Calibri" w:cs="Calibri" w:eastAsiaTheme="majorEastAsia"/>
          <w:sz w:val="22"/>
          <w:szCs w:val="22"/>
        </w:rPr>
        <w:noBreakHyphen/>
      </w:r>
      <w:r w:rsidRPr="005A00F0">
        <w:rPr>
          <w:rStyle w:val="Strong"/>
          <w:rFonts w:ascii="Calibri" w:hAnsi="Calibri" w:cs="Calibri" w:eastAsiaTheme="majorEastAsia"/>
          <w:sz w:val="22"/>
          <w:szCs w:val="22"/>
        </w:rPr>
        <w:t>party data and triggers</w:t>
      </w:r>
      <w:r w:rsidR="005A00F0">
        <w:rPr>
          <w:rStyle w:val="Strong"/>
          <w:rFonts w:ascii="Calibri" w:hAnsi="Calibri" w:cs="Calibri" w:eastAsiaTheme="majorEastAsia"/>
          <w:b w:val="0"/>
          <w:bCs w:val="0"/>
          <w:sz w:val="22"/>
          <w:szCs w:val="22"/>
        </w:rPr>
        <w:br/>
      </w:r>
      <w:r w:rsidRPr="005A00F0">
        <w:rPr>
          <w:rFonts w:ascii="Calibri" w:hAnsi="Calibri" w:cs="Calibri"/>
          <w:sz w:val="22"/>
          <w:szCs w:val="22"/>
        </w:rPr>
        <w:t>The orchestration layer must support external triggers from partners, marketplaces, financial stack systems, and risk/compliance engines to power cross</w:t>
      </w:r>
      <w:r w:rsidRPr="005A00F0">
        <w:rPr>
          <w:rFonts w:ascii="Calibri" w:hAnsi="Calibri" w:cs="Calibri"/>
          <w:sz w:val="22"/>
          <w:szCs w:val="22"/>
        </w:rPr>
        <w:noBreakHyphen/>
      </w:r>
      <w:r w:rsidRPr="005A00F0">
        <w:rPr>
          <w:rFonts w:ascii="Calibri" w:hAnsi="Calibri" w:cs="Calibri"/>
          <w:sz w:val="22"/>
          <w:szCs w:val="22"/>
        </w:rPr>
        <w:t>ecosystem journeys.</w:t>
      </w:r>
    </w:p>
    <w:p w:rsidRPr="005A00F0" w:rsidR="00A81D4A" w:rsidP="0001026F" w:rsidRDefault="00A81D4A" w14:paraId="5220BE8B" w14:textId="04089A13">
      <w:pPr>
        <w:pStyle w:val="ListParagraph"/>
        <w:numPr>
          <w:ilvl w:val="1"/>
          <w:numId w:val="38"/>
        </w:numPr>
        <w:ind w:left="360"/>
        <w:rPr>
          <w:rFonts w:ascii="Calibri" w:hAnsi="Calibri" w:cs="Calibri"/>
          <w:sz w:val="22"/>
          <w:szCs w:val="22"/>
        </w:rPr>
      </w:pPr>
      <w:r w:rsidRPr="005A00F0">
        <w:rPr>
          <w:rStyle w:val="Strong"/>
          <w:rFonts w:ascii="Calibri" w:hAnsi="Calibri" w:cs="Calibri" w:eastAsiaTheme="majorEastAsia"/>
          <w:sz w:val="22"/>
          <w:szCs w:val="22"/>
        </w:rPr>
        <w:t>Categorization &amp; metadata are mandatory at creation</w:t>
      </w:r>
      <w:r w:rsidR="005A00F0">
        <w:rPr>
          <w:rStyle w:val="Strong"/>
          <w:rFonts w:ascii="Calibri" w:hAnsi="Calibri" w:cs="Calibri" w:eastAsiaTheme="majorEastAsia"/>
          <w:b w:val="0"/>
          <w:bCs w:val="0"/>
          <w:sz w:val="22"/>
          <w:szCs w:val="22"/>
        </w:rPr>
        <w:br/>
      </w:r>
      <w:r w:rsidRPr="005A00F0">
        <w:rPr>
          <w:rFonts w:ascii="Calibri" w:hAnsi="Calibri" w:cs="Calibri"/>
          <w:sz w:val="22"/>
          <w:szCs w:val="22"/>
        </w:rPr>
        <w:t>Every communication must be fully categorized — by type, exact category, lifecycle stage, domain, regulatory requirements, priority/severity — to power eligibility, routing, preferences, BO visibility, and measurement.</w:t>
      </w:r>
    </w:p>
    <w:p w:rsidRPr="005A00F0" w:rsidR="00A81D4A" w:rsidP="0001026F" w:rsidRDefault="00A81D4A" w14:paraId="5EA9A9FC" w14:textId="61735CC7">
      <w:pPr>
        <w:pStyle w:val="ListParagraph"/>
        <w:numPr>
          <w:ilvl w:val="1"/>
          <w:numId w:val="38"/>
        </w:numPr>
        <w:ind w:left="360"/>
        <w:rPr>
          <w:rFonts w:ascii="Calibri" w:hAnsi="Calibri" w:cs="Calibri"/>
          <w:sz w:val="22"/>
          <w:szCs w:val="22"/>
        </w:rPr>
      </w:pPr>
      <w:r w:rsidRPr="005A00F0">
        <w:rPr>
          <w:rStyle w:val="Strong"/>
          <w:rFonts w:ascii="Calibri" w:hAnsi="Calibri" w:cs="Calibri" w:eastAsiaTheme="majorEastAsia"/>
          <w:sz w:val="22"/>
          <w:szCs w:val="22"/>
        </w:rPr>
        <w:t>Compliance with policy &amp; governance</w:t>
      </w:r>
      <w:r w:rsidR="005A00F0">
        <w:rPr>
          <w:rStyle w:val="Strong"/>
          <w:rFonts w:ascii="Calibri" w:hAnsi="Calibri" w:cs="Calibri" w:eastAsiaTheme="majorEastAsia"/>
          <w:b w:val="0"/>
          <w:bCs w:val="0"/>
          <w:sz w:val="22"/>
          <w:szCs w:val="22"/>
        </w:rPr>
        <w:br/>
      </w:r>
      <w:r w:rsidRPr="005A00F0">
        <w:rPr>
          <w:rFonts w:ascii="Calibri" w:hAnsi="Calibri" w:cs="Calibri"/>
          <w:sz w:val="22"/>
          <w:szCs w:val="22"/>
        </w:rPr>
        <w:t>All communications must pass policy</w:t>
      </w:r>
      <w:r w:rsidRPr="005A00F0">
        <w:rPr>
          <w:rFonts w:ascii="Calibri" w:hAnsi="Calibri" w:cs="Calibri"/>
          <w:sz w:val="22"/>
          <w:szCs w:val="22"/>
        </w:rPr>
        <w:noBreakHyphen/>
      </w:r>
      <w:r w:rsidRPr="005A00F0">
        <w:rPr>
          <w:rFonts w:ascii="Calibri" w:hAnsi="Calibri" w:cs="Calibri"/>
          <w:sz w:val="22"/>
          <w:szCs w:val="22"/>
        </w:rPr>
        <w:t>as</w:t>
      </w:r>
      <w:r w:rsidRPr="005A00F0">
        <w:rPr>
          <w:rFonts w:ascii="Calibri" w:hAnsi="Calibri" w:cs="Calibri"/>
          <w:sz w:val="22"/>
          <w:szCs w:val="22"/>
        </w:rPr>
        <w:noBreakHyphen/>
      </w:r>
      <w:r w:rsidRPr="005A00F0">
        <w:rPr>
          <w:rFonts w:ascii="Calibri" w:hAnsi="Calibri" w:cs="Calibri"/>
          <w:sz w:val="22"/>
          <w:szCs w:val="22"/>
        </w:rPr>
        <w:t>code validation at build and send (consent, preferences, quiet hours, frequency caps, naming, metadata, regulatory requirements, routing, surface semantics).</w:t>
      </w:r>
    </w:p>
    <w:p w:rsidRPr="005A00F0" w:rsidR="00A81D4A" w:rsidP="0001026F" w:rsidRDefault="00A81D4A" w14:paraId="2CBE9684" w14:textId="4EF53C18">
      <w:pPr>
        <w:pStyle w:val="ListParagraph"/>
        <w:numPr>
          <w:ilvl w:val="1"/>
          <w:numId w:val="38"/>
        </w:numPr>
        <w:ind w:left="360"/>
        <w:rPr>
          <w:rFonts w:ascii="Calibri" w:hAnsi="Calibri" w:cs="Calibri"/>
          <w:sz w:val="22"/>
          <w:szCs w:val="22"/>
        </w:rPr>
      </w:pPr>
      <w:r w:rsidRPr="005A00F0">
        <w:rPr>
          <w:rStyle w:val="Strong"/>
          <w:rFonts w:ascii="Calibri" w:hAnsi="Calibri" w:cs="Calibri" w:eastAsiaTheme="majorEastAsia"/>
          <w:sz w:val="22"/>
          <w:szCs w:val="22"/>
        </w:rPr>
        <w:t>Standardized, pluggable integration model for all channels</w:t>
      </w:r>
      <w:r w:rsidR="005A00F0">
        <w:rPr>
          <w:rStyle w:val="Strong"/>
          <w:rFonts w:ascii="Calibri" w:hAnsi="Calibri" w:cs="Calibri" w:eastAsiaTheme="majorEastAsia"/>
          <w:b w:val="0"/>
          <w:bCs w:val="0"/>
          <w:sz w:val="22"/>
          <w:szCs w:val="22"/>
        </w:rPr>
        <w:br/>
      </w:r>
      <w:r w:rsidRPr="005A00F0">
        <w:rPr>
          <w:rFonts w:ascii="Calibri" w:hAnsi="Calibri" w:cs="Calibri"/>
          <w:sz w:val="22"/>
          <w:szCs w:val="22"/>
        </w:rPr>
        <w:t>Internal and external channels must expose a standard integration interface (API, SDK, or component contract) so surfaces and messengers can be added or replaced without re</w:t>
      </w:r>
      <w:r w:rsidRPr="005A00F0">
        <w:rPr>
          <w:rFonts w:ascii="Calibri" w:hAnsi="Calibri" w:cs="Calibri"/>
          <w:sz w:val="22"/>
          <w:szCs w:val="22"/>
        </w:rPr>
        <w:noBreakHyphen/>
      </w:r>
      <w:r w:rsidRPr="005A00F0">
        <w:rPr>
          <w:rFonts w:ascii="Calibri" w:hAnsi="Calibri" w:cs="Calibri"/>
          <w:sz w:val="22"/>
          <w:szCs w:val="22"/>
        </w:rPr>
        <w:t>architecture.</w:t>
      </w:r>
    </w:p>
    <w:p w:rsidRPr="005A00F0" w:rsidR="00E6042B" w:rsidP="0001026F" w:rsidRDefault="00A81D4A" w14:paraId="528BA7E7" w14:textId="053E744C">
      <w:pPr>
        <w:pStyle w:val="ListParagraph"/>
        <w:numPr>
          <w:ilvl w:val="1"/>
          <w:numId w:val="38"/>
        </w:numPr>
        <w:ind w:left="360"/>
        <w:rPr>
          <w:rFonts w:ascii="Calibri" w:hAnsi="Calibri" w:cs="Calibri"/>
          <w:sz w:val="22"/>
          <w:szCs w:val="22"/>
        </w:rPr>
      </w:pPr>
      <w:r w:rsidRPr="005A00F0">
        <w:rPr>
          <w:rStyle w:val="Strong"/>
          <w:rFonts w:ascii="Calibri" w:hAnsi="Calibri" w:cs="Calibri" w:eastAsiaTheme="majorEastAsia"/>
          <w:sz w:val="22"/>
          <w:szCs w:val="22"/>
        </w:rPr>
        <w:t>Vendor</w:t>
      </w:r>
      <w:r w:rsidRPr="005A00F0">
        <w:rPr>
          <w:rStyle w:val="Strong"/>
          <w:rFonts w:ascii="Calibri" w:hAnsi="Calibri" w:cs="Calibri" w:eastAsiaTheme="majorEastAsia"/>
          <w:sz w:val="22"/>
          <w:szCs w:val="22"/>
        </w:rPr>
        <w:noBreakHyphen/>
      </w:r>
      <w:r w:rsidRPr="005A00F0">
        <w:rPr>
          <w:rStyle w:val="Strong"/>
          <w:rFonts w:ascii="Calibri" w:hAnsi="Calibri" w:cs="Calibri" w:eastAsiaTheme="majorEastAsia"/>
          <w:sz w:val="22"/>
          <w:szCs w:val="22"/>
        </w:rPr>
        <w:t>agnostic by design</w:t>
      </w:r>
      <w:r w:rsidR="005A00F0">
        <w:rPr>
          <w:rStyle w:val="Strong"/>
          <w:rFonts w:ascii="Calibri" w:hAnsi="Calibri" w:cs="Calibri" w:eastAsiaTheme="majorEastAsia"/>
          <w:b w:val="0"/>
          <w:bCs w:val="0"/>
          <w:sz w:val="22"/>
          <w:szCs w:val="22"/>
        </w:rPr>
        <w:br/>
      </w:r>
      <w:r w:rsidRPr="005A00F0">
        <w:rPr>
          <w:rFonts w:ascii="Calibri" w:hAnsi="Calibri" w:cs="Calibri"/>
          <w:sz w:val="22"/>
          <w:szCs w:val="22"/>
        </w:rPr>
        <w:t>All governance, metadata, templates, journey blueprints, and policy</w:t>
      </w:r>
      <w:r w:rsidRPr="005A00F0">
        <w:rPr>
          <w:rFonts w:ascii="Calibri" w:hAnsi="Calibri" w:cs="Calibri"/>
          <w:sz w:val="22"/>
          <w:szCs w:val="22"/>
        </w:rPr>
        <w:noBreakHyphen/>
      </w:r>
      <w:r w:rsidRPr="005A00F0">
        <w:rPr>
          <w:rFonts w:ascii="Calibri" w:hAnsi="Calibri" w:cs="Calibri"/>
          <w:sz w:val="22"/>
          <w:szCs w:val="22"/>
        </w:rPr>
        <w:t>as</w:t>
      </w:r>
      <w:r w:rsidRPr="005A00F0">
        <w:rPr>
          <w:rFonts w:ascii="Calibri" w:hAnsi="Calibri" w:cs="Calibri"/>
          <w:sz w:val="22"/>
          <w:szCs w:val="22"/>
        </w:rPr>
        <w:noBreakHyphen/>
      </w:r>
      <w:r w:rsidRPr="005A00F0">
        <w:rPr>
          <w:rFonts w:ascii="Calibri" w:hAnsi="Calibri" w:cs="Calibri"/>
          <w:sz w:val="22"/>
          <w:szCs w:val="22"/>
        </w:rPr>
        <w:t>code logic must live outside any single vendor so orchestration remains portable and multi</w:t>
      </w:r>
      <w:r w:rsidRPr="005A00F0">
        <w:rPr>
          <w:rFonts w:ascii="Calibri" w:hAnsi="Calibri" w:cs="Calibri"/>
          <w:sz w:val="22"/>
          <w:szCs w:val="22"/>
        </w:rPr>
        <w:noBreakHyphen/>
      </w:r>
      <w:r w:rsidRPr="005A00F0">
        <w:rPr>
          <w:rFonts w:ascii="Calibri" w:hAnsi="Calibri" w:cs="Calibri"/>
          <w:sz w:val="22"/>
          <w:szCs w:val="22"/>
        </w:rPr>
        <w:t>vendor by default.</w:t>
      </w:r>
    </w:p>
    <w:p w:rsidRPr="007706DE" w:rsidR="00CE11E2" w:rsidP="00CE11E2" w:rsidRDefault="00CE11E2" w14:paraId="2C193697" w14:textId="5189E377">
      <w:pPr>
        <w:spacing w:line="300" w:lineRule="atLeast"/>
        <w:rPr>
          <w:rFonts w:ascii="Calibri" w:hAnsi="Calibri" w:cs="Calibri"/>
          <w:sz w:val="22"/>
          <w:szCs w:val="22"/>
        </w:rPr>
      </w:pPr>
    </w:p>
    <w:p w:rsidRPr="007706DE" w:rsidR="00CE11E2" w:rsidP="00CE11E2" w:rsidRDefault="00CE11E2" w14:paraId="5E4FF8B3" w14:textId="2B8F2CB4">
      <w:pPr>
        <w:pStyle w:val="Heading3"/>
        <w:rPr>
          <w:rFonts w:ascii="Calibri" w:hAnsi="Calibri" w:cs="Calibri"/>
        </w:rPr>
      </w:pPr>
      <w:r w:rsidRPr="007706DE">
        <w:rPr>
          <w:rFonts w:ascii="Calibri" w:hAnsi="Calibri" w:cs="Calibri"/>
        </w:rPr>
        <w:t>9.3 M</w:t>
      </w:r>
      <w:commentRangeStart w:id="25"/>
      <w:r w:rsidRPr="007706DE">
        <w:rPr>
          <w:rFonts w:ascii="Calibri" w:hAnsi="Calibri" w:cs="Calibri"/>
        </w:rPr>
        <w:t>ain Pillar</w:t>
      </w:r>
      <w:commentRangeEnd w:id="25"/>
      <w:r w:rsidRPr="007706DE">
        <w:rPr>
          <w:rStyle w:val="CommentReference"/>
          <w:rFonts w:ascii="Calibri" w:hAnsi="Calibri" w:cs="Calibri"/>
          <w:sz w:val="28"/>
          <w:szCs w:val="28"/>
        </w:rPr>
        <w:commentReference w:id="25"/>
      </w:r>
      <w:r w:rsidRPr="007706DE">
        <w:rPr>
          <w:rFonts w:ascii="Calibri" w:hAnsi="Calibri" w:cs="Calibri"/>
        </w:rPr>
        <w:t>s</w:t>
      </w:r>
    </w:p>
    <w:p w:rsidRPr="007706DE" w:rsidR="00CE11E2" w:rsidP="0001026F" w:rsidRDefault="00CE11E2" w14:paraId="104E2A92" w14:textId="54BB0F08">
      <w:pPr>
        <w:numPr>
          <w:ilvl w:val="0"/>
          <w:numId w:val="4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sz w:val="22"/>
          <w:szCs w:val="22"/>
        </w:rPr>
        <w:t>CEP (ROW + China parallel CEP)</w:t>
      </w:r>
      <w:r w:rsidRPr="007706DE">
        <w:rPr>
          <w:rFonts w:ascii="Calibri" w:hAnsi="Calibri" w:cs="Calibri"/>
          <w:sz w:val="22"/>
          <w:szCs w:val="22"/>
        </w:rPr>
        <w:br/>
      </w:r>
      <w:r w:rsidRPr="007706DE">
        <w:rPr>
          <w:rFonts w:ascii="Calibri" w:hAnsi="Calibri" w:cs="Calibri"/>
          <w:color w:val="000000" w:themeColor="text1"/>
          <w:sz w:val="22"/>
          <w:szCs w:val="22"/>
        </w:rPr>
        <w:t xml:space="preserve">The unified orchestration engine for all </w:t>
      </w:r>
      <w:r w:rsidRPr="007706DE">
        <w:rPr>
          <w:rFonts w:ascii="Calibri" w:hAnsi="Calibri" w:cs="Calibri"/>
          <w:b/>
          <w:bCs/>
          <w:color w:val="000000" w:themeColor="text1"/>
          <w:sz w:val="22"/>
          <w:szCs w:val="22"/>
        </w:rPr>
        <w:t>non</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security</w:t>
      </w:r>
      <w:r w:rsidRPr="007706DE">
        <w:rPr>
          <w:rFonts w:ascii="Calibri" w:hAnsi="Calibri" w:cs="Calibri"/>
          <w:color w:val="000000" w:themeColor="text1"/>
          <w:sz w:val="22"/>
          <w:szCs w:val="22"/>
        </w:rPr>
        <w:t xml:space="preserve"> communications—enabling real</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time journeys, precise segmentation, and consistent execution globally. A </w:t>
      </w:r>
      <w:r w:rsidRPr="007706DE">
        <w:rPr>
          <w:rFonts w:ascii="Calibri" w:hAnsi="Calibri" w:cs="Calibri"/>
          <w:b/>
          <w:bCs/>
          <w:color w:val="000000" w:themeColor="text1"/>
          <w:sz w:val="22"/>
          <w:szCs w:val="22"/>
        </w:rPr>
        <w:t>parallel CEP for China</w:t>
      </w:r>
      <w:r w:rsidRPr="007706DE">
        <w:rPr>
          <w:rFonts w:ascii="Calibri" w:hAnsi="Calibri" w:cs="Calibri"/>
          <w:color w:val="000000" w:themeColor="text1"/>
          <w:sz w:val="22"/>
          <w:szCs w:val="22"/>
        </w:rPr>
        <w:t xml:space="preserve"> ensures local channel support and compliance with regional requirements.</w:t>
      </w:r>
      <w:r w:rsidR="002B1956">
        <w:rPr>
          <w:rFonts w:ascii="Calibri" w:hAnsi="Calibri" w:cs="Calibri"/>
          <w:color w:val="000000" w:themeColor="text1"/>
          <w:sz w:val="22"/>
          <w:szCs w:val="22"/>
        </w:rPr>
        <w:br/>
      </w:r>
      <w:r w:rsidRPr="00721266" w:rsidR="002B1956">
        <w:rPr>
          <w:rFonts w:ascii="Calibri" w:hAnsi="Calibri" w:cs="Calibri"/>
          <w:b/>
          <w:bCs/>
          <w:color w:val="000000" w:themeColor="text1"/>
          <w:sz w:val="22"/>
          <w:szCs w:val="22"/>
        </w:rPr>
        <w:t>Example</w:t>
      </w:r>
      <w:r w:rsidR="00721266">
        <w:rPr>
          <w:rFonts w:ascii="Calibri" w:hAnsi="Calibri" w:cs="Calibri"/>
          <w:color w:val="000000" w:themeColor="text1"/>
          <w:sz w:val="22"/>
          <w:szCs w:val="22"/>
        </w:rPr>
        <w:t xml:space="preserve"> of Journey personalization:</w:t>
      </w:r>
      <w:r w:rsidR="002B1956">
        <w:rPr>
          <w:rFonts w:ascii="Calibri" w:hAnsi="Calibri" w:cs="Calibri"/>
          <w:color w:val="000000" w:themeColor="text1"/>
          <w:sz w:val="22"/>
          <w:szCs w:val="22"/>
        </w:rPr>
        <w:br/>
      </w:r>
      <w:r w:rsidRPr="00721266" w:rsidR="00721266">
        <w:rPr>
          <w:rFonts w:ascii="Calibri" w:hAnsi="Calibri" w:cs="Calibri"/>
          <w:noProof/>
          <w:color w:val="000000" w:themeColor="text1"/>
          <w:sz w:val="22"/>
          <w:szCs w:val="22"/>
        </w:rPr>
        <w:drawing>
          <wp:inline distT="0" distB="0" distL="0" distR="0" wp14:anchorId="77629405" wp14:editId="6C18ED6B">
            <wp:extent cx="4661377" cy="1382975"/>
            <wp:effectExtent l="0" t="0" r="0" b="1905"/>
            <wp:docPr id="78947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77531" name=""/>
                    <pic:cNvPicPr/>
                  </pic:nvPicPr>
                  <pic:blipFill>
                    <a:blip r:embed="rId35"/>
                    <a:stretch>
                      <a:fillRect/>
                    </a:stretch>
                  </pic:blipFill>
                  <pic:spPr>
                    <a:xfrm>
                      <a:off x="0" y="0"/>
                      <a:ext cx="4748518" cy="1408829"/>
                    </a:xfrm>
                    <a:prstGeom prst="rect">
                      <a:avLst/>
                    </a:prstGeom>
                  </pic:spPr>
                </pic:pic>
              </a:graphicData>
            </a:graphic>
          </wp:inline>
        </w:drawing>
      </w:r>
    </w:p>
    <w:p w:rsidRPr="000C7696" w:rsidR="00CE11E2" w:rsidP="0001026F" w:rsidRDefault="00CE11E2" w14:paraId="21C3E92D" w14:textId="1B27EAAE">
      <w:pPr>
        <w:numPr>
          <w:ilvl w:val="0"/>
          <w:numId w:val="4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Channels (Internal &amp; External)</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Defines and manages all communication surfaces—</w:t>
      </w:r>
      <w:r w:rsidRPr="007706DE">
        <w:rPr>
          <w:rFonts w:ascii="Calibri" w:hAnsi="Calibri" w:cs="Calibri"/>
          <w:b/>
          <w:bCs/>
          <w:color w:val="000000" w:themeColor="text1"/>
          <w:sz w:val="22"/>
          <w:szCs w:val="22"/>
        </w:rPr>
        <w:t>in</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product</w:t>
      </w:r>
      <w:r w:rsidRPr="007706DE">
        <w:rPr>
          <w:rFonts w:ascii="Calibri" w:hAnsi="Calibri" w:cs="Calibri"/>
          <w:color w:val="000000" w:themeColor="text1"/>
          <w:sz w:val="22"/>
          <w:szCs w:val="22"/>
        </w:rPr>
        <w:t xml:space="preserve"> and </w:t>
      </w:r>
      <w:r w:rsidRPr="007706DE">
        <w:rPr>
          <w:rFonts w:ascii="Calibri" w:hAnsi="Calibri" w:cs="Calibri"/>
          <w:b/>
          <w:bCs/>
          <w:color w:val="000000" w:themeColor="text1"/>
          <w:sz w:val="22"/>
          <w:szCs w:val="22"/>
        </w:rPr>
        <w:t>out</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of</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product</w:t>
      </w:r>
      <w:r w:rsidRPr="007706DE">
        <w:rPr>
          <w:rFonts w:ascii="Calibri" w:hAnsi="Calibri" w:cs="Calibri"/>
          <w:color w:val="000000" w:themeColor="text1"/>
          <w:sz w:val="22"/>
          <w:szCs w:val="22"/>
        </w:rPr>
        <w:t xml:space="preserve">—with a clear </w:t>
      </w:r>
      <w:r w:rsidRPr="007706DE">
        <w:rPr>
          <w:rFonts w:ascii="Calibri" w:hAnsi="Calibri" w:cs="Calibri"/>
          <w:b/>
          <w:bCs/>
          <w:color w:val="000000" w:themeColor="text1"/>
          <w:sz w:val="22"/>
          <w:szCs w:val="22"/>
        </w:rPr>
        <w:t>purpose</w:t>
      </w:r>
      <w:r w:rsidRPr="007706DE">
        <w:rPr>
          <w:rFonts w:ascii="Calibri" w:hAnsi="Calibri" w:cs="Calibri"/>
          <w:color w:val="000000" w:themeColor="text1"/>
          <w:sz w:val="22"/>
          <w:szCs w:val="22"/>
        </w:rPr>
        <w:t xml:space="preserve"> per surface, </w:t>
      </w:r>
      <w:r w:rsidRPr="007706DE">
        <w:rPr>
          <w:rFonts w:ascii="Calibri" w:hAnsi="Calibri" w:cs="Calibri"/>
          <w:b/>
          <w:bCs/>
          <w:color w:val="000000" w:themeColor="text1"/>
          <w:sz w:val="22"/>
          <w:szCs w:val="22"/>
        </w:rPr>
        <w:t>governed usage</w:t>
      </w:r>
      <w:r w:rsidRPr="007706DE">
        <w:rPr>
          <w:rFonts w:ascii="Calibri" w:hAnsi="Calibri" w:cs="Calibri"/>
          <w:color w:val="000000" w:themeColor="text1"/>
          <w:sz w:val="22"/>
          <w:szCs w:val="22"/>
        </w:rPr>
        <w:t xml:space="preserve">, and </w:t>
      </w:r>
      <w:r w:rsidRPr="007706DE">
        <w:rPr>
          <w:rFonts w:ascii="Calibri" w:hAnsi="Calibri" w:cs="Calibri"/>
          <w:b/>
          <w:bCs/>
          <w:color w:val="000000" w:themeColor="text1"/>
          <w:sz w:val="22"/>
          <w:szCs w:val="22"/>
        </w:rPr>
        <w:t>measurable KPIs</w:t>
      </w:r>
      <w:r w:rsidRPr="007706DE">
        <w:rPr>
          <w:rFonts w:ascii="Calibri" w:hAnsi="Calibri" w:cs="Calibri"/>
          <w:color w:val="000000" w:themeColor="text1"/>
          <w:sz w:val="22"/>
          <w:szCs w:val="22"/>
        </w:rPr>
        <w:t xml:space="preserve">. Supports </w:t>
      </w:r>
      <w:r w:rsidRPr="007706DE">
        <w:rPr>
          <w:rFonts w:ascii="Calibri" w:hAnsi="Calibri" w:cs="Calibri"/>
          <w:b/>
          <w:bCs/>
          <w:color w:val="000000" w:themeColor="text1"/>
          <w:sz w:val="22"/>
          <w:szCs w:val="22"/>
        </w:rPr>
        <w:t>localization at scale</w:t>
      </w:r>
      <w:r w:rsidRPr="007706DE">
        <w:rPr>
          <w:rFonts w:ascii="Calibri" w:hAnsi="Calibri" w:cs="Calibri"/>
          <w:color w:val="000000" w:themeColor="text1"/>
          <w:sz w:val="22"/>
          <w:szCs w:val="22"/>
        </w:rPr>
        <w:t xml:space="preserve"> and </w:t>
      </w:r>
      <w:r>
        <w:rPr>
          <w:rFonts w:ascii="Calibri" w:hAnsi="Calibri" w:cs="Calibri"/>
          <w:color w:val="000000" w:themeColor="text1"/>
          <w:sz w:val="22"/>
          <w:szCs w:val="22"/>
        </w:rPr>
        <w:t xml:space="preserve">with the vision of </w:t>
      </w:r>
      <w:r w:rsidRPr="007706DE">
        <w:rPr>
          <w:rFonts w:ascii="Calibri" w:hAnsi="Calibri" w:cs="Calibri"/>
          <w:b/>
          <w:bCs/>
          <w:color w:val="000000" w:themeColor="text1"/>
          <w:sz w:val="22"/>
          <w:szCs w:val="22"/>
        </w:rPr>
        <w:t>per</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application configuration</w:t>
      </w:r>
      <w:r w:rsidRPr="007706DE">
        <w:rPr>
          <w:rFonts w:ascii="Calibri" w:hAnsi="Calibri" w:cs="Calibri"/>
          <w:color w:val="000000" w:themeColor="text1"/>
          <w:sz w:val="22"/>
          <w:szCs w:val="22"/>
        </w:rPr>
        <w:t xml:space="preserve"> (e.g., </w:t>
      </w:r>
      <w:r w:rsidRPr="007706DE">
        <w:rPr>
          <w:rFonts w:ascii="Calibri" w:hAnsi="Calibri" w:cs="Calibri"/>
          <w:b/>
          <w:bCs/>
          <w:color w:val="000000" w:themeColor="text1"/>
          <w:sz w:val="22"/>
          <w:szCs w:val="22"/>
        </w:rPr>
        <w:t>MyAccount / Manager Account / Partner Admin</w:t>
      </w:r>
      <w:r w:rsidRPr="007706DE">
        <w:rPr>
          <w:rFonts w:ascii="Calibri" w:hAnsi="Calibri" w:cs="Calibri"/>
          <w:color w:val="000000" w:themeColor="text1"/>
          <w:sz w:val="22"/>
          <w:szCs w:val="22"/>
        </w:rPr>
        <w:t>).</w:t>
      </w:r>
      <w:r w:rsidR="000C7696">
        <w:rPr>
          <w:rFonts w:ascii="Calibri" w:hAnsi="Calibri" w:cs="Calibri"/>
          <w:color w:val="000000" w:themeColor="text1"/>
          <w:sz w:val="22"/>
          <w:szCs w:val="22"/>
        </w:rPr>
        <w:br/>
      </w:r>
      <w:r w:rsidRPr="000C7696" w:rsidR="000C7696">
        <w:rPr>
          <w:rFonts w:ascii="Calibri" w:hAnsi="Calibri" w:cs="Calibri"/>
          <w:b/>
          <w:bCs/>
          <w:color w:val="000000" w:themeColor="text1"/>
          <w:sz w:val="22"/>
          <w:szCs w:val="22"/>
        </w:rPr>
        <w:t>Conceptual UI:</w:t>
      </w:r>
      <w:r w:rsidRPr="000C7696" w:rsidR="00721266">
        <w:rPr>
          <w:rFonts w:ascii="Calibri" w:hAnsi="Calibri" w:cs="Calibri"/>
          <w:color w:val="000000" w:themeColor="text1"/>
          <w:sz w:val="22"/>
          <w:szCs w:val="22"/>
        </w:rPr>
        <w:br/>
      </w:r>
      <w:r w:rsidRPr="001C5023" w:rsidR="001C5023">
        <w:rPr>
          <w:rFonts w:ascii="Calibri" w:hAnsi="Calibri" w:cs="Calibri"/>
          <w:noProof/>
          <w:color w:val="000000" w:themeColor="text1"/>
          <w:sz w:val="22"/>
          <w:szCs w:val="22"/>
        </w:rPr>
        <w:drawing>
          <wp:inline distT="0" distB="0" distL="0" distR="0" wp14:anchorId="3B5399F2" wp14:editId="4D9B45FD">
            <wp:extent cx="5943600" cy="3412490"/>
            <wp:effectExtent l="0" t="0" r="0" b="3810"/>
            <wp:docPr id="1448282893"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82893" name="Picture 1" descr="Screens screenshot of a computer&#10;&#10;AI-generated content may be incorrect."/>
                    <pic:cNvPicPr/>
                  </pic:nvPicPr>
                  <pic:blipFill>
                    <a:blip r:embed="rId36"/>
                    <a:stretch>
                      <a:fillRect/>
                    </a:stretch>
                  </pic:blipFill>
                  <pic:spPr>
                    <a:xfrm>
                      <a:off x="0" y="0"/>
                      <a:ext cx="5943600" cy="3412490"/>
                    </a:xfrm>
                    <a:prstGeom prst="rect">
                      <a:avLst/>
                    </a:prstGeom>
                  </pic:spPr>
                </pic:pic>
              </a:graphicData>
            </a:graphic>
          </wp:inline>
        </w:drawing>
      </w:r>
    </w:p>
    <w:p w:rsidRPr="007706DE" w:rsidR="00CE11E2" w:rsidP="0001026F" w:rsidRDefault="00CE11E2" w14:paraId="73D5176C" w14:textId="1A1F1F4D">
      <w:pPr>
        <w:numPr>
          <w:ilvl w:val="0"/>
          <w:numId w:val="4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Preference Center</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 xml:space="preserve">Gives customers transparent control over </w:t>
      </w:r>
      <w:r w:rsidRPr="007706DE">
        <w:rPr>
          <w:rFonts w:ascii="Calibri" w:hAnsi="Calibri" w:cs="Calibri"/>
          <w:b/>
          <w:bCs/>
          <w:color w:val="000000" w:themeColor="text1"/>
          <w:sz w:val="22"/>
          <w:szCs w:val="22"/>
        </w:rPr>
        <w:t>how and when</w:t>
      </w:r>
      <w:r w:rsidRPr="007706DE">
        <w:rPr>
          <w:rFonts w:ascii="Calibri" w:hAnsi="Calibri" w:cs="Calibri"/>
          <w:color w:val="000000" w:themeColor="text1"/>
          <w:sz w:val="22"/>
          <w:szCs w:val="22"/>
        </w:rPr>
        <w:t xml:space="preserve"> they are contacted, enforcing </w:t>
      </w:r>
      <w:r w:rsidRPr="007706DE">
        <w:rPr>
          <w:rFonts w:ascii="Calibri" w:hAnsi="Calibri" w:cs="Calibri"/>
          <w:b/>
          <w:bCs/>
          <w:color w:val="000000" w:themeColor="text1"/>
          <w:sz w:val="22"/>
          <w:szCs w:val="22"/>
        </w:rPr>
        <w:t>consent</w:t>
      </w:r>
      <w:r w:rsidRPr="007706DE">
        <w:rPr>
          <w:rFonts w:ascii="Calibri" w:hAnsi="Calibri" w:cs="Calibri"/>
          <w:color w:val="000000" w:themeColor="text1"/>
          <w:sz w:val="22"/>
          <w:szCs w:val="22"/>
        </w:rPr>
        <w:t xml:space="preserve">, </w:t>
      </w:r>
      <w:r w:rsidRPr="007706DE">
        <w:rPr>
          <w:rFonts w:ascii="Calibri" w:hAnsi="Calibri" w:cs="Calibri"/>
          <w:b/>
          <w:bCs/>
          <w:color w:val="000000" w:themeColor="text1"/>
          <w:sz w:val="22"/>
          <w:szCs w:val="22"/>
        </w:rPr>
        <w:t>frequency</w:t>
      </w:r>
      <w:r w:rsidRPr="007706DE">
        <w:rPr>
          <w:rFonts w:ascii="Calibri" w:hAnsi="Calibri" w:cs="Calibri"/>
          <w:color w:val="000000" w:themeColor="text1"/>
          <w:sz w:val="22"/>
          <w:szCs w:val="22"/>
        </w:rPr>
        <w:t xml:space="preserve">, </w:t>
      </w:r>
      <w:r w:rsidRPr="007706DE">
        <w:rPr>
          <w:rFonts w:ascii="Calibri" w:hAnsi="Calibri" w:cs="Calibri"/>
          <w:b/>
          <w:bCs/>
          <w:color w:val="000000" w:themeColor="text1"/>
          <w:sz w:val="22"/>
          <w:szCs w:val="22"/>
        </w:rPr>
        <w:t>quiet hours</w:t>
      </w:r>
      <w:r w:rsidRPr="007706DE">
        <w:rPr>
          <w:rFonts w:ascii="Calibri" w:hAnsi="Calibri" w:cs="Calibri"/>
          <w:color w:val="000000" w:themeColor="text1"/>
          <w:sz w:val="22"/>
          <w:szCs w:val="22"/>
        </w:rPr>
        <w:t xml:space="preserve">, and </w:t>
      </w:r>
      <w:r w:rsidRPr="007706DE">
        <w:rPr>
          <w:rFonts w:ascii="Calibri" w:hAnsi="Calibri" w:cs="Calibri"/>
          <w:b/>
          <w:bCs/>
          <w:color w:val="000000" w:themeColor="text1"/>
          <w:sz w:val="22"/>
          <w:szCs w:val="22"/>
        </w:rPr>
        <w:t>channel preferences</w:t>
      </w:r>
      <w:r w:rsidRPr="007706DE">
        <w:rPr>
          <w:rFonts w:ascii="Calibri" w:hAnsi="Calibri" w:cs="Calibri"/>
          <w:color w:val="000000" w:themeColor="text1"/>
          <w:sz w:val="22"/>
          <w:szCs w:val="22"/>
        </w:rPr>
        <w:t xml:space="preserve">—with full support for </w:t>
      </w:r>
      <w:r w:rsidRPr="007706DE">
        <w:rPr>
          <w:rFonts w:ascii="Calibri" w:hAnsi="Calibri" w:cs="Calibri"/>
          <w:b/>
          <w:bCs/>
          <w:color w:val="000000" w:themeColor="text1"/>
          <w:sz w:val="22"/>
          <w:szCs w:val="22"/>
        </w:rPr>
        <w:t>multi</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entity</w:t>
      </w:r>
      <w:r w:rsidRPr="007706DE">
        <w:rPr>
          <w:rFonts w:ascii="Calibri" w:hAnsi="Calibri" w:cs="Calibri"/>
          <w:color w:val="000000" w:themeColor="text1"/>
          <w:sz w:val="22"/>
          <w:szCs w:val="22"/>
        </w:rPr>
        <w:t xml:space="preserve"> setups and </w:t>
      </w:r>
      <w:r w:rsidRPr="007706DE">
        <w:rPr>
          <w:rFonts w:ascii="Calibri" w:hAnsi="Calibri" w:cs="Calibri"/>
          <w:b/>
          <w:bCs/>
          <w:color w:val="000000" w:themeColor="text1"/>
          <w:sz w:val="22"/>
          <w:szCs w:val="22"/>
        </w:rPr>
        <w:t>role</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specific</w:t>
      </w:r>
      <w:r w:rsidRPr="007706DE">
        <w:rPr>
          <w:rFonts w:ascii="Calibri" w:hAnsi="Calibri" w:cs="Calibri"/>
          <w:color w:val="000000" w:themeColor="text1"/>
          <w:sz w:val="22"/>
          <w:szCs w:val="22"/>
        </w:rPr>
        <w:t xml:space="preserve"> settings.</w:t>
      </w:r>
      <w:r w:rsidR="00084D31">
        <w:rPr>
          <w:rFonts w:ascii="Calibri" w:hAnsi="Calibri" w:cs="Calibri"/>
          <w:color w:val="000000" w:themeColor="text1"/>
          <w:sz w:val="22"/>
          <w:szCs w:val="22"/>
        </w:rPr>
        <w:br/>
      </w:r>
      <w:r w:rsidRPr="000C7696" w:rsidR="000C7696">
        <w:rPr>
          <w:rFonts w:ascii="Calibri" w:hAnsi="Calibri" w:cs="Calibri"/>
          <w:b/>
          <w:bCs/>
          <w:color w:val="000000" w:themeColor="text1"/>
          <w:sz w:val="22"/>
          <w:szCs w:val="22"/>
        </w:rPr>
        <w:t>Conceptual UI:</w:t>
      </w:r>
      <w:r w:rsidR="00084D31">
        <w:rPr>
          <w:rFonts w:ascii="Calibri" w:hAnsi="Calibri" w:cs="Calibri"/>
          <w:color w:val="000000" w:themeColor="text1"/>
          <w:sz w:val="22"/>
          <w:szCs w:val="22"/>
        </w:rPr>
        <w:br/>
      </w:r>
      <w:r w:rsidRPr="00084D31" w:rsidR="00084D31">
        <w:rPr>
          <w:rFonts w:ascii="Calibri" w:hAnsi="Calibri" w:cs="Calibri"/>
          <w:noProof/>
          <w:color w:val="000000" w:themeColor="text1"/>
          <w:sz w:val="22"/>
          <w:szCs w:val="22"/>
        </w:rPr>
        <w:drawing>
          <wp:inline distT="0" distB="0" distL="0" distR="0" wp14:anchorId="2C76C3B8" wp14:editId="28522E92">
            <wp:extent cx="4482622" cy="2712083"/>
            <wp:effectExtent l="0" t="0" r="635" b="6350"/>
            <wp:docPr id="10" name="Picture 9" descr="A screenshot of a computer&#10;&#10;AI-generated content may be incorrect.">
              <a:extLst xmlns:a="http://schemas.openxmlformats.org/drawingml/2006/main">
                <a:ext uri="{FF2B5EF4-FFF2-40B4-BE49-F238E27FC236}">
                  <a16:creationId xmlns:a16="http://schemas.microsoft.com/office/drawing/2014/main" id="{A47EE638-41AB-57F1-C19F-2CC56849C8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10;&#10;AI-generated content may be incorrect.">
                      <a:extLst>
                        <a:ext uri="{FF2B5EF4-FFF2-40B4-BE49-F238E27FC236}">
                          <a16:creationId xmlns:a16="http://schemas.microsoft.com/office/drawing/2014/main" id="{A47EE638-41AB-57F1-C19F-2CC56849C87D}"/>
                        </a:ext>
                      </a:extLst>
                    </pic:cNvPr>
                    <pic:cNvPicPr>
                      <a:picLocks noChangeAspect="1"/>
                    </pic:cNvPicPr>
                  </pic:nvPicPr>
                  <pic:blipFill>
                    <a:blip r:embed="rId37"/>
                    <a:stretch>
                      <a:fillRect/>
                    </a:stretch>
                  </pic:blipFill>
                  <pic:spPr>
                    <a:xfrm>
                      <a:off x="0" y="0"/>
                      <a:ext cx="4530990" cy="2741347"/>
                    </a:xfrm>
                    <a:prstGeom prst="rect">
                      <a:avLst/>
                    </a:prstGeom>
                  </pic:spPr>
                </pic:pic>
              </a:graphicData>
            </a:graphic>
          </wp:inline>
        </w:drawing>
      </w:r>
      <w:r w:rsidR="006B0BEB">
        <w:rPr>
          <w:rFonts w:ascii="Calibri" w:hAnsi="Calibri" w:cs="Calibri"/>
          <w:color w:val="000000" w:themeColor="text1"/>
          <w:sz w:val="22"/>
          <w:szCs w:val="22"/>
        </w:rPr>
        <w:br/>
      </w:r>
      <w:r w:rsidRPr="006B0BEB" w:rsidR="006B0BEB">
        <w:rPr>
          <w:rFonts w:ascii="Calibri" w:hAnsi="Calibri" w:cs="Calibri"/>
          <w:noProof/>
          <w:color w:val="000000" w:themeColor="text1"/>
          <w:sz w:val="22"/>
          <w:szCs w:val="22"/>
        </w:rPr>
        <w:drawing>
          <wp:inline distT="0" distB="0" distL="0" distR="0" wp14:anchorId="4D3C15B1" wp14:editId="23D9C014">
            <wp:extent cx="4535552" cy="2585071"/>
            <wp:effectExtent l="0" t="0" r="0" b="6350"/>
            <wp:docPr id="21" name="Picture 20" descr="A screenshot of a computer&#10;&#10;AI-generated content may be incorrect.">
              <a:extLst xmlns:a="http://schemas.openxmlformats.org/drawingml/2006/main">
                <a:ext uri="{FF2B5EF4-FFF2-40B4-BE49-F238E27FC236}">
                  <a16:creationId xmlns:a16="http://schemas.microsoft.com/office/drawing/2014/main" id="{655A8BA5-AB79-0A56-A6EF-2F8E1194EB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screenshot of a computer&#10;&#10;AI-generated content may be incorrect.">
                      <a:extLst>
                        <a:ext uri="{FF2B5EF4-FFF2-40B4-BE49-F238E27FC236}">
                          <a16:creationId xmlns:a16="http://schemas.microsoft.com/office/drawing/2014/main" id="{655A8BA5-AB79-0A56-A6EF-2F8E1194EB22}"/>
                        </a:ext>
                      </a:extLst>
                    </pic:cNvPr>
                    <pic:cNvPicPr>
                      <a:picLocks noChangeAspect="1"/>
                    </pic:cNvPicPr>
                  </pic:nvPicPr>
                  <pic:blipFill>
                    <a:blip r:embed="rId38"/>
                    <a:stretch>
                      <a:fillRect/>
                    </a:stretch>
                  </pic:blipFill>
                  <pic:spPr>
                    <a:xfrm>
                      <a:off x="0" y="0"/>
                      <a:ext cx="4574810" cy="2607446"/>
                    </a:xfrm>
                    <a:prstGeom prst="rect">
                      <a:avLst/>
                    </a:prstGeom>
                  </pic:spPr>
                </pic:pic>
              </a:graphicData>
            </a:graphic>
          </wp:inline>
        </w:drawing>
      </w:r>
    </w:p>
    <w:p w:rsidRPr="007706DE" w:rsidR="00CE11E2" w:rsidP="0001026F" w:rsidRDefault="00CE11E2" w14:paraId="50F06D4A" w14:textId="77777777">
      <w:pPr>
        <w:numPr>
          <w:ilvl w:val="0"/>
          <w:numId w:val="4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Governance &amp; Compliance</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 xml:space="preserve">Establishes enforceable </w:t>
      </w:r>
      <w:r w:rsidRPr="007706DE">
        <w:rPr>
          <w:rFonts w:ascii="Calibri" w:hAnsi="Calibri" w:cs="Calibri"/>
          <w:b/>
          <w:bCs/>
          <w:color w:val="000000" w:themeColor="text1"/>
          <w:sz w:val="22"/>
          <w:szCs w:val="22"/>
        </w:rPr>
        <w:t>rules and ways of working</w:t>
      </w:r>
      <w:r w:rsidRPr="007706DE">
        <w:rPr>
          <w:rFonts w:ascii="Calibri" w:hAnsi="Calibri" w:cs="Calibri"/>
          <w:color w:val="000000" w:themeColor="text1"/>
          <w:sz w:val="22"/>
          <w:szCs w:val="22"/>
        </w:rPr>
        <w:t xml:space="preserve"> that make communications safe, consistent, and compliant—covering </w:t>
      </w:r>
      <w:r w:rsidRPr="007706DE">
        <w:rPr>
          <w:rFonts w:ascii="Calibri" w:hAnsi="Calibri" w:cs="Calibri"/>
          <w:b/>
          <w:bCs/>
          <w:color w:val="000000" w:themeColor="text1"/>
          <w:sz w:val="22"/>
          <w:szCs w:val="22"/>
        </w:rPr>
        <w:t>metadata standards</w:t>
      </w:r>
      <w:r w:rsidRPr="007706DE">
        <w:rPr>
          <w:rFonts w:ascii="Calibri" w:hAnsi="Calibri" w:cs="Calibri"/>
          <w:color w:val="000000" w:themeColor="text1"/>
          <w:sz w:val="22"/>
          <w:szCs w:val="22"/>
        </w:rPr>
        <w:t xml:space="preserve">, </w:t>
      </w:r>
      <w:r w:rsidRPr="007706DE">
        <w:rPr>
          <w:rFonts w:ascii="Calibri" w:hAnsi="Calibri" w:cs="Calibri"/>
          <w:b/>
          <w:bCs/>
          <w:color w:val="000000" w:themeColor="text1"/>
          <w:sz w:val="22"/>
          <w:szCs w:val="22"/>
        </w:rPr>
        <w:t>approvals</w:t>
      </w:r>
      <w:r w:rsidRPr="007706DE">
        <w:rPr>
          <w:rFonts w:ascii="Calibri" w:hAnsi="Calibri" w:cs="Calibri"/>
          <w:color w:val="000000" w:themeColor="text1"/>
          <w:sz w:val="22"/>
          <w:szCs w:val="22"/>
        </w:rPr>
        <w:t xml:space="preserve">, </w:t>
      </w:r>
      <w:r w:rsidRPr="007706DE">
        <w:rPr>
          <w:rFonts w:ascii="Calibri" w:hAnsi="Calibri" w:cs="Calibri"/>
          <w:b/>
          <w:bCs/>
          <w:color w:val="000000" w:themeColor="text1"/>
          <w:sz w:val="22"/>
          <w:szCs w:val="22"/>
        </w:rPr>
        <w:t>frequency caps</w:t>
      </w:r>
      <w:r w:rsidRPr="007706DE">
        <w:rPr>
          <w:rFonts w:ascii="Calibri" w:hAnsi="Calibri" w:cs="Calibri"/>
          <w:color w:val="000000" w:themeColor="text1"/>
          <w:sz w:val="22"/>
          <w:szCs w:val="22"/>
        </w:rPr>
        <w:t xml:space="preserve">, </w:t>
      </w:r>
      <w:r w:rsidRPr="007706DE">
        <w:rPr>
          <w:rFonts w:ascii="Calibri" w:hAnsi="Calibri" w:cs="Calibri"/>
          <w:b/>
          <w:bCs/>
          <w:color w:val="000000" w:themeColor="text1"/>
          <w:sz w:val="22"/>
          <w:szCs w:val="22"/>
        </w:rPr>
        <w:t>localization requirements</w:t>
      </w:r>
      <w:r w:rsidRPr="007706DE">
        <w:rPr>
          <w:rFonts w:ascii="Calibri" w:hAnsi="Calibri" w:cs="Calibri"/>
          <w:color w:val="000000" w:themeColor="text1"/>
          <w:sz w:val="22"/>
          <w:szCs w:val="22"/>
        </w:rPr>
        <w:t xml:space="preserve">, and </w:t>
      </w:r>
      <w:r w:rsidRPr="007706DE">
        <w:rPr>
          <w:rFonts w:ascii="Calibri" w:hAnsi="Calibri" w:cs="Calibri"/>
          <w:b/>
          <w:bCs/>
          <w:color w:val="000000" w:themeColor="text1"/>
          <w:sz w:val="22"/>
          <w:szCs w:val="22"/>
        </w:rPr>
        <w:t>policy</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as</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code</w:t>
      </w:r>
      <w:r w:rsidRPr="007706DE">
        <w:rPr>
          <w:rFonts w:ascii="Calibri" w:hAnsi="Calibri" w:cs="Calibri"/>
          <w:color w:val="000000" w:themeColor="text1"/>
          <w:sz w:val="22"/>
          <w:szCs w:val="22"/>
        </w:rPr>
        <w:t xml:space="preserve"> checks. Includes </w:t>
      </w:r>
      <w:r w:rsidRPr="007706DE">
        <w:rPr>
          <w:rFonts w:ascii="Calibri" w:hAnsi="Calibri" w:cs="Calibri"/>
          <w:b/>
          <w:bCs/>
          <w:color w:val="000000" w:themeColor="text1"/>
          <w:sz w:val="22"/>
          <w:szCs w:val="22"/>
        </w:rPr>
        <w:t>CEP roles &amp; permissions</w:t>
      </w:r>
      <w:r w:rsidRPr="007706DE">
        <w:rPr>
          <w:rFonts w:ascii="Calibri" w:hAnsi="Calibri" w:cs="Calibri"/>
          <w:color w:val="000000" w:themeColor="text1"/>
          <w:sz w:val="22"/>
          <w:szCs w:val="22"/>
        </w:rPr>
        <w:t xml:space="preserve">, </w:t>
      </w:r>
      <w:r w:rsidRPr="007706DE">
        <w:rPr>
          <w:rFonts w:ascii="Calibri" w:hAnsi="Calibri" w:cs="Calibri"/>
          <w:b/>
          <w:bCs/>
          <w:color w:val="000000" w:themeColor="text1"/>
          <w:sz w:val="22"/>
          <w:szCs w:val="22"/>
        </w:rPr>
        <w:t>governance by communication type</w:t>
      </w:r>
      <w:r w:rsidRPr="007706DE">
        <w:rPr>
          <w:rFonts w:ascii="Calibri" w:hAnsi="Calibri" w:cs="Calibri"/>
          <w:color w:val="000000" w:themeColor="text1"/>
          <w:sz w:val="22"/>
          <w:szCs w:val="22"/>
        </w:rPr>
        <w:t xml:space="preserve">, a </w:t>
      </w:r>
      <w:r w:rsidRPr="007706DE">
        <w:rPr>
          <w:rFonts w:ascii="Calibri" w:hAnsi="Calibri" w:cs="Calibri"/>
          <w:b/>
          <w:bCs/>
          <w:color w:val="000000" w:themeColor="text1"/>
          <w:sz w:val="22"/>
          <w:szCs w:val="22"/>
        </w:rPr>
        <w:t>complex</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flows framework</w:t>
      </w:r>
      <w:r w:rsidRPr="007706DE">
        <w:rPr>
          <w:rFonts w:ascii="Calibri" w:hAnsi="Calibri" w:cs="Calibri"/>
          <w:color w:val="000000" w:themeColor="text1"/>
          <w:sz w:val="22"/>
          <w:szCs w:val="22"/>
        </w:rPr>
        <w:t xml:space="preserve">, and </w:t>
      </w:r>
      <w:r w:rsidRPr="007706DE">
        <w:rPr>
          <w:rFonts w:ascii="Calibri" w:hAnsi="Calibri" w:cs="Calibri"/>
          <w:b/>
          <w:bCs/>
          <w:color w:val="000000" w:themeColor="text1"/>
          <w:sz w:val="22"/>
          <w:szCs w:val="22"/>
        </w:rPr>
        <w:t>channel governance</w:t>
      </w:r>
      <w:r w:rsidRPr="007706DE">
        <w:rPr>
          <w:rFonts w:ascii="Calibri" w:hAnsi="Calibri" w:cs="Calibri"/>
          <w:color w:val="000000" w:themeColor="text1"/>
          <w:sz w:val="22"/>
          <w:szCs w:val="22"/>
        </w:rPr>
        <w:t>.</w:t>
      </w:r>
    </w:p>
    <w:p w:rsidRPr="007706DE" w:rsidR="00CE11E2" w:rsidP="2FB12DC0" w:rsidRDefault="00CE11E2" w14:paraId="61770757" w14:textId="3D4958EB">
      <w:pPr>
        <w:numPr>
          <w:ilvl w:val="0"/>
          <w:numId w:val="41"/>
        </w:numPr>
        <w:spacing w:before="100" w:beforeAutospacing="1" w:after="100" w:afterAutospacing="1" w:line="300" w:lineRule="atLeast"/>
        <w:rPr>
          <w:rFonts w:ascii="Calibri" w:hAnsi="Calibri" w:cs="Calibri"/>
          <w:color w:val="000000" w:themeColor="text1"/>
          <w:sz w:val="22"/>
          <w:szCs w:val="22"/>
        </w:rPr>
      </w:pPr>
      <w:commentRangeStart w:id="26"/>
      <w:r w:rsidRPr="2FB12DC0">
        <w:rPr>
          <w:rFonts w:ascii="Calibri" w:hAnsi="Calibri" w:cs="Calibri"/>
          <w:b/>
          <w:bCs/>
          <w:color w:val="000000" w:themeColor="text1"/>
          <w:sz w:val="22"/>
          <w:szCs w:val="22"/>
        </w:rPr>
        <w:t>BackOffice</w:t>
      </w:r>
      <w:commentRangeEnd w:id="26"/>
      <w:r w:rsidRPr="2FB12DC0" w:rsidR="00235199">
        <w:rPr>
          <w:rStyle w:val="CommentReference"/>
          <w:rFonts w:ascii="Calibri" w:hAnsi="Calibri" w:cs="Calibri"/>
          <w:b/>
          <w:bCs/>
          <w:color w:val="000000" w:themeColor="text1"/>
          <w:sz w:val="22"/>
          <w:szCs w:val="22"/>
        </w:rPr>
        <w:commentReference w:id="26"/>
      </w:r>
      <w:r w:rsidRPr="2FB12DC0">
        <w:rPr>
          <w:rFonts w:ascii="Calibri" w:hAnsi="Calibri" w:cs="Calibri"/>
          <w:b/>
          <w:bCs/>
          <w:color w:val="000000" w:themeColor="text1"/>
          <w:sz w:val="22"/>
          <w:szCs w:val="22"/>
        </w:rPr>
        <w:t xml:space="preserve"> Ledger</w:t>
      </w:r>
      <w:r>
        <w:br/>
      </w:r>
      <w:r w:rsidRPr="2FB12DC0">
        <w:rPr>
          <w:rFonts w:ascii="Calibri" w:hAnsi="Calibri" w:cs="Calibri"/>
          <w:color w:val="000000" w:themeColor="text1"/>
          <w:sz w:val="22"/>
          <w:szCs w:val="22"/>
        </w:rPr>
        <w:t xml:space="preserve">The authoritative </w:t>
      </w:r>
      <w:r w:rsidRPr="2FB12DC0">
        <w:rPr>
          <w:rFonts w:ascii="Calibri" w:hAnsi="Calibri" w:cs="Calibri"/>
          <w:b/>
          <w:bCs/>
          <w:color w:val="000000" w:themeColor="text1"/>
          <w:sz w:val="22"/>
          <w:szCs w:val="22"/>
        </w:rPr>
        <w:t>system of record</w:t>
      </w:r>
      <w:r w:rsidRPr="2FB12DC0">
        <w:rPr>
          <w:rFonts w:ascii="Calibri" w:hAnsi="Calibri" w:cs="Calibri"/>
          <w:color w:val="000000" w:themeColor="text1"/>
          <w:sz w:val="22"/>
          <w:szCs w:val="22"/>
        </w:rPr>
        <w:t xml:space="preserve"> for every communication—enabling </w:t>
      </w:r>
      <w:r w:rsidRPr="2FB12DC0">
        <w:rPr>
          <w:rFonts w:ascii="Calibri" w:hAnsi="Calibri" w:cs="Calibri"/>
          <w:b/>
          <w:bCs/>
          <w:color w:val="000000" w:themeColor="text1"/>
          <w:sz w:val="22"/>
          <w:szCs w:val="22"/>
        </w:rPr>
        <w:t>investigation</w:t>
      </w:r>
      <w:r w:rsidRPr="2FB12DC0">
        <w:rPr>
          <w:rFonts w:ascii="Calibri" w:hAnsi="Calibri" w:cs="Calibri"/>
          <w:color w:val="000000" w:themeColor="text1"/>
          <w:sz w:val="22"/>
          <w:szCs w:val="22"/>
        </w:rPr>
        <w:t xml:space="preserve">, </w:t>
      </w:r>
      <w:r w:rsidRPr="2FB12DC0">
        <w:rPr>
          <w:rFonts w:ascii="Calibri" w:hAnsi="Calibri" w:cs="Calibri"/>
          <w:b/>
          <w:bCs/>
          <w:color w:val="000000" w:themeColor="text1"/>
          <w:sz w:val="22"/>
          <w:szCs w:val="22"/>
        </w:rPr>
        <w:t>auditability</w:t>
      </w:r>
      <w:r w:rsidRPr="2FB12DC0">
        <w:rPr>
          <w:rFonts w:ascii="Calibri" w:hAnsi="Calibri" w:cs="Calibri"/>
          <w:color w:val="000000" w:themeColor="text1"/>
          <w:sz w:val="22"/>
          <w:szCs w:val="22"/>
        </w:rPr>
        <w:t xml:space="preserve">, </w:t>
      </w:r>
      <w:proofErr w:type="spellStart"/>
      <w:r w:rsidRPr="2FB12DC0">
        <w:rPr>
          <w:rFonts w:ascii="Calibri" w:hAnsi="Calibri" w:cs="Calibri"/>
          <w:b/>
          <w:bCs/>
          <w:color w:val="000000" w:themeColor="text1"/>
          <w:sz w:val="22"/>
          <w:szCs w:val="22"/>
        </w:rPr>
        <w:t>endtoend</w:t>
      </w:r>
      <w:proofErr w:type="spellEnd"/>
      <w:r w:rsidRPr="2FB12DC0">
        <w:rPr>
          <w:rFonts w:ascii="Calibri" w:hAnsi="Calibri" w:cs="Calibri"/>
          <w:b/>
          <w:bCs/>
          <w:color w:val="000000" w:themeColor="text1"/>
          <w:sz w:val="22"/>
          <w:szCs w:val="22"/>
        </w:rPr>
        <w:t xml:space="preserve"> journey understanding</w:t>
      </w:r>
      <w:r w:rsidRPr="2FB12DC0">
        <w:rPr>
          <w:rFonts w:ascii="Calibri" w:hAnsi="Calibri" w:cs="Calibri"/>
          <w:color w:val="000000" w:themeColor="text1"/>
          <w:sz w:val="22"/>
          <w:szCs w:val="22"/>
        </w:rPr>
        <w:t xml:space="preserve">, </w:t>
      </w:r>
      <w:r w:rsidRPr="2FB12DC0">
        <w:rPr>
          <w:rFonts w:ascii="Calibri" w:hAnsi="Calibri" w:cs="Calibri"/>
          <w:b/>
          <w:bCs/>
          <w:color w:val="000000" w:themeColor="text1"/>
          <w:sz w:val="22"/>
          <w:szCs w:val="22"/>
        </w:rPr>
        <w:t>compliance checks</w:t>
      </w:r>
      <w:r w:rsidRPr="2FB12DC0">
        <w:rPr>
          <w:rFonts w:ascii="Calibri" w:hAnsi="Calibri" w:cs="Calibri"/>
          <w:color w:val="000000" w:themeColor="text1"/>
          <w:sz w:val="22"/>
          <w:szCs w:val="22"/>
        </w:rPr>
        <w:t xml:space="preserve">, and </w:t>
      </w:r>
      <w:proofErr w:type="spellStart"/>
      <w:r w:rsidRPr="2FB12DC0">
        <w:rPr>
          <w:rFonts w:ascii="Calibri" w:hAnsi="Calibri" w:cs="Calibri"/>
          <w:b/>
          <w:bCs/>
          <w:color w:val="000000" w:themeColor="text1"/>
          <w:sz w:val="22"/>
          <w:szCs w:val="22"/>
        </w:rPr>
        <w:t>crossteam</w:t>
      </w:r>
      <w:proofErr w:type="spellEnd"/>
      <w:r w:rsidRPr="2FB12DC0">
        <w:rPr>
          <w:rFonts w:ascii="Calibri" w:hAnsi="Calibri" w:cs="Calibri"/>
          <w:b/>
          <w:bCs/>
          <w:color w:val="000000" w:themeColor="text1"/>
          <w:sz w:val="22"/>
          <w:szCs w:val="22"/>
        </w:rPr>
        <w:t xml:space="preserve"> transparency</w:t>
      </w:r>
      <w:r w:rsidRPr="2FB12DC0">
        <w:rPr>
          <w:rFonts w:ascii="Calibri" w:hAnsi="Calibri" w:cs="Calibri"/>
          <w:color w:val="000000" w:themeColor="text1"/>
          <w:sz w:val="22"/>
          <w:szCs w:val="22"/>
        </w:rPr>
        <w:t xml:space="preserve"> through a role/</w:t>
      </w:r>
      <w:proofErr w:type="spellStart"/>
      <w:r w:rsidRPr="2FB12DC0">
        <w:rPr>
          <w:rFonts w:ascii="Calibri" w:hAnsi="Calibri" w:cs="Calibri"/>
          <w:color w:val="000000" w:themeColor="text1"/>
          <w:sz w:val="22"/>
          <w:szCs w:val="22"/>
        </w:rPr>
        <w:t>entityaware</w:t>
      </w:r>
      <w:proofErr w:type="spellEnd"/>
      <w:r w:rsidRPr="2FB12DC0">
        <w:rPr>
          <w:rFonts w:ascii="Calibri" w:hAnsi="Calibri" w:cs="Calibri"/>
          <w:color w:val="000000" w:themeColor="text1"/>
          <w:sz w:val="22"/>
          <w:szCs w:val="22"/>
        </w:rPr>
        <w:t xml:space="preserve"> timeline of “who received what, when, through which channel, and why.”</w:t>
      </w:r>
      <w:r>
        <w:br/>
      </w:r>
      <w:r w:rsidRPr="2FB12DC0" w:rsidR="000C7696">
        <w:rPr>
          <w:rFonts w:ascii="Calibri" w:hAnsi="Calibri" w:cs="Calibri"/>
          <w:b/>
          <w:bCs/>
          <w:color w:val="000000" w:themeColor="text1"/>
          <w:sz w:val="22"/>
          <w:szCs w:val="22"/>
        </w:rPr>
        <w:t>Conceptual UI:</w:t>
      </w:r>
      <w:r>
        <w:br/>
      </w:r>
      <w:r w:rsidR="43A08117">
        <w:rPr>
          <w:noProof/>
        </w:rPr>
        <w:drawing>
          <wp:inline distT="0" distB="0" distL="0" distR="0" wp14:anchorId="252748E2" wp14:editId="0F602915">
            <wp:extent cx="5030448" cy="3279465"/>
            <wp:effectExtent l="0" t="0" r="0" b="0"/>
            <wp:docPr id="5" name="Picture 4">
              <a:extLst xmlns:a="http://schemas.openxmlformats.org/drawingml/2006/main">
                <a:ext uri="{FF2B5EF4-FFF2-40B4-BE49-F238E27FC236}">
                  <a16:creationId xmlns:a16="http://schemas.microsoft.com/office/drawing/2014/main" id="{70F24107-B311-6E59-98AE-ADE0065632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0F24107-B311-6E59-98AE-ADE00656321D}"/>
                        </a:ext>
                      </a:extLst>
                    </pic:cNvPr>
                    <pic:cNvPicPr>
                      <a:picLocks noChangeAspect="1"/>
                    </pic:cNvPicPr>
                  </pic:nvPicPr>
                  <pic:blipFill>
                    <a:blip r:embed="rId39"/>
                    <a:stretch>
                      <a:fillRect/>
                    </a:stretch>
                  </pic:blipFill>
                  <pic:spPr>
                    <a:xfrm>
                      <a:off x="0" y="0"/>
                      <a:ext cx="5055688" cy="3295920"/>
                    </a:xfrm>
                    <a:prstGeom prst="rect">
                      <a:avLst/>
                    </a:prstGeom>
                  </pic:spPr>
                </pic:pic>
              </a:graphicData>
            </a:graphic>
          </wp:inline>
        </w:drawing>
      </w:r>
    </w:p>
    <w:p w:rsidR="00CE11E2" w:rsidP="0001026F" w:rsidRDefault="00CE11E2" w14:paraId="2E6190EA" w14:textId="77777777">
      <w:pPr>
        <w:numPr>
          <w:ilvl w:val="0"/>
          <w:numId w:val="4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AI Integration</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 xml:space="preserve">Enhances </w:t>
      </w:r>
      <w:r w:rsidRPr="007706DE">
        <w:rPr>
          <w:rFonts w:ascii="Calibri" w:hAnsi="Calibri" w:cs="Calibri"/>
          <w:b/>
          <w:bCs/>
          <w:color w:val="000000" w:themeColor="text1"/>
          <w:sz w:val="22"/>
          <w:szCs w:val="22"/>
        </w:rPr>
        <w:t>creation</w:t>
      </w:r>
      <w:r w:rsidRPr="007706DE">
        <w:rPr>
          <w:rFonts w:ascii="Calibri" w:hAnsi="Calibri" w:cs="Calibri"/>
          <w:color w:val="000000" w:themeColor="text1"/>
          <w:sz w:val="22"/>
          <w:szCs w:val="22"/>
        </w:rPr>
        <w:t xml:space="preserve">, </w:t>
      </w:r>
      <w:r w:rsidRPr="007706DE">
        <w:rPr>
          <w:rFonts w:ascii="Calibri" w:hAnsi="Calibri" w:cs="Calibri"/>
          <w:b/>
          <w:bCs/>
          <w:color w:val="000000" w:themeColor="text1"/>
          <w:sz w:val="22"/>
          <w:szCs w:val="22"/>
        </w:rPr>
        <w:t>optimization</w:t>
      </w:r>
      <w:r w:rsidRPr="007706DE">
        <w:rPr>
          <w:rFonts w:ascii="Calibri" w:hAnsi="Calibri" w:cs="Calibri"/>
          <w:color w:val="000000" w:themeColor="text1"/>
          <w:sz w:val="22"/>
          <w:szCs w:val="22"/>
        </w:rPr>
        <w:t xml:space="preserve">, and </w:t>
      </w:r>
      <w:r w:rsidRPr="007706DE">
        <w:rPr>
          <w:rFonts w:ascii="Calibri" w:hAnsi="Calibri" w:cs="Calibri"/>
          <w:b/>
          <w:bCs/>
          <w:color w:val="000000" w:themeColor="text1"/>
          <w:sz w:val="22"/>
          <w:szCs w:val="22"/>
        </w:rPr>
        <w:t>orchestration</w:t>
      </w:r>
      <w:r w:rsidRPr="007706DE">
        <w:rPr>
          <w:rFonts w:ascii="Calibri" w:hAnsi="Calibri" w:cs="Calibri"/>
          <w:color w:val="000000" w:themeColor="text1"/>
          <w:sz w:val="22"/>
          <w:szCs w:val="22"/>
        </w:rPr>
        <w:t xml:space="preserve"> with </w:t>
      </w:r>
      <w:proofErr w:type="spellStart"/>
      <w:r w:rsidRPr="007706DE">
        <w:rPr>
          <w:rFonts w:ascii="Calibri" w:hAnsi="Calibri" w:cs="Calibri"/>
          <w:b/>
          <w:bCs/>
          <w:color w:val="000000" w:themeColor="text1"/>
          <w:sz w:val="22"/>
          <w:szCs w:val="22"/>
        </w:rPr>
        <w:t>guardrailed</w:t>
      </w:r>
      <w:proofErr w:type="spellEnd"/>
      <w:r w:rsidRPr="007706DE">
        <w:rPr>
          <w:rFonts w:ascii="Calibri" w:hAnsi="Calibri" w:cs="Calibri"/>
          <w:b/>
          <w:bCs/>
          <w:color w:val="000000" w:themeColor="text1"/>
          <w:sz w:val="22"/>
          <w:szCs w:val="22"/>
        </w:rPr>
        <w:t xml:space="preserve"> AI</w:t>
      </w:r>
      <w:r w:rsidRPr="007706DE">
        <w:rPr>
          <w:rFonts w:ascii="Calibri" w:hAnsi="Calibri" w:cs="Calibri"/>
          <w:color w:val="000000" w:themeColor="text1"/>
          <w:sz w:val="22"/>
          <w:szCs w:val="22"/>
        </w:rPr>
        <w:t xml:space="preserve">—and, over time, becomes an </w:t>
      </w:r>
      <w:r w:rsidRPr="007706DE">
        <w:rPr>
          <w:rFonts w:ascii="Calibri" w:hAnsi="Calibri" w:cs="Calibri"/>
          <w:b/>
          <w:bCs/>
          <w:color w:val="000000" w:themeColor="text1"/>
          <w:sz w:val="22"/>
          <w:szCs w:val="22"/>
        </w:rPr>
        <w:t>in</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app channel</w:t>
      </w:r>
      <w:r w:rsidRPr="007706DE">
        <w:rPr>
          <w:rFonts w:ascii="Calibri" w:hAnsi="Calibri" w:cs="Calibri"/>
          <w:color w:val="000000" w:themeColor="text1"/>
          <w:sz w:val="22"/>
          <w:szCs w:val="22"/>
        </w:rPr>
        <w:t xml:space="preserve"> for </w:t>
      </w:r>
      <w:r w:rsidRPr="007706DE">
        <w:rPr>
          <w:rFonts w:ascii="Calibri" w:hAnsi="Calibri" w:cs="Calibri"/>
          <w:b/>
          <w:bCs/>
          <w:color w:val="000000" w:themeColor="text1"/>
          <w:sz w:val="22"/>
          <w:szCs w:val="22"/>
        </w:rPr>
        <w:t>explanations</w:t>
      </w:r>
      <w:r w:rsidRPr="007706DE">
        <w:rPr>
          <w:rFonts w:ascii="Calibri" w:hAnsi="Calibri" w:cs="Calibri"/>
          <w:color w:val="000000" w:themeColor="text1"/>
          <w:sz w:val="22"/>
          <w:szCs w:val="22"/>
        </w:rPr>
        <w:t xml:space="preserve"> (“why did I get this?”), </w:t>
      </w:r>
      <w:r w:rsidRPr="007706DE">
        <w:rPr>
          <w:rFonts w:ascii="Calibri" w:hAnsi="Calibri" w:cs="Calibri"/>
          <w:b/>
          <w:bCs/>
          <w:color w:val="000000" w:themeColor="text1"/>
          <w:sz w:val="22"/>
          <w:szCs w:val="22"/>
        </w:rPr>
        <w:t>task guidance</w:t>
      </w:r>
      <w:r w:rsidRPr="007706DE">
        <w:rPr>
          <w:rFonts w:ascii="Calibri" w:hAnsi="Calibri" w:cs="Calibri"/>
          <w:color w:val="000000" w:themeColor="text1"/>
          <w:sz w:val="22"/>
          <w:szCs w:val="22"/>
        </w:rPr>
        <w:t xml:space="preserve">, and </w:t>
      </w:r>
      <w:r w:rsidRPr="008D340D">
        <w:rPr>
          <w:rFonts w:ascii="Calibri" w:hAnsi="Calibri" w:cs="Calibri"/>
          <w:b/>
          <w:bCs/>
          <w:color w:val="000000" w:themeColor="text1"/>
          <w:sz w:val="22"/>
          <w:szCs w:val="22"/>
        </w:rPr>
        <w:t>personalized support</w:t>
      </w:r>
      <w:r w:rsidRPr="008D340D">
        <w:rPr>
          <w:rFonts w:ascii="Calibri" w:hAnsi="Calibri" w:cs="Calibri"/>
          <w:color w:val="000000" w:themeColor="text1"/>
          <w:sz w:val="22"/>
          <w:szCs w:val="22"/>
        </w:rPr>
        <w:t>, aligned to preferences and policy.</w:t>
      </w:r>
    </w:p>
    <w:p w:rsidRPr="007706DE" w:rsidR="00E54B14" w:rsidP="0001026F" w:rsidRDefault="00E54B14" w14:paraId="42B90D66" w14:textId="77777777">
      <w:pPr>
        <w:numPr>
          <w:ilvl w:val="0"/>
          <w:numId w:val="4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Organizational Structure</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 xml:space="preserve">A </w:t>
      </w:r>
      <w:r w:rsidRPr="007706DE">
        <w:rPr>
          <w:rFonts w:ascii="Calibri" w:hAnsi="Calibri" w:cs="Calibri"/>
          <w:b/>
          <w:bCs/>
          <w:color w:val="000000" w:themeColor="text1"/>
          <w:sz w:val="22"/>
          <w:szCs w:val="22"/>
        </w:rPr>
        <w:t>product</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led</w:t>
      </w:r>
      <w:r w:rsidRPr="007706DE">
        <w:rPr>
          <w:rFonts w:ascii="Calibri" w:hAnsi="Calibri" w:cs="Calibri"/>
          <w:color w:val="000000" w:themeColor="text1"/>
          <w:sz w:val="22"/>
          <w:szCs w:val="22"/>
        </w:rPr>
        <w:t xml:space="preserve"> operating model with clear ownership, roles, and pods that manage </w:t>
      </w:r>
      <w:r w:rsidRPr="007706DE">
        <w:rPr>
          <w:rFonts w:ascii="Calibri" w:hAnsi="Calibri" w:cs="Calibri"/>
          <w:b/>
          <w:bCs/>
          <w:color w:val="000000" w:themeColor="text1"/>
          <w:sz w:val="22"/>
          <w:szCs w:val="22"/>
        </w:rPr>
        <w:t>orchestration</w:t>
      </w:r>
      <w:r w:rsidRPr="007706DE">
        <w:rPr>
          <w:rFonts w:ascii="Calibri" w:hAnsi="Calibri" w:cs="Calibri"/>
          <w:color w:val="000000" w:themeColor="text1"/>
          <w:sz w:val="22"/>
          <w:szCs w:val="22"/>
        </w:rPr>
        <w:t xml:space="preserve">, </w:t>
      </w:r>
      <w:r w:rsidRPr="007706DE">
        <w:rPr>
          <w:rFonts w:ascii="Calibri" w:hAnsi="Calibri" w:cs="Calibri"/>
          <w:b/>
          <w:bCs/>
          <w:color w:val="000000" w:themeColor="text1"/>
          <w:sz w:val="22"/>
          <w:szCs w:val="22"/>
        </w:rPr>
        <w:t>channels</w:t>
      </w:r>
      <w:r w:rsidRPr="007706DE">
        <w:rPr>
          <w:rFonts w:ascii="Calibri" w:hAnsi="Calibri" w:cs="Calibri"/>
          <w:color w:val="000000" w:themeColor="text1"/>
          <w:sz w:val="22"/>
          <w:szCs w:val="22"/>
        </w:rPr>
        <w:t xml:space="preserve">, </w:t>
      </w:r>
      <w:r w:rsidRPr="007706DE">
        <w:rPr>
          <w:rFonts w:ascii="Calibri" w:hAnsi="Calibri" w:cs="Calibri"/>
          <w:b/>
          <w:bCs/>
          <w:color w:val="000000" w:themeColor="text1"/>
          <w:sz w:val="22"/>
          <w:szCs w:val="22"/>
        </w:rPr>
        <w:t>governance</w:t>
      </w:r>
      <w:r w:rsidRPr="007706DE">
        <w:rPr>
          <w:rFonts w:ascii="Calibri" w:hAnsi="Calibri" w:cs="Calibri"/>
          <w:color w:val="000000" w:themeColor="text1"/>
          <w:sz w:val="22"/>
          <w:szCs w:val="22"/>
        </w:rPr>
        <w:t xml:space="preserve">, </w:t>
      </w:r>
      <w:r w:rsidRPr="007706DE">
        <w:rPr>
          <w:rFonts w:ascii="Calibri" w:hAnsi="Calibri" w:cs="Calibri"/>
          <w:b/>
          <w:bCs/>
          <w:color w:val="000000" w:themeColor="text1"/>
          <w:sz w:val="22"/>
          <w:szCs w:val="22"/>
        </w:rPr>
        <w:t>content operations</w:t>
      </w:r>
      <w:r w:rsidRPr="007706DE">
        <w:rPr>
          <w:rFonts w:ascii="Calibri" w:hAnsi="Calibri" w:cs="Calibri"/>
          <w:color w:val="000000" w:themeColor="text1"/>
          <w:sz w:val="22"/>
          <w:szCs w:val="22"/>
        </w:rPr>
        <w:t xml:space="preserve">, and </w:t>
      </w:r>
      <w:r w:rsidRPr="007706DE">
        <w:rPr>
          <w:rFonts w:ascii="Calibri" w:hAnsi="Calibri" w:cs="Calibri"/>
          <w:b/>
          <w:bCs/>
          <w:color w:val="000000" w:themeColor="text1"/>
          <w:sz w:val="22"/>
          <w:szCs w:val="22"/>
        </w:rPr>
        <w:t>investigation workflows</w:t>
      </w:r>
      <w:r w:rsidRPr="007706DE">
        <w:rPr>
          <w:rFonts w:ascii="Calibri" w:hAnsi="Calibri" w:cs="Calibri"/>
          <w:color w:val="000000" w:themeColor="text1"/>
          <w:sz w:val="22"/>
          <w:szCs w:val="22"/>
        </w:rPr>
        <w:t xml:space="preserve"> </w:t>
      </w:r>
      <w:r w:rsidRPr="007706DE">
        <w:rPr>
          <w:rFonts w:ascii="Calibri" w:hAnsi="Calibri" w:cs="Calibri"/>
          <w:b/>
          <w:bCs/>
          <w:color w:val="000000" w:themeColor="text1"/>
          <w:sz w:val="22"/>
          <w:szCs w:val="22"/>
        </w:rPr>
        <w:t>end</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to</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end</w:t>
      </w:r>
      <w:r w:rsidRPr="007706DE">
        <w:rPr>
          <w:rFonts w:ascii="Calibri" w:hAnsi="Calibri" w:cs="Calibri"/>
          <w:color w:val="000000" w:themeColor="text1"/>
          <w:sz w:val="22"/>
          <w:szCs w:val="22"/>
        </w:rPr>
        <w:t>—reducing handoffs and improving time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to</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value.</w:t>
      </w:r>
    </w:p>
    <w:p w:rsidRPr="00E04C5B" w:rsidR="001E3970" w:rsidP="00E04C5B" w:rsidRDefault="001E3970" w14:paraId="63507DBA" w14:textId="0A832FDE">
      <w:pPr>
        <w:spacing w:line="276" w:lineRule="auto"/>
        <w:rPr>
          <w:rFonts w:ascii="Calibri" w:hAnsi="Calibri" w:cs="Calibri"/>
          <w:sz w:val="22"/>
          <w:szCs w:val="22"/>
        </w:rPr>
      </w:pPr>
    </w:p>
    <w:p w:rsidRPr="007706DE" w:rsidR="005C0F81" w:rsidP="00446D29" w:rsidRDefault="00D110E2" w14:paraId="5E1C5844" w14:textId="4656135F">
      <w:pPr>
        <w:spacing w:line="300" w:lineRule="atLeast"/>
        <w:rPr>
          <w:rFonts w:ascii="Calibri" w:hAnsi="Calibri" w:cs="Calibri"/>
          <w:color w:val="000000" w:themeColor="text1"/>
          <w:sz w:val="22"/>
          <w:szCs w:val="22"/>
        </w:rPr>
      </w:pPr>
      <w:r>
        <w:pict w14:anchorId="694A2876">
          <v:rect id="Rectangle 15" style="width:468pt;height:.1pt;visibility:visible;mso-position-horizontal-relative:char;mso-position-vertical-relative:line" o:spid="_x0000_s1028" filled="f">
            <o:lock v:ext="edit" aspectratio="t"/>
            <w10:anchorlock/>
          </v:rect>
        </w:pict>
      </w:r>
    </w:p>
    <w:p w:rsidRPr="007706DE" w:rsidR="0002763D" w:rsidP="006B019B" w:rsidRDefault="00AB256D" w14:paraId="57CDDF9B" w14:textId="1576A49B">
      <w:pPr>
        <w:pStyle w:val="Heading2"/>
        <w:rPr>
          <w:rFonts w:ascii="Calibri" w:hAnsi="Calibri" w:cs="Calibri"/>
        </w:rPr>
      </w:pPr>
      <w:bookmarkStart w:name="_Toc221212290" w:id="27"/>
      <w:r w:rsidRPr="007706DE">
        <w:rPr>
          <w:rStyle w:val="Strong"/>
          <w:rFonts w:ascii="Calibri" w:hAnsi="Calibri" w:cs="Calibri"/>
          <w:b w:val="0"/>
          <w:bCs w:val="0"/>
        </w:rPr>
        <w:t>10</w:t>
      </w:r>
      <w:r w:rsidRPr="007706DE" w:rsidR="0002763D">
        <w:rPr>
          <w:rStyle w:val="Strong"/>
          <w:rFonts w:ascii="Calibri" w:hAnsi="Calibri" w:cs="Calibri"/>
          <w:b w:val="0"/>
          <w:bCs w:val="0"/>
        </w:rPr>
        <w:t>. Cost &amp; Investment Envelope (2026–2027)</w:t>
      </w:r>
      <w:bookmarkEnd w:id="27"/>
    </w:p>
    <w:p w:rsidR="00127FC6" w:rsidP="00127FC6" w:rsidRDefault="00127FC6" w14:paraId="4508EE97" w14:textId="77777777">
      <w:pPr>
        <w:rPr>
          <w:rStyle w:val="Strong"/>
          <w:rFonts w:ascii="Calibri" w:hAnsi="Calibri" w:cs="Calibri"/>
          <w:color w:val="000000" w:themeColor="text1"/>
          <w:sz w:val="22"/>
          <w:szCs w:val="22"/>
        </w:rPr>
      </w:pPr>
    </w:p>
    <w:p w:rsidRPr="00127FC6" w:rsidR="00D251CA" w:rsidP="00D251CA" w:rsidRDefault="00D251CA" w14:paraId="4456BDF3" w14:textId="77777777">
      <w:r w:rsidRPr="00127FC6">
        <w:rPr>
          <w:rStyle w:val="Strong"/>
          <w:rFonts w:ascii="Calibri" w:hAnsi="Calibri" w:cs="Calibri"/>
          <w:color w:val="000000" w:themeColor="text1"/>
          <w:sz w:val="22"/>
          <w:szCs w:val="22"/>
        </w:rPr>
        <w:t xml:space="preserve">10.1 </w:t>
      </w:r>
      <w:commentRangeStart w:id="28"/>
      <w:commentRangeStart w:id="29"/>
      <w:r w:rsidRPr="00127FC6">
        <w:rPr>
          <w:rStyle w:val="Strong"/>
          <w:rFonts w:ascii="Calibri" w:hAnsi="Calibri" w:cs="Calibri"/>
          <w:color w:val="000000" w:themeColor="text1"/>
          <w:sz w:val="22"/>
          <w:szCs w:val="22"/>
        </w:rPr>
        <w:t xml:space="preserve">Summary </w:t>
      </w:r>
      <w:commentRangeEnd w:id="28"/>
      <w:r w:rsidRPr="00127FC6">
        <w:rPr>
          <w:rStyle w:val="CommentReference"/>
          <w:rFonts w:ascii="Calibri" w:hAnsi="Calibri" w:cs="Calibri"/>
          <w:b/>
          <w:bCs/>
          <w:color w:val="000000" w:themeColor="text1"/>
          <w:sz w:val="22"/>
          <w:szCs w:val="22"/>
        </w:rPr>
        <w:commentReference w:id="28"/>
      </w:r>
      <w:commentRangeEnd w:id="29"/>
      <w:r>
        <w:rPr>
          <w:rStyle w:val="CommentReference"/>
        </w:rPr>
        <w:commentReference w:id="29"/>
      </w:r>
      <w:r w:rsidRPr="00127FC6">
        <w:rPr>
          <w:rStyle w:val="Strong"/>
          <w:rFonts w:ascii="Calibri" w:hAnsi="Calibri" w:cs="Calibri"/>
          <w:color w:val="000000" w:themeColor="text1"/>
          <w:sz w:val="22"/>
          <w:szCs w:val="22"/>
        </w:rPr>
        <w:t>(current → projected)</w:t>
      </w:r>
    </w:p>
    <w:p w:rsidRPr="00B7029F" w:rsidR="00D251CA" w:rsidP="0001026F" w:rsidRDefault="00D251CA" w14:paraId="4EC1E33A" w14:textId="77777777">
      <w:pPr>
        <w:numPr>
          <w:ilvl w:val="0"/>
          <w:numId w:val="52"/>
        </w:numPr>
        <w:spacing w:before="100" w:beforeAutospacing="1" w:after="100" w:afterAutospacing="1" w:line="300" w:lineRule="atLeast"/>
        <w:rPr>
          <w:rFonts w:ascii="Calibri" w:hAnsi="Calibri" w:cs="Calibri"/>
          <w:color w:val="000000" w:themeColor="text1"/>
          <w:sz w:val="22"/>
          <w:szCs w:val="22"/>
        </w:rPr>
      </w:pPr>
      <w:r w:rsidRPr="00B7029F">
        <w:rPr>
          <w:rStyle w:val="Strong"/>
          <w:rFonts w:ascii="Calibri" w:hAnsi="Calibri" w:cs="Calibri" w:eastAsiaTheme="majorEastAsia"/>
          <w:color w:val="000000" w:themeColor="text1"/>
          <w:sz w:val="22"/>
          <w:szCs w:val="22"/>
        </w:rPr>
        <w:t>Current Braze cost (annual):</w:t>
      </w:r>
      <w:r w:rsidRPr="00B7029F">
        <w:rPr>
          <w:rFonts w:ascii="Calibri" w:hAnsi="Calibri" w:cs="Calibri"/>
          <w:color w:val="000000" w:themeColor="text1"/>
          <w:sz w:val="22"/>
          <w:szCs w:val="22"/>
        </w:rPr>
        <w:t xml:space="preserve"> </w:t>
      </w:r>
      <w:r w:rsidRPr="00B7029F">
        <w:rPr>
          <w:rStyle w:val="Strong"/>
          <w:rFonts w:ascii="Calibri" w:hAnsi="Calibri" w:cs="Calibri" w:eastAsiaTheme="majorEastAsia"/>
          <w:color w:val="000000" w:themeColor="text1"/>
          <w:sz w:val="22"/>
          <w:szCs w:val="22"/>
        </w:rPr>
        <w:t>$350K</w:t>
      </w:r>
    </w:p>
    <w:p w:rsidRPr="00B7029F" w:rsidR="00D251CA" w:rsidP="0001026F" w:rsidRDefault="003D48D8" w14:paraId="7F36FAA3" w14:textId="5977135B">
      <w:pPr>
        <w:numPr>
          <w:ilvl w:val="0"/>
          <w:numId w:val="52"/>
        </w:numPr>
        <w:spacing w:before="100" w:beforeAutospacing="1" w:after="100" w:afterAutospacing="1" w:line="300" w:lineRule="atLeast"/>
        <w:rPr>
          <w:rFonts w:ascii="Calibri" w:hAnsi="Calibri" w:cs="Calibri"/>
          <w:color w:val="000000" w:themeColor="text1"/>
          <w:sz w:val="22"/>
          <w:szCs w:val="22"/>
        </w:rPr>
      </w:pPr>
      <w:r>
        <w:rPr>
          <w:rStyle w:val="Strong"/>
          <w:rFonts w:ascii="Calibri" w:hAnsi="Calibri" w:cs="Calibri" w:eastAsiaTheme="majorEastAsia"/>
          <w:color w:val="000000" w:themeColor="text1"/>
          <w:sz w:val="22"/>
          <w:szCs w:val="22"/>
        </w:rPr>
        <w:t xml:space="preserve">Max </w:t>
      </w:r>
      <w:proofErr w:type="spellStart"/>
      <w:r>
        <w:rPr>
          <w:rStyle w:val="Strong"/>
          <w:rFonts w:ascii="Calibri" w:hAnsi="Calibri" w:cs="Calibri" w:eastAsiaTheme="majorEastAsia"/>
          <w:color w:val="000000" w:themeColor="text1"/>
          <w:sz w:val="22"/>
          <w:szCs w:val="22"/>
        </w:rPr>
        <w:t>esposure</w:t>
      </w:r>
      <w:proofErr w:type="spellEnd"/>
      <w:r w:rsidRPr="00B7029F" w:rsidR="00D251CA">
        <w:rPr>
          <w:rStyle w:val="Strong"/>
          <w:rFonts w:ascii="Calibri" w:hAnsi="Calibri" w:cs="Calibri" w:eastAsiaTheme="majorEastAsia"/>
          <w:color w:val="000000" w:themeColor="text1"/>
          <w:sz w:val="22"/>
          <w:szCs w:val="22"/>
        </w:rPr>
        <w:t xml:space="preserve"> </w:t>
      </w:r>
      <w:r>
        <w:rPr>
          <w:rStyle w:val="Strong"/>
          <w:rFonts w:ascii="Calibri" w:hAnsi="Calibri" w:cs="Calibri" w:eastAsiaTheme="majorEastAsia"/>
          <w:color w:val="000000" w:themeColor="text1"/>
          <w:sz w:val="22"/>
          <w:szCs w:val="22"/>
        </w:rPr>
        <w:t xml:space="preserve">(if </w:t>
      </w:r>
      <w:r w:rsidRPr="00B7029F" w:rsidR="00D251CA">
        <w:rPr>
          <w:rStyle w:val="Strong"/>
          <w:rFonts w:ascii="Calibri" w:hAnsi="Calibri" w:cs="Calibri" w:eastAsiaTheme="majorEastAsia"/>
          <w:color w:val="000000" w:themeColor="text1"/>
          <w:sz w:val="22"/>
          <w:szCs w:val="22"/>
        </w:rPr>
        <w:t>migrating ‘as</w:t>
      </w:r>
      <w:r w:rsidRPr="00B7029F" w:rsidR="00D251CA">
        <w:rPr>
          <w:rStyle w:val="Strong"/>
          <w:rFonts w:ascii="Calibri" w:hAnsi="Calibri" w:cs="Calibri" w:eastAsiaTheme="majorEastAsia"/>
          <w:color w:val="000000" w:themeColor="text1"/>
          <w:sz w:val="22"/>
          <w:szCs w:val="22"/>
        </w:rPr>
        <w:noBreakHyphen/>
      </w:r>
      <w:r w:rsidRPr="00B7029F" w:rsidR="00D251CA">
        <w:rPr>
          <w:rStyle w:val="Strong"/>
          <w:rFonts w:ascii="Calibri" w:hAnsi="Calibri" w:cs="Calibri" w:eastAsiaTheme="majorEastAsia"/>
          <w:color w:val="000000" w:themeColor="text1"/>
          <w:sz w:val="22"/>
          <w:szCs w:val="22"/>
        </w:rPr>
        <w:t>is’</w:t>
      </w:r>
      <w:r>
        <w:rPr>
          <w:rStyle w:val="Strong"/>
          <w:rFonts w:ascii="Calibri" w:hAnsi="Calibri" w:cs="Calibri" w:eastAsiaTheme="majorEastAsia"/>
          <w:color w:val="000000" w:themeColor="text1"/>
          <w:sz w:val="22"/>
          <w:szCs w:val="22"/>
        </w:rPr>
        <w:t>)</w:t>
      </w:r>
      <w:r w:rsidRPr="00B7029F" w:rsidR="00D251CA">
        <w:rPr>
          <w:rStyle w:val="Strong"/>
          <w:rFonts w:ascii="Calibri" w:hAnsi="Calibri" w:cs="Calibri" w:eastAsiaTheme="majorEastAsia"/>
          <w:color w:val="000000" w:themeColor="text1"/>
          <w:sz w:val="22"/>
          <w:szCs w:val="22"/>
        </w:rPr>
        <w:t>:</w:t>
      </w:r>
      <w:r w:rsidRPr="00B7029F" w:rsidR="00D251CA">
        <w:rPr>
          <w:rFonts w:ascii="Calibri" w:hAnsi="Calibri" w:cs="Calibri"/>
          <w:color w:val="000000" w:themeColor="text1"/>
          <w:sz w:val="22"/>
          <w:szCs w:val="22"/>
        </w:rPr>
        <w:t xml:space="preserve"> </w:t>
      </w:r>
      <w:r w:rsidRPr="00B7029F" w:rsidR="00D251CA">
        <w:rPr>
          <w:rStyle w:val="Strong"/>
          <w:rFonts w:ascii="Calibri" w:hAnsi="Calibri" w:cs="Calibri" w:eastAsiaTheme="majorEastAsia"/>
          <w:color w:val="000000" w:themeColor="text1"/>
          <w:sz w:val="22"/>
          <w:szCs w:val="22"/>
        </w:rPr>
        <w:t>$558K</w:t>
      </w:r>
    </w:p>
    <w:p w:rsidRPr="00156397" w:rsidR="00D251CA" w:rsidP="00D251CA" w:rsidRDefault="00D251CA" w14:paraId="0596F280" w14:textId="3473B820">
      <w:pPr>
        <w:numPr>
          <w:ilvl w:val="0"/>
          <w:numId w:val="52"/>
        </w:numPr>
        <w:spacing w:before="100" w:beforeAutospacing="1" w:after="100" w:afterAutospacing="1" w:line="300" w:lineRule="atLeast"/>
        <w:rPr>
          <w:rFonts w:ascii="Calibri" w:hAnsi="Calibri" w:cs="Calibri"/>
          <w:color w:val="000000" w:themeColor="text1"/>
          <w:sz w:val="22"/>
          <w:szCs w:val="22"/>
        </w:rPr>
      </w:pPr>
      <w:r w:rsidRPr="00CC73C7">
        <w:rPr>
          <w:rStyle w:val="Strong"/>
          <w:rFonts w:ascii="Calibri" w:hAnsi="Calibri" w:cs="Calibri" w:eastAsiaTheme="majorEastAsia"/>
          <w:color w:val="000000" w:themeColor="text1"/>
          <w:sz w:val="22"/>
          <w:szCs w:val="22"/>
        </w:rPr>
        <w:t>Delta</w:t>
      </w:r>
      <w:r w:rsidRPr="00CC73C7" w:rsidR="003D48D8">
        <w:rPr>
          <w:rStyle w:val="Strong"/>
          <w:rFonts w:ascii="Calibri" w:hAnsi="Calibri" w:cs="Calibri" w:eastAsiaTheme="majorEastAsia"/>
          <w:color w:val="000000" w:themeColor="text1"/>
          <w:sz w:val="22"/>
          <w:szCs w:val="22"/>
        </w:rPr>
        <w:t xml:space="preserve"> (</w:t>
      </w:r>
      <w:r w:rsidRPr="00156397" w:rsidR="003D48D8">
        <w:rPr>
          <w:rStyle w:val="Strong"/>
          <w:rFonts w:ascii="Calibri" w:hAnsi="Calibri" w:cs="Calibri" w:eastAsiaTheme="majorEastAsia"/>
          <w:color w:val="000000" w:themeColor="text1"/>
          <w:sz w:val="22"/>
          <w:szCs w:val="22"/>
        </w:rPr>
        <w:t>ceiling)</w:t>
      </w:r>
      <w:r w:rsidRPr="00156397">
        <w:rPr>
          <w:rStyle w:val="Strong"/>
          <w:rFonts w:ascii="Calibri" w:hAnsi="Calibri" w:cs="Calibri" w:eastAsiaTheme="majorEastAsia"/>
          <w:color w:val="000000" w:themeColor="text1"/>
          <w:sz w:val="22"/>
          <w:szCs w:val="22"/>
        </w:rPr>
        <w:t>:</w:t>
      </w:r>
      <w:r w:rsidRPr="00156397">
        <w:rPr>
          <w:rFonts w:ascii="Calibri" w:hAnsi="Calibri" w:cs="Calibri"/>
          <w:color w:val="000000" w:themeColor="text1"/>
          <w:sz w:val="22"/>
          <w:szCs w:val="22"/>
        </w:rPr>
        <w:t xml:space="preserve"> </w:t>
      </w:r>
      <w:r w:rsidRPr="00156397">
        <w:rPr>
          <w:rStyle w:val="Strong"/>
          <w:rFonts w:ascii="Calibri" w:hAnsi="Calibri" w:cs="Calibri" w:eastAsiaTheme="majorEastAsia"/>
          <w:color w:val="000000" w:themeColor="text1"/>
          <w:sz w:val="22"/>
          <w:szCs w:val="22"/>
        </w:rPr>
        <w:t>+$208K/year</w:t>
      </w:r>
      <w:r w:rsidRPr="00156397">
        <w:rPr>
          <w:rFonts w:ascii="Calibri" w:hAnsi="Calibri" w:cs="Calibri"/>
          <w:color w:val="000000" w:themeColor="text1"/>
          <w:sz w:val="22"/>
          <w:szCs w:val="22"/>
        </w:rPr>
        <w:t xml:space="preserve"> </w:t>
      </w:r>
    </w:p>
    <w:p w:rsidRPr="00156397" w:rsidR="00586FA4" w:rsidP="00586FA4" w:rsidRDefault="00586FA4" w14:paraId="724A4EFE" w14:textId="77777777">
      <w:pPr>
        <w:spacing w:line="300" w:lineRule="atLeast"/>
        <w:ind w:left="360"/>
        <w:rPr>
          <w:rFonts w:ascii="Calibri" w:hAnsi="Calibri" w:cs="Calibri"/>
          <w:sz w:val="21"/>
          <w:szCs w:val="21"/>
        </w:rPr>
      </w:pPr>
      <w:r w:rsidRPr="00156397">
        <w:rPr>
          <w:rFonts w:ascii="Calibri" w:hAnsi="Calibri" w:cs="Calibri"/>
          <w:sz w:val="21"/>
          <w:szCs w:val="21"/>
        </w:rPr>
        <w:t xml:space="preserve">The +$208K/year represents a </w:t>
      </w:r>
      <w:r w:rsidRPr="00156397">
        <w:rPr>
          <w:rStyle w:val="Strong"/>
          <w:rFonts w:ascii="Calibri" w:hAnsi="Calibri" w:cs="Calibri" w:eastAsiaTheme="majorEastAsia"/>
          <w:sz w:val="21"/>
          <w:szCs w:val="21"/>
        </w:rPr>
        <w:t>worst</w:t>
      </w:r>
      <w:r w:rsidRPr="00156397">
        <w:rPr>
          <w:rStyle w:val="Strong"/>
          <w:rFonts w:ascii="Calibri" w:hAnsi="Calibri" w:cs="Calibri" w:eastAsiaTheme="majorEastAsia"/>
          <w:sz w:val="21"/>
          <w:szCs w:val="21"/>
        </w:rPr>
        <w:noBreakHyphen/>
      </w:r>
      <w:r w:rsidRPr="00156397">
        <w:rPr>
          <w:rStyle w:val="Strong"/>
          <w:rFonts w:ascii="Calibri" w:hAnsi="Calibri" w:cs="Calibri" w:eastAsiaTheme="majorEastAsia"/>
          <w:sz w:val="21"/>
          <w:szCs w:val="21"/>
        </w:rPr>
        <w:t>case ceiling</w:t>
      </w:r>
      <w:r w:rsidRPr="00156397">
        <w:rPr>
          <w:rFonts w:ascii="Calibri" w:hAnsi="Calibri" w:cs="Calibri"/>
          <w:sz w:val="21"/>
          <w:szCs w:val="21"/>
        </w:rPr>
        <w:t>, assuming today’s volume and fragmentation are moved into CEP without cleanup, governance, or channel</w:t>
      </w:r>
      <w:r w:rsidRPr="00156397">
        <w:rPr>
          <w:rFonts w:ascii="Calibri" w:hAnsi="Calibri" w:cs="Calibri"/>
          <w:sz w:val="21"/>
          <w:szCs w:val="21"/>
        </w:rPr>
        <w:noBreakHyphen/>
      </w:r>
      <w:r w:rsidRPr="00156397">
        <w:rPr>
          <w:rFonts w:ascii="Calibri" w:hAnsi="Calibri" w:cs="Calibri"/>
          <w:sz w:val="21"/>
          <w:szCs w:val="21"/>
        </w:rPr>
        <w:t>mix changes.</w:t>
      </w:r>
      <w:r w:rsidRPr="00156397">
        <w:rPr>
          <w:rFonts w:ascii="Calibri" w:hAnsi="Calibri" w:cs="Calibri"/>
          <w:sz w:val="21"/>
          <w:szCs w:val="21"/>
        </w:rPr>
        <w:br/>
      </w:r>
      <w:r w:rsidRPr="00156397">
        <w:rPr>
          <w:rFonts w:ascii="Calibri" w:hAnsi="Calibri" w:cs="Calibri"/>
          <w:sz w:val="21"/>
          <w:szCs w:val="21"/>
        </w:rPr>
        <w:t>The strategy explicitly avoids an “as</w:t>
      </w:r>
      <w:r w:rsidRPr="00156397">
        <w:rPr>
          <w:rFonts w:ascii="Calibri" w:hAnsi="Calibri" w:cs="Calibri"/>
          <w:sz w:val="21"/>
          <w:szCs w:val="21"/>
        </w:rPr>
        <w:noBreakHyphen/>
      </w:r>
      <w:r w:rsidRPr="00156397">
        <w:rPr>
          <w:rFonts w:ascii="Calibri" w:hAnsi="Calibri" w:cs="Calibri"/>
          <w:sz w:val="21"/>
          <w:szCs w:val="21"/>
        </w:rPr>
        <w:t>is” lift by applying structured recreation, governance, and channel optimization to reduce unnecessary volume while enabling scale.</w:t>
      </w:r>
    </w:p>
    <w:p w:rsidRPr="00CC73C7" w:rsidR="00586FA4" w:rsidP="00586FA4" w:rsidRDefault="00586FA4" w14:paraId="666ABECD" w14:textId="77777777">
      <w:pPr>
        <w:spacing w:before="100" w:beforeAutospacing="1" w:after="100" w:afterAutospacing="1" w:line="300" w:lineRule="atLeast"/>
        <w:rPr>
          <w:rFonts w:ascii="Calibri" w:hAnsi="Calibri" w:cs="Calibri"/>
          <w:color w:val="000000" w:themeColor="text1"/>
          <w:sz w:val="22"/>
          <w:szCs w:val="22"/>
        </w:rPr>
      </w:pPr>
    </w:p>
    <w:p w:rsidRPr="00451871" w:rsidR="00451871" w:rsidP="00451871" w:rsidRDefault="00451871" w14:paraId="067471A0" w14:textId="074EAEC9">
      <w:pPr>
        <w:rPr>
          <w:rFonts w:ascii="Calibri" w:hAnsi="Calibri" w:cs="Calibri"/>
          <w:b/>
          <w:bCs/>
          <w:color w:val="000000" w:themeColor="text1"/>
          <w:sz w:val="22"/>
          <w:szCs w:val="22"/>
        </w:rPr>
      </w:pPr>
      <w:r>
        <w:rPr>
          <w:rStyle w:val="Strong"/>
          <w:rFonts w:ascii="Calibri" w:hAnsi="Calibri" w:cs="Calibri"/>
          <w:color w:val="000000" w:themeColor="text1"/>
          <w:sz w:val="22"/>
          <w:szCs w:val="22"/>
        </w:rPr>
        <w:t xml:space="preserve">10.2 </w:t>
      </w:r>
      <w:r>
        <w:rPr>
          <w:rFonts w:ascii="Calibri" w:hAnsi="Calibri" w:cs="Calibri"/>
          <w:b/>
          <w:bCs/>
          <w:sz w:val="22"/>
          <w:szCs w:val="22"/>
        </w:rPr>
        <w:t>Existing Contractual &amp; Operational Cost Obligations (2025–2026)</w:t>
      </w:r>
    </w:p>
    <w:tbl>
      <w:tblPr>
        <w:tblW w:w="0" w:type="auto"/>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1856"/>
        <w:gridCol w:w="1569"/>
        <w:gridCol w:w="1634"/>
        <w:gridCol w:w="4281"/>
      </w:tblGrid>
      <w:tr w:rsidR="003437F6" w14:paraId="7B2E5760" w14:textId="77777777">
        <w:tc>
          <w:tcPr>
            <w:tcW w:w="2209"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00451871" w:rsidRDefault="00451871" w14:paraId="3C37BB33"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Item</w:t>
            </w:r>
          </w:p>
        </w:tc>
        <w:tc>
          <w:tcPr>
            <w:tcW w:w="1675"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00451871" w:rsidRDefault="00451871" w14:paraId="41157695"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Annual Cost</w:t>
            </w:r>
          </w:p>
        </w:tc>
        <w:tc>
          <w:tcPr>
            <w:tcW w:w="1881"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00451871" w:rsidRDefault="00451871" w14:paraId="6F7310E9"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Deadline</w:t>
            </w:r>
          </w:p>
        </w:tc>
        <w:tc>
          <w:tcPr>
            <w:tcW w:w="5144"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00451871" w:rsidRDefault="00451871" w14:paraId="2C5CB23B"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Implication</w:t>
            </w:r>
          </w:p>
        </w:tc>
      </w:tr>
      <w:tr w:rsidR="003437F6" w14:paraId="0D1C45AE" w14:textId="77777777">
        <w:tc>
          <w:tcPr>
            <w:tcW w:w="2209"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00451871" w:rsidRDefault="00451871" w14:paraId="3BDAE4D4"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Acoustic (Email Service Provider)</w:t>
            </w:r>
          </w:p>
        </w:tc>
        <w:tc>
          <w:tcPr>
            <w:tcW w:w="167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00451871" w:rsidRDefault="00451871" w14:paraId="57896285"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$80,000 / year</w:t>
            </w:r>
          </w:p>
        </w:tc>
        <w:tc>
          <w:tcPr>
            <w:tcW w:w="190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00451871" w:rsidRDefault="00451871" w14:paraId="4C95696C"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Contract ends Oct 2026</w:t>
            </w:r>
          </w:p>
        </w:tc>
        <w:tc>
          <w:tcPr>
            <w:tcW w:w="539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00451871" w:rsidRDefault="00451871" w14:paraId="1AFA3DA9" w14:textId="77777777">
            <w:pPr>
              <w:pStyle w:val="NormalWeb"/>
              <w:spacing w:before="0" w:beforeAutospacing="0" w:after="0" w:afterAutospacing="0"/>
              <w:rPr>
                <w:rFonts w:ascii="Calibri" w:hAnsi="Calibri" w:cs="Calibri"/>
                <w:sz w:val="22"/>
                <w:szCs w:val="22"/>
              </w:rPr>
            </w:pPr>
            <w:r>
              <w:rPr>
                <w:rFonts w:ascii="Calibri" w:hAnsi="Calibri" w:cs="Calibri"/>
                <w:sz w:val="22"/>
                <w:szCs w:val="22"/>
              </w:rPr>
              <w:t>Remaining transactional emails must be recreated within CEP before contract end; otherwise Payoneer will need to extend or renegotiate the agreement.</w:t>
            </w:r>
          </w:p>
        </w:tc>
      </w:tr>
      <w:tr w:rsidR="003437F6" w14:paraId="286C183B" w14:textId="77777777">
        <w:tc>
          <w:tcPr>
            <w:tcW w:w="2209"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00451871" w:rsidRDefault="00451871" w14:paraId="10A9CA0E"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KTLO for Legacy Services (CNH + related senders)</w:t>
            </w:r>
          </w:p>
        </w:tc>
        <w:tc>
          <w:tcPr>
            <w:tcW w:w="167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00451871" w:rsidRDefault="00451871" w14:paraId="5CB92425"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 1 developer FTE (continuous)</w:t>
            </w:r>
          </w:p>
        </w:tc>
        <w:tc>
          <w:tcPr>
            <w:tcW w:w="190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00451871" w:rsidRDefault="00451871" w14:paraId="45AC8DF6"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Nov 2026 — .NET10 upgrade deadline</w:t>
            </w:r>
          </w:p>
        </w:tc>
        <w:tc>
          <w:tcPr>
            <w:tcW w:w="541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00451871" w:rsidRDefault="00451871" w14:paraId="07CEED23" w14:textId="77777777">
            <w:pPr>
              <w:pStyle w:val="NormalWeb"/>
              <w:spacing w:before="0" w:beforeAutospacing="0" w:after="0" w:afterAutospacing="0"/>
              <w:rPr>
                <w:rFonts w:ascii="Calibri" w:hAnsi="Calibri" w:cs="Calibri"/>
                <w:sz w:val="22"/>
                <w:szCs w:val="22"/>
              </w:rPr>
            </w:pPr>
            <w:r>
              <w:rPr>
                <w:rFonts w:ascii="Calibri" w:hAnsi="Calibri" w:cs="Calibri"/>
                <w:sz w:val="22"/>
                <w:szCs w:val="22"/>
              </w:rPr>
              <w:t>All remaining legacy communication services require a full upgrade to .NET10 if not deprecated in time. Delays directly increase engineering cost and extend KTLO.</w:t>
            </w:r>
          </w:p>
        </w:tc>
      </w:tr>
    </w:tbl>
    <w:p w:rsidR="00451871" w:rsidP="00451871" w:rsidRDefault="00451871" w14:paraId="3E98E71D" w14:textId="77777777">
      <w:pPr>
        <w:pStyle w:val="NormalWeb"/>
        <w:spacing w:before="0" w:beforeAutospacing="0" w:after="0" w:afterAutospacing="0"/>
        <w:rPr>
          <w:rFonts w:ascii="Calibri" w:hAnsi="Calibri" w:cs="Calibri"/>
          <w:b/>
          <w:bCs/>
          <w:sz w:val="22"/>
          <w:szCs w:val="22"/>
        </w:rPr>
      </w:pPr>
    </w:p>
    <w:p w:rsidRPr="00CD505D" w:rsidR="00CD505D" w:rsidP="00CD505D" w:rsidRDefault="00451871" w14:paraId="6C711BEF" w14:textId="5C5F010F">
      <w:pPr>
        <w:pStyle w:val="NormalWeb"/>
        <w:spacing w:before="0" w:beforeAutospacing="0" w:after="0" w:afterAutospacing="0"/>
        <w:rPr>
          <w:rFonts w:ascii="Calibri" w:hAnsi="Calibri" w:cs="Calibri"/>
          <w:sz w:val="22"/>
          <w:szCs w:val="22"/>
        </w:rPr>
      </w:pPr>
      <w:r>
        <w:rPr>
          <w:rFonts w:ascii="Calibri" w:hAnsi="Calibri" w:cs="Calibri"/>
          <w:b/>
          <w:bCs/>
          <w:sz w:val="22"/>
          <w:szCs w:val="22"/>
        </w:rPr>
        <w:t>Why this matters</w:t>
      </w:r>
      <w:r w:rsidR="00CD505D">
        <w:rPr>
          <w:rFonts w:ascii="Calibri" w:hAnsi="Calibri" w:cs="Calibri"/>
          <w:b/>
          <w:bCs/>
          <w:sz w:val="22"/>
          <w:szCs w:val="22"/>
        </w:rPr>
        <w:t>:</w:t>
      </w:r>
      <w:r w:rsidR="006D2EA7">
        <w:rPr>
          <w:rFonts w:ascii="Calibri" w:hAnsi="Calibri" w:cs="Calibri"/>
          <w:b/>
          <w:bCs/>
          <w:sz w:val="22"/>
          <w:szCs w:val="22"/>
        </w:rPr>
        <w:t xml:space="preserve"> </w:t>
      </w:r>
      <w:r w:rsidR="00CD505D">
        <w:rPr>
          <w:rFonts w:ascii="Segoe UI" w:hAnsi="Segoe UI" w:cs="Segoe UI"/>
          <w:sz w:val="21"/>
          <w:szCs w:val="21"/>
        </w:rPr>
        <w:t xml:space="preserve">These create </w:t>
      </w:r>
      <w:r w:rsidR="00CD505D">
        <w:rPr>
          <w:rStyle w:val="Strong"/>
          <w:rFonts w:ascii="Segoe UI" w:hAnsi="Segoe UI" w:cs="Segoe UI" w:eastAsiaTheme="majorEastAsia"/>
          <w:sz w:val="21"/>
          <w:szCs w:val="21"/>
        </w:rPr>
        <w:t>hard cost deadlines</w:t>
      </w:r>
      <w:r w:rsidR="00CD505D">
        <w:rPr>
          <w:rFonts w:ascii="Segoe UI" w:hAnsi="Segoe UI" w:cs="Segoe UI"/>
          <w:sz w:val="21"/>
          <w:szCs w:val="21"/>
        </w:rPr>
        <w:t xml:space="preserve"> that increase urgency. Faster deprecation of legacy senders and migration of required flows reduces avoidable cost entering 2026–2027.</w:t>
      </w:r>
    </w:p>
    <w:p w:rsidRPr="00451871" w:rsidR="00451871" w:rsidP="00D251CA" w:rsidRDefault="00451871" w14:paraId="25F986A6" w14:textId="77777777">
      <w:pPr>
        <w:rPr>
          <w:rStyle w:val="Strong"/>
          <w:rFonts w:ascii="Calibri" w:hAnsi="Calibri" w:cs="Calibri"/>
          <w:color w:val="000000" w:themeColor="text1"/>
          <w:sz w:val="22"/>
          <w:szCs w:val="22"/>
        </w:rPr>
      </w:pPr>
    </w:p>
    <w:p w:rsidRPr="00127FC6" w:rsidR="00D251CA" w:rsidP="00D251CA" w:rsidRDefault="00D251CA" w14:paraId="0AE1C96F" w14:textId="7C5B67AE">
      <w:pPr>
        <w:rPr>
          <w:color w:val="000000" w:themeColor="text1"/>
        </w:rPr>
      </w:pPr>
      <w:r w:rsidRPr="00127FC6">
        <w:rPr>
          <w:rStyle w:val="Strong"/>
          <w:rFonts w:ascii="Calibri" w:hAnsi="Calibri" w:cs="Calibri"/>
          <w:color w:val="000000" w:themeColor="text1"/>
          <w:sz w:val="22"/>
          <w:szCs w:val="22"/>
        </w:rPr>
        <w:t>10.</w:t>
      </w:r>
      <w:r w:rsidR="00451871">
        <w:rPr>
          <w:rStyle w:val="Strong"/>
          <w:rFonts w:ascii="Calibri" w:hAnsi="Calibri" w:cs="Calibri"/>
          <w:color w:val="000000" w:themeColor="text1"/>
          <w:sz w:val="22"/>
          <w:szCs w:val="22"/>
        </w:rPr>
        <w:t>3</w:t>
      </w:r>
      <w:r w:rsidRPr="00127FC6">
        <w:rPr>
          <w:rStyle w:val="Strong"/>
          <w:rFonts w:ascii="Calibri" w:hAnsi="Calibri" w:cs="Calibri"/>
          <w:color w:val="000000" w:themeColor="text1"/>
          <w:sz w:val="22"/>
          <w:szCs w:val="22"/>
        </w:rPr>
        <w:t xml:space="preserve"> Key cost drivers (why ‘as</w:t>
      </w:r>
      <w:r w:rsidRPr="00127FC6">
        <w:rPr>
          <w:rStyle w:val="Strong"/>
          <w:rFonts w:ascii="Calibri" w:hAnsi="Calibri" w:cs="Calibri"/>
          <w:color w:val="000000" w:themeColor="text1"/>
          <w:sz w:val="22"/>
          <w:szCs w:val="22"/>
        </w:rPr>
        <w:noBreakHyphen/>
      </w:r>
      <w:r w:rsidRPr="00127FC6">
        <w:rPr>
          <w:rStyle w:val="Strong"/>
          <w:rFonts w:ascii="Calibri" w:hAnsi="Calibri" w:cs="Calibri"/>
          <w:color w:val="000000" w:themeColor="text1"/>
          <w:sz w:val="22"/>
          <w:szCs w:val="22"/>
        </w:rPr>
        <w:t>is’ grows cost)</w:t>
      </w:r>
    </w:p>
    <w:p w:rsidRPr="006F4AA2" w:rsidR="006F4AA2" w:rsidP="006F4AA2" w:rsidRDefault="006F4AA2" w14:paraId="1497088D" w14:textId="77777777">
      <w:pPr>
        <w:pStyle w:val="NormalWeb"/>
        <w:spacing w:line="300" w:lineRule="atLeast"/>
        <w:rPr>
          <w:rFonts w:ascii="Calibri" w:hAnsi="Calibri" w:cs="Calibri"/>
          <w:sz w:val="22"/>
          <w:szCs w:val="22"/>
        </w:rPr>
      </w:pPr>
      <w:r w:rsidRPr="006F4AA2">
        <w:rPr>
          <w:rFonts w:ascii="Calibri" w:hAnsi="Calibri" w:cs="Calibri"/>
          <w:sz w:val="22"/>
          <w:szCs w:val="22"/>
        </w:rPr>
        <w:t>If lifted “as</w:t>
      </w:r>
      <w:r w:rsidRPr="006F4AA2">
        <w:rPr>
          <w:rFonts w:ascii="Calibri" w:hAnsi="Calibri" w:cs="Calibri"/>
          <w:sz w:val="22"/>
          <w:szCs w:val="22"/>
        </w:rPr>
        <w:noBreakHyphen/>
      </w:r>
      <w:r w:rsidRPr="006F4AA2">
        <w:rPr>
          <w:rFonts w:ascii="Calibri" w:hAnsi="Calibri" w:cs="Calibri"/>
          <w:sz w:val="22"/>
          <w:szCs w:val="22"/>
        </w:rPr>
        <w:t>is,” cost growth would be driven by a few core structural issues:</w:t>
      </w:r>
    </w:p>
    <w:p w:rsidRPr="006F4AA2" w:rsidR="006F4AA2" w:rsidP="006F4AA2" w:rsidRDefault="006F4AA2" w14:paraId="012FBBA7" w14:textId="77777777">
      <w:pPr>
        <w:numPr>
          <w:ilvl w:val="0"/>
          <w:numId w:val="163"/>
        </w:numPr>
        <w:spacing w:before="100" w:beforeAutospacing="1" w:after="100" w:afterAutospacing="1" w:line="300" w:lineRule="atLeast"/>
        <w:rPr>
          <w:rFonts w:ascii="Calibri" w:hAnsi="Calibri" w:cs="Calibri"/>
          <w:sz w:val="22"/>
          <w:szCs w:val="22"/>
        </w:rPr>
      </w:pPr>
      <w:r w:rsidRPr="006F4AA2">
        <w:rPr>
          <w:rStyle w:val="Strong"/>
          <w:rFonts w:ascii="Calibri" w:hAnsi="Calibri" w:cs="Calibri" w:eastAsiaTheme="majorEastAsia"/>
          <w:sz w:val="22"/>
          <w:szCs w:val="22"/>
        </w:rPr>
        <w:t>Ad</w:t>
      </w:r>
      <w:r w:rsidRPr="006F4AA2">
        <w:rPr>
          <w:rStyle w:val="Strong"/>
          <w:rFonts w:ascii="Calibri" w:hAnsi="Calibri" w:cs="Calibri" w:eastAsiaTheme="majorEastAsia"/>
          <w:sz w:val="22"/>
          <w:szCs w:val="22"/>
        </w:rPr>
        <w:noBreakHyphen/>
      </w:r>
      <w:r w:rsidRPr="006F4AA2">
        <w:rPr>
          <w:rStyle w:val="Strong"/>
          <w:rFonts w:ascii="Calibri" w:hAnsi="Calibri" w:cs="Calibri" w:eastAsiaTheme="majorEastAsia"/>
          <w:sz w:val="22"/>
          <w:szCs w:val="22"/>
        </w:rPr>
        <w:t>hoc communications disproportionately drive volume</w:t>
      </w:r>
      <w:r w:rsidRPr="006F4AA2">
        <w:rPr>
          <w:rFonts w:ascii="Calibri" w:hAnsi="Calibri" w:cs="Calibri"/>
          <w:sz w:val="22"/>
          <w:szCs w:val="22"/>
        </w:rPr>
        <w:t>, often broadcast broadly due to missing targeting controls.</w:t>
      </w:r>
    </w:p>
    <w:p w:rsidRPr="006F4AA2" w:rsidR="006F4AA2" w:rsidP="006F4AA2" w:rsidRDefault="006F4AA2" w14:paraId="1F3EB283" w14:textId="77777777">
      <w:pPr>
        <w:numPr>
          <w:ilvl w:val="0"/>
          <w:numId w:val="163"/>
        </w:numPr>
        <w:spacing w:before="100" w:beforeAutospacing="1" w:after="100" w:afterAutospacing="1" w:line="300" w:lineRule="atLeast"/>
        <w:rPr>
          <w:rFonts w:ascii="Calibri" w:hAnsi="Calibri" w:cs="Calibri"/>
          <w:sz w:val="22"/>
          <w:szCs w:val="22"/>
        </w:rPr>
      </w:pPr>
      <w:r w:rsidRPr="006F4AA2">
        <w:rPr>
          <w:rStyle w:val="Strong"/>
          <w:rFonts w:ascii="Calibri" w:hAnsi="Calibri" w:cs="Calibri" w:eastAsiaTheme="majorEastAsia"/>
          <w:sz w:val="22"/>
          <w:szCs w:val="22"/>
        </w:rPr>
        <w:t>Service</w:t>
      </w:r>
      <w:r w:rsidRPr="006F4AA2">
        <w:rPr>
          <w:rStyle w:val="Strong"/>
          <w:rFonts w:ascii="Calibri" w:hAnsi="Calibri" w:cs="Calibri" w:eastAsiaTheme="majorEastAsia"/>
          <w:sz w:val="22"/>
          <w:szCs w:val="22"/>
        </w:rPr>
        <w:noBreakHyphen/>
      </w:r>
      <w:r w:rsidRPr="006F4AA2">
        <w:rPr>
          <w:rStyle w:val="Strong"/>
          <w:rFonts w:ascii="Calibri" w:hAnsi="Calibri" w:cs="Calibri" w:eastAsiaTheme="majorEastAsia"/>
          <w:sz w:val="22"/>
          <w:szCs w:val="22"/>
        </w:rPr>
        <w:t>level sprawl (76 triggering services)</w:t>
      </w:r>
      <w:r w:rsidRPr="006F4AA2">
        <w:rPr>
          <w:rFonts w:ascii="Calibri" w:hAnsi="Calibri" w:cs="Calibri"/>
          <w:sz w:val="22"/>
          <w:szCs w:val="22"/>
        </w:rPr>
        <w:t xml:space="preserve"> causes duplication, inconsistencies, and over</w:t>
      </w:r>
      <w:r w:rsidRPr="006F4AA2">
        <w:rPr>
          <w:rFonts w:ascii="Calibri" w:hAnsi="Calibri" w:cs="Calibri"/>
          <w:sz w:val="22"/>
          <w:szCs w:val="22"/>
        </w:rPr>
        <w:noBreakHyphen/>
      </w:r>
      <w:r w:rsidRPr="006F4AA2">
        <w:rPr>
          <w:rFonts w:ascii="Calibri" w:hAnsi="Calibri" w:cs="Calibri"/>
          <w:sz w:val="22"/>
          <w:szCs w:val="22"/>
        </w:rPr>
        <w:t>volume.</w:t>
      </w:r>
    </w:p>
    <w:p w:rsidRPr="006F4AA2" w:rsidR="006F4AA2" w:rsidP="006F4AA2" w:rsidRDefault="006F4AA2" w14:paraId="435311F3" w14:textId="77777777">
      <w:pPr>
        <w:numPr>
          <w:ilvl w:val="0"/>
          <w:numId w:val="163"/>
        </w:numPr>
        <w:spacing w:before="100" w:beforeAutospacing="1" w:after="100" w:afterAutospacing="1" w:line="300" w:lineRule="atLeast"/>
        <w:rPr>
          <w:rFonts w:ascii="Calibri" w:hAnsi="Calibri" w:cs="Calibri"/>
          <w:sz w:val="22"/>
          <w:szCs w:val="22"/>
        </w:rPr>
      </w:pPr>
      <w:r w:rsidRPr="006F4AA2">
        <w:rPr>
          <w:rStyle w:val="Strong"/>
          <w:rFonts w:ascii="Calibri" w:hAnsi="Calibri" w:cs="Calibri" w:eastAsiaTheme="majorEastAsia"/>
          <w:sz w:val="22"/>
          <w:szCs w:val="22"/>
        </w:rPr>
        <w:t>Minimal aggregation/digests and weak suppression/fatigue controls</w:t>
      </w:r>
      <w:r w:rsidRPr="006F4AA2">
        <w:rPr>
          <w:rFonts w:ascii="Calibri" w:hAnsi="Calibri" w:cs="Calibri"/>
          <w:sz w:val="22"/>
          <w:szCs w:val="22"/>
        </w:rPr>
        <w:t xml:space="preserve"> increase redundant sends and push more traffic external instead of in</w:t>
      </w:r>
      <w:r w:rsidRPr="006F4AA2">
        <w:rPr>
          <w:rFonts w:ascii="Calibri" w:hAnsi="Calibri" w:cs="Calibri"/>
          <w:sz w:val="22"/>
          <w:szCs w:val="22"/>
        </w:rPr>
        <w:noBreakHyphen/>
      </w:r>
      <w:r w:rsidRPr="006F4AA2">
        <w:rPr>
          <w:rFonts w:ascii="Calibri" w:hAnsi="Calibri" w:cs="Calibri"/>
          <w:sz w:val="22"/>
          <w:szCs w:val="22"/>
        </w:rPr>
        <w:t>app.</w:t>
      </w:r>
    </w:p>
    <w:p w:rsidRPr="006F4AA2" w:rsidR="006F4AA2" w:rsidP="006F4AA2" w:rsidRDefault="006F4AA2" w14:paraId="64E46BC2" w14:textId="77777777">
      <w:pPr>
        <w:pStyle w:val="NormalWeb"/>
        <w:spacing w:line="300" w:lineRule="atLeast"/>
        <w:rPr>
          <w:rFonts w:ascii="Calibri" w:hAnsi="Calibri" w:cs="Calibri"/>
          <w:sz w:val="22"/>
          <w:szCs w:val="22"/>
        </w:rPr>
      </w:pPr>
      <w:r w:rsidRPr="006F4AA2">
        <w:rPr>
          <w:rFonts w:ascii="Calibri" w:hAnsi="Calibri" w:cs="Calibri"/>
          <w:sz w:val="22"/>
          <w:szCs w:val="22"/>
        </w:rPr>
        <w:t>These are the structural sources of the +$208K ceiling.</w:t>
      </w:r>
    </w:p>
    <w:p w:rsidRPr="001E2623" w:rsidR="007D3961" w:rsidP="001E2623" w:rsidRDefault="007D3961" w14:paraId="034FECCB" w14:textId="56A72E1B">
      <w:pPr>
        <w:spacing w:line="300" w:lineRule="atLeast"/>
        <w:rPr>
          <w:rFonts w:ascii="Segoe UI" w:hAnsi="Segoe UI" w:cs="Segoe UI"/>
          <w:sz w:val="21"/>
          <w:szCs w:val="21"/>
        </w:rPr>
      </w:pPr>
      <w:r w:rsidRPr="006F4AA2">
        <w:rPr>
          <w:rFonts w:ascii="Calibri" w:hAnsi="Calibri" w:cs="Calibri"/>
          <w:b/>
          <w:bCs/>
          <w:color w:val="000000" w:themeColor="text1"/>
          <w:sz w:val="22"/>
          <w:szCs w:val="22"/>
        </w:rPr>
        <w:t>10.4 Cost</w:t>
      </w:r>
      <w:r w:rsidR="00090EB2">
        <w:rPr>
          <w:rFonts w:ascii="Calibri" w:hAnsi="Calibri" w:cs="Calibri"/>
          <w:b/>
          <w:bCs/>
          <w:color w:val="000000" w:themeColor="text1"/>
          <w:sz w:val="22"/>
          <w:szCs w:val="22"/>
        </w:rPr>
        <w:t xml:space="preserve"> model: increase vs. decrease</w:t>
      </w:r>
      <w:r w:rsidRPr="006F4AA2">
        <w:rPr>
          <w:rFonts w:ascii="Calibri" w:hAnsi="Calibri" w:cs="Calibri"/>
          <w:b/>
          <w:bCs/>
          <w:color w:val="000000" w:themeColor="text1"/>
          <w:sz w:val="22"/>
          <w:szCs w:val="22"/>
        </w:rPr>
        <w:t xml:space="preserve"> </w:t>
      </w:r>
      <w:r w:rsidR="00090EB2">
        <w:rPr>
          <w:rFonts w:ascii="Calibri" w:hAnsi="Calibri" w:cs="Calibri"/>
          <w:b/>
          <w:bCs/>
          <w:color w:val="000000" w:themeColor="text1"/>
          <w:sz w:val="22"/>
          <w:szCs w:val="22"/>
        </w:rPr>
        <w:t>l</w:t>
      </w:r>
      <w:r w:rsidRPr="006F4AA2">
        <w:rPr>
          <w:rFonts w:ascii="Calibri" w:hAnsi="Calibri" w:cs="Calibri"/>
          <w:b/>
          <w:bCs/>
          <w:color w:val="000000" w:themeColor="text1"/>
          <w:sz w:val="22"/>
          <w:szCs w:val="22"/>
        </w:rPr>
        <w:t>evers</w:t>
      </w:r>
      <w:r w:rsidR="001E2623">
        <w:rPr>
          <w:rFonts w:ascii="Calibri" w:hAnsi="Calibri" w:cs="Calibri"/>
          <w:b/>
          <w:bCs/>
          <w:color w:val="000000" w:themeColor="text1"/>
          <w:sz w:val="22"/>
          <w:szCs w:val="22"/>
        </w:rPr>
        <w:br/>
      </w:r>
      <w:r w:rsidRPr="00BC39DD" w:rsidR="001E2623">
        <w:rPr>
          <w:rFonts w:ascii="Calibri" w:hAnsi="Calibri" w:cs="Calibri"/>
          <w:sz w:val="21"/>
          <w:szCs w:val="21"/>
        </w:rPr>
        <w:t xml:space="preserve">The financial plan keeps the program </w:t>
      </w:r>
      <w:r w:rsidRPr="00BC39DD" w:rsidR="001E2623">
        <w:rPr>
          <w:rStyle w:val="Strong"/>
          <w:rFonts w:ascii="Calibri" w:hAnsi="Calibri" w:cs="Calibri" w:eastAsiaTheme="majorEastAsia"/>
          <w:sz w:val="21"/>
          <w:szCs w:val="21"/>
        </w:rPr>
        <w:t>cost</w:t>
      </w:r>
      <w:r w:rsidRPr="00BC39DD" w:rsidR="001E2623">
        <w:rPr>
          <w:rStyle w:val="Strong"/>
          <w:rFonts w:ascii="Calibri" w:hAnsi="Calibri" w:cs="Calibri" w:eastAsiaTheme="majorEastAsia"/>
          <w:sz w:val="21"/>
          <w:szCs w:val="21"/>
        </w:rPr>
        <w:noBreakHyphen/>
      </w:r>
      <w:r w:rsidRPr="00BC39DD" w:rsidR="001E2623">
        <w:rPr>
          <w:rStyle w:val="Strong"/>
          <w:rFonts w:ascii="Calibri" w:hAnsi="Calibri" w:cs="Calibri" w:eastAsiaTheme="majorEastAsia"/>
          <w:sz w:val="21"/>
          <w:szCs w:val="21"/>
        </w:rPr>
        <w:t>neutral to cost</w:t>
      </w:r>
      <w:r w:rsidRPr="00BC39DD" w:rsidR="001E2623">
        <w:rPr>
          <w:rStyle w:val="Strong"/>
          <w:rFonts w:ascii="Calibri" w:hAnsi="Calibri" w:cs="Calibri" w:eastAsiaTheme="majorEastAsia"/>
          <w:sz w:val="21"/>
          <w:szCs w:val="21"/>
        </w:rPr>
        <w:noBreakHyphen/>
      </w:r>
      <w:r w:rsidRPr="00BC39DD" w:rsidR="001E2623">
        <w:rPr>
          <w:rStyle w:val="Strong"/>
          <w:rFonts w:ascii="Calibri" w:hAnsi="Calibri" w:cs="Calibri" w:eastAsiaTheme="majorEastAsia"/>
          <w:sz w:val="21"/>
          <w:szCs w:val="21"/>
        </w:rPr>
        <w:t>reducing</w:t>
      </w:r>
      <w:r w:rsidRPr="00BC39DD" w:rsidR="001E2623">
        <w:rPr>
          <w:rFonts w:ascii="Calibri" w:hAnsi="Calibri" w:cs="Calibri"/>
          <w:sz w:val="21"/>
          <w:szCs w:val="21"/>
        </w:rPr>
        <w:t xml:space="preserve"> by combining (1) bounded growth levers and (2) enforced volume</w:t>
      </w:r>
      <w:r w:rsidRPr="00BC39DD" w:rsidR="001E2623">
        <w:rPr>
          <w:rFonts w:ascii="Calibri" w:hAnsi="Calibri" w:cs="Calibri"/>
          <w:sz w:val="21"/>
          <w:szCs w:val="21"/>
        </w:rPr>
        <w:noBreakHyphen/>
      </w:r>
      <w:r w:rsidRPr="00BC39DD" w:rsidR="001E2623">
        <w:rPr>
          <w:rFonts w:ascii="Calibri" w:hAnsi="Calibri" w:cs="Calibri"/>
          <w:sz w:val="21"/>
          <w:szCs w:val="21"/>
        </w:rPr>
        <w:t>reduction levers.</w:t>
      </w:r>
      <w:r w:rsidR="00BC39DD">
        <w:rPr>
          <w:rFonts w:ascii="Segoe UI" w:hAnsi="Segoe UI" w:cs="Segoe UI"/>
          <w:sz w:val="21"/>
          <w:szCs w:val="21"/>
        </w:rPr>
        <w:br/>
      </w:r>
    </w:p>
    <w:p w:rsidRPr="00DB0C8C" w:rsidR="00DB0C8C" w:rsidP="00DB0C8C" w:rsidRDefault="00DB0C8C" w14:paraId="64C53B1F"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 xml:space="preserve">TABLE 1 — COST INCREASE LEVERS </w:t>
      </w:r>
    </w:p>
    <w:tbl>
      <w:tblPr>
        <w:tblW w:w="0" w:type="auto"/>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1953"/>
        <w:gridCol w:w="5799"/>
        <w:gridCol w:w="1588"/>
      </w:tblGrid>
      <w:tr w:rsidRPr="00DB0C8C" w:rsidR="006F4AA2" w14:paraId="2B7EF308" w14:textId="77777777">
        <w:tc>
          <w:tcPr>
            <w:tcW w:w="2300"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DB0C8C" w:rsidR="00DB0C8C" w:rsidRDefault="00DB0C8C" w14:paraId="7D7A11EA"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Cost Increase Lever</w:t>
            </w:r>
          </w:p>
        </w:tc>
        <w:tc>
          <w:tcPr>
            <w:tcW w:w="7042"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DB0C8C" w:rsidR="00DB0C8C" w:rsidRDefault="00DB0C8C" w14:paraId="4F0E2F4C"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Explanation</w:t>
            </w:r>
          </w:p>
        </w:tc>
        <w:tc>
          <w:tcPr>
            <w:tcW w:w="1610"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DB0C8C" w:rsidR="00DB0C8C" w:rsidRDefault="00DB0C8C" w14:paraId="6E396906"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Estimated Annual Impact</w:t>
            </w:r>
          </w:p>
        </w:tc>
      </w:tr>
      <w:tr w:rsidRPr="00DB0C8C" w:rsidR="006F4AA2" w14:paraId="23AF9CC9" w14:textId="77777777">
        <w:tc>
          <w:tcPr>
            <w:tcW w:w="23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403E4A4E"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“As</w:t>
            </w:r>
            <w:r w:rsidRPr="00DB0C8C">
              <w:rPr>
                <w:rFonts w:ascii="Calibri" w:hAnsi="Calibri" w:cs="Calibri"/>
                <w:b/>
                <w:bCs/>
                <w:sz w:val="22"/>
                <w:szCs w:val="22"/>
              </w:rPr>
              <w:noBreakHyphen/>
            </w:r>
            <w:r w:rsidRPr="00DB0C8C">
              <w:rPr>
                <w:rFonts w:ascii="Calibri" w:hAnsi="Calibri" w:cs="Calibri"/>
                <w:b/>
                <w:bCs/>
                <w:sz w:val="22"/>
                <w:szCs w:val="22"/>
              </w:rPr>
              <w:t>is” migration ceiling</w:t>
            </w:r>
          </w:p>
        </w:tc>
        <w:tc>
          <w:tcPr>
            <w:tcW w:w="704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30B5685B"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 xml:space="preserve">If today’s </w:t>
            </w:r>
            <w:r w:rsidRPr="00DB0C8C">
              <w:rPr>
                <w:rFonts w:ascii="Calibri" w:hAnsi="Calibri" w:cs="Calibri"/>
                <w:b/>
                <w:bCs/>
                <w:sz w:val="22"/>
                <w:szCs w:val="22"/>
              </w:rPr>
              <w:t>397M sends</w:t>
            </w:r>
            <w:r w:rsidRPr="00DB0C8C">
              <w:rPr>
                <w:rFonts w:ascii="Calibri" w:hAnsi="Calibri" w:cs="Calibri"/>
                <w:sz w:val="22"/>
                <w:szCs w:val="22"/>
              </w:rPr>
              <w:t xml:space="preserve"> moved without cleanup, contract reaches max tier.</w:t>
            </w:r>
          </w:p>
        </w:tc>
        <w:tc>
          <w:tcPr>
            <w:tcW w:w="165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3A71329E"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 $208K (worst-case)</w:t>
            </w:r>
          </w:p>
        </w:tc>
      </w:tr>
      <w:tr w:rsidRPr="00DB0C8C" w:rsidR="006F4AA2" w14:paraId="5FADE0C3" w14:textId="77777777">
        <w:tc>
          <w:tcPr>
            <w:tcW w:w="23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231E8624"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External channel expansion</w:t>
            </w:r>
          </w:p>
        </w:tc>
        <w:tc>
          <w:tcPr>
            <w:tcW w:w="704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650CD29E"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 xml:space="preserve">More use of </w:t>
            </w:r>
            <w:r w:rsidRPr="00DB0C8C">
              <w:rPr>
                <w:rFonts w:ascii="Calibri" w:hAnsi="Calibri" w:cs="Calibri"/>
                <w:b/>
                <w:bCs/>
                <w:sz w:val="22"/>
                <w:szCs w:val="22"/>
              </w:rPr>
              <w:t>SMS/WhatsApp/WeChat/Kakao/Viber</w:t>
            </w:r>
            <w:r w:rsidRPr="00DB0C8C">
              <w:rPr>
                <w:rFonts w:ascii="Calibri" w:hAnsi="Calibri" w:cs="Calibri"/>
                <w:sz w:val="22"/>
                <w:szCs w:val="22"/>
              </w:rPr>
              <w:t xml:space="preserve"> depending on journey expansion. </w:t>
            </w:r>
            <w:r w:rsidRPr="00DB0C8C">
              <w:rPr>
                <w:rFonts w:ascii="Calibri" w:hAnsi="Calibri" w:cs="Calibri"/>
                <w:b/>
                <w:bCs/>
                <w:sz w:val="22"/>
                <w:szCs w:val="22"/>
              </w:rPr>
              <w:t>Baseline annual spend is currently being retrieved (Finance). Expected: ~1 new channel/year if ROI-positive.</w:t>
            </w:r>
          </w:p>
        </w:tc>
        <w:tc>
          <w:tcPr>
            <w:tcW w:w="161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37F8D270"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Variable (ROI</w:t>
            </w:r>
            <w:r w:rsidRPr="00DB0C8C">
              <w:rPr>
                <w:rFonts w:ascii="Calibri" w:hAnsi="Calibri" w:cs="Calibri"/>
                <w:sz w:val="22"/>
                <w:szCs w:val="22"/>
              </w:rPr>
              <w:noBreakHyphen/>
            </w:r>
            <w:r w:rsidRPr="00DB0C8C">
              <w:rPr>
                <w:rFonts w:ascii="Calibri" w:hAnsi="Calibri" w:cs="Calibri"/>
                <w:sz w:val="22"/>
                <w:szCs w:val="22"/>
              </w:rPr>
              <w:t>gated)</w:t>
            </w:r>
          </w:p>
        </w:tc>
      </w:tr>
      <w:tr w:rsidRPr="00DB0C8C" w:rsidR="006F4AA2" w14:paraId="2338A4FC" w14:textId="77777777">
        <w:tc>
          <w:tcPr>
            <w:tcW w:w="23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2C947D05"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More addressable variants (role/entity)</w:t>
            </w:r>
          </w:p>
        </w:tc>
        <w:tc>
          <w:tcPr>
            <w:tcW w:w="704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578CFD09"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 xml:space="preserve">More personalized versions may increase message count if not suppressed/digested. </w:t>
            </w:r>
            <w:r w:rsidRPr="00DB0C8C">
              <w:rPr>
                <w:rFonts w:ascii="Calibri" w:hAnsi="Calibri" w:cs="Calibri"/>
                <w:b/>
                <w:bCs/>
                <w:sz w:val="22"/>
                <w:szCs w:val="22"/>
              </w:rPr>
              <w:t>Assumes suppression/digest strategy → low incremental volume.</w:t>
            </w:r>
          </w:p>
        </w:tc>
        <w:tc>
          <w:tcPr>
            <w:tcW w:w="176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56D42267"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Low (suppression minimizes this)</w:t>
            </w:r>
          </w:p>
        </w:tc>
      </w:tr>
      <w:tr w:rsidRPr="00DB0C8C" w:rsidR="006F4AA2" w14:paraId="7CF47F10" w14:textId="77777777">
        <w:tc>
          <w:tcPr>
            <w:tcW w:w="23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4F1E09AC"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MAU/profile tier growth</w:t>
            </w:r>
          </w:p>
        </w:tc>
        <w:tc>
          <w:tcPr>
            <w:tcW w:w="704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4E65F92E"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 xml:space="preserve">More users exposed to in-app surfaces can increase Braze MAU counts, affecting tiering. </w:t>
            </w:r>
            <w:r w:rsidRPr="00DB0C8C">
              <w:rPr>
                <w:rFonts w:ascii="Calibri" w:hAnsi="Calibri" w:cs="Calibri"/>
                <w:b/>
                <w:bCs/>
                <w:sz w:val="22"/>
                <w:szCs w:val="22"/>
              </w:rPr>
              <w:t>Today’s estimated MAU exposure = ~2M; contracted tier supports up to 4M → no cost increase expected in next 1–2 years.</w:t>
            </w:r>
          </w:p>
        </w:tc>
        <w:tc>
          <w:tcPr>
            <w:tcW w:w="161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3915308E"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Tier-based (depends on MAU growth)</w:t>
            </w:r>
          </w:p>
        </w:tc>
      </w:tr>
      <w:tr w:rsidRPr="00DB0C8C" w:rsidR="006F4AA2" w14:paraId="3CFA302C" w14:textId="77777777">
        <w:tc>
          <w:tcPr>
            <w:tcW w:w="23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4ABB93F4"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China parallel stack</w:t>
            </w:r>
          </w:p>
        </w:tc>
        <w:tc>
          <w:tcPr>
            <w:tcW w:w="704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1927DD52"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 xml:space="preserve">Separate orchestration required for China adds small enablement overhead. </w:t>
            </w:r>
            <w:r w:rsidRPr="00DB0C8C">
              <w:rPr>
                <w:rFonts w:ascii="Calibri" w:hAnsi="Calibri" w:cs="Calibri"/>
                <w:b/>
                <w:bCs/>
                <w:sz w:val="22"/>
                <w:szCs w:val="22"/>
              </w:rPr>
              <w:t>Cost impact expected to be minor; validation in progress with China Eng.</w:t>
            </w:r>
          </w:p>
        </w:tc>
        <w:tc>
          <w:tcPr>
            <w:tcW w:w="161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296258EC"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Small overhead</w:t>
            </w:r>
          </w:p>
        </w:tc>
      </w:tr>
      <w:tr w:rsidRPr="00DB0C8C" w:rsidR="006F4AA2" w14:paraId="4AA005A9" w14:textId="77777777">
        <w:tc>
          <w:tcPr>
            <w:tcW w:w="23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6516EB0A"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Regulatory external flows</w:t>
            </w:r>
          </w:p>
        </w:tc>
        <w:tc>
          <w:tcPr>
            <w:tcW w:w="7069"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3B43BD6B"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 xml:space="preserve">Certain communications must remain email/SMS. </w:t>
            </w:r>
            <w:r w:rsidRPr="00DB0C8C">
              <w:rPr>
                <w:rFonts w:ascii="Calibri" w:hAnsi="Calibri" w:cs="Calibri"/>
                <w:b/>
                <w:bCs/>
                <w:sz w:val="22"/>
                <w:szCs w:val="22"/>
              </w:rPr>
              <w:t>Already part of external-channel baseline; considered fixed expected cost.</w:t>
            </w:r>
          </w:p>
        </w:tc>
        <w:tc>
          <w:tcPr>
            <w:tcW w:w="162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30C68318"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Fixed, expected cost</w:t>
            </w:r>
          </w:p>
        </w:tc>
      </w:tr>
      <w:tr w:rsidRPr="00DB0C8C" w:rsidR="006F4AA2" w14:paraId="798BC620" w14:textId="77777777">
        <w:tc>
          <w:tcPr>
            <w:tcW w:w="23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78060B58"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TOTAL Estimated Increase (realistic, not worst-case)</w:t>
            </w:r>
          </w:p>
        </w:tc>
        <w:tc>
          <w:tcPr>
            <w:tcW w:w="704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1AEE1ED7"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 xml:space="preserve">Reflects the </w:t>
            </w:r>
            <w:r w:rsidRPr="00DB0C8C">
              <w:rPr>
                <w:rFonts w:ascii="Calibri" w:hAnsi="Calibri" w:cs="Calibri"/>
                <w:b/>
                <w:bCs/>
                <w:sz w:val="22"/>
                <w:szCs w:val="22"/>
              </w:rPr>
              <w:t>probability-weighted</w:t>
            </w:r>
            <w:r w:rsidRPr="00DB0C8C">
              <w:rPr>
                <w:rFonts w:ascii="Calibri" w:hAnsi="Calibri" w:cs="Calibri"/>
                <w:sz w:val="22"/>
                <w:szCs w:val="22"/>
              </w:rPr>
              <w:t xml:space="preserve"> portion of the $208K ceiling + small overheads.</w:t>
            </w:r>
          </w:p>
        </w:tc>
        <w:tc>
          <w:tcPr>
            <w:tcW w:w="161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3C21D8ED"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 $40K–$120K</w:t>
            </w:r>
          </w:p>
        </w:tc>
      </w:tr>
    </w:tbl>
    <w:p w:rsidRPr="00DB0C8C" w:rsidR="00DB0C8C" w:rsidP="00DB0C8C" w:rsidRDefault="00DB0C8C" w14:paraId="023CA527" w14:textId="77777777">
      <w:pPr>
        <w:pStyle w:val="NormalWeb"/>
        <w:spacing w:before="0" w:beforeAutospacing="0" w:after="0" w:afterAutospacing="0" w:line="300" w:lineRule="atLeast"/>
        <w:rPr>
          <w:rFonts w:ascii="Calibri" w:hAnsi="Calibri" w:cs="Calibri"/>
          <w:sz w:val="22"/>
          <w:szCs w:val="22"/>
        </w:rPr>
      </w:pPr>
      <w:r w:rsidRPr="00DB0C8C">
        <w:rPr>
          <w:rFonts w:ascii="Calibri" w:hAnsi="Calibri" w:cs="Calibri"/>
          <w:sz w:val="22"/>
          <w:szCs w:val="22"/>
        </w:rPr>
        <w:t> </w:t>
      </w:r>
    </w:p>
    <w:p w:rsidRPr="00DB0C8C" w:rsidR="00DB0C8C" w:rsidP="00DB0C8C" w:rsidRDefault="00DB0C8C" w14:paraId="6B986F74"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TABLE 2 — COST DECREASE LEVERS (Updated With Assumptions)</w:t>
      </w:r>
    </w:p>
    <w:tbl>
      <w:tblPr>
        <w:tblW w:w="0" w:type="auto"/>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2010"/>
        <w:gridCol w:w="5903"/>
        <w:gridCol w:w="1427"/>
      </w:tblGrid>
      <w:tr w:rsidRPr="00DB0C8C" w:rsidR="006F4AA2" w14:paraId="72AEF600" w14:textId="77777777">
        <w:tc>
          <w:tcPr>
            <w:tcW w:w="2176"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DB0C8C" w:rsidR="00DB0C8C" w:rsidRDefault="00DB0C8C" w14:paraId="51F8AE60"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Cost Decrease Lever</w:t>
            </w:r>
          </w:p>
        </w:tc>
        <w:tc>
          <w:tcPr>
            <w:tcW w:w="7577"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DB0C8C" w:rsidR="00DB0C8C" w:rsidRDefault="00DB0C8C" w14:paraId="4C468598"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Explanation</w:t>
            </w:r>
          </w:p>
        </w:tc>
        <w:tc>
          <w:tcPr>
            <w:tcW w:w="1224"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DB0C8C" w:rsidR="00DB0C8C" w:rsidRDefault="00DB0C8C" w14:paraId="48800790"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Estimated Annual Savings</w:t>
            </w:r>
          </w:p>
        </w:tc>
      </w:tr>
      <w:tr w:rsidRPr="00DB0C8C" w:rsidR="006F4AA2" w14:paraId="7169130A" w14:textId="77777777">
        <w:tc>
          <w:tcPr>
            <w:tcW w:w="215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3D206446"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Shift informational traffic to in</w:t>
            </w:r>
            <w:r w:rsidRPr="00DB0C8C">
              <w:rPr>
                <w:rFonts w:ascii="Calibri" w:hAnsi="Calibri" w:cs="Calibri"/>
                <w:b/>
                <w:bCs/>
                <w:sz w:val="22"/>
                <w:szCs w:val="22"/>
              </w:rPr>
              <w:noBreakHyphen/>
            </w:r>
            <w:r w:rsidRPr="00DB0C8C">
              <w:rPr>
                <w:rFonts w:ascii="Calibri" w:hAnsi="Calibri" w:cs="Calibri"/>
                <w:b/>
                <w:bCs/>
                <w:sz w:val="22"/>
                <w:szCs w:val="22"/>
              </w:rPr>
              <w:t>app &amp; digests</w:t>
            </w:r>
          </w:p>
        </w:tc>
        <w:tc>
          <w:tcPr>
            <w:tcW w:w="760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1EB39817"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Moves non</w:t>
            </w:r>
            <w:r w:rsidRPr="00DB0C8C">
              <w:rPr>
                <w:rFonts w:ascii="Calibri" w:hAnsi="Calibri" w:cs="Calibri"/>
                <w:sz w:val="22"/>
                <w:szCs w:val="22"/>
              </w:rPr>
              <w:noBreakHyphen/>
            </w:r>
            <w:r w:rsidRPr="00DB0C8C">
              <w:rPr>
                <w:rFonts w:ascii="Calibri" w:hAnsi="Calibri" w:cs="Calibri"/>
                <w:sz w:val="22"/>
                <w:szCs w:val="22"/>
              </w:rPr>
              <w:t xml:space="preserve">regulatory content to in-app; reduces external variable cost. </w:t>
            </w:r>
            <w:r w:rsidRPr="00DB0C8C">
              <w:rPr>
                <w:rFonts w:ascii="Calibri" w:hAnsi="Calibri" w:cs="Calibri"/>
                <w:b/>
                <w:bCs/>
                <w:sz w:val="22"/>
                <w:szCs w:val="22"/>
              </w:rPr>
              <w:t>Assumes 3–5% shift in informational volume.</w:t>
            </w:r>
          </w:p>
        </w:tc>
        <w:tc>
          <w:tcPr>
            <w:tcW w:w="122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6ADE68D8"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3–5% → $6K–$10K</w:t>
            </w:r>
          </w:p>
        </w:tc>
      </w:tr>
      <w:tr w:rsidRPr="00DB0C8C" w:rsidR="006F4AA2" w14:paraId="7A326488" w14:textId="77777777">
        <w:tc>
          <w:tcPr>
            <w:tcW w:w="217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670C481D"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Suppression, fatigue, preferences</w:t>
            </w:r>
          </w:p>
        </w:tc>
        <w:tc>
          <w:tcPr>
            <w:tcW w:w="757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5D376683"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Avoids unnecessary sends and over</w:t>
            </w:r>
            <w:r w:rsidRPr="00DB0C8C">
              <w:rPr>
                <w:rFonts w:ascii="Calibri" w:hAnsi="Calibri" w:cs="Calibri"/>
                <w:sz w:val="22"/>
                <w:szCs w:val="22"/>
              </w:rPr>
              <w:noBreakHyphen/>
            </w:r>
            <w:r w:rsidRPr="00DB0C8C">
              <w:rPr>
                <w:rFonts w:ascii="Calibri" w:hAnsi="Calibri" w:cs="Calibri"/>
                <w:sz w:val="22"/>
                <w:szCs w:val="22"/>
              </w:rPr>
              <w:t xml:space="preserve">messaging across roles/entities. </w:t>
            </w:r>
            <w:r w:rsidRPr="00DB0C8C">
              <w:rPr>
                <w:rFonts w:ascii="Calibri" w:hAnsi="Calibri" w:cs="Calibri"/>
                <w:b/>
                <w:bCs/>
                <w:sz w:val="22"/>
                <w:szCs w:val="22"/>
              </w:rPr>
              <w:t>Assumes enforcement via policy</w:t>
            </w:r>
            <w:r w:rsidRPr="00DB0C8C">
              <w:rPr>
                <w:rFonts w:ascii="Calibri" w:hAnsi="Calibri" w:cs="Calibri"/>
                <w:b/>
                <w:bCs/>
                <w:sz w:val="22"/>
                <w:szCs w:val="22"/>
              </w:rPr>
              <w:noBreakHyphen/>
            </w:r>
            <w:r w:rsidRPr="00DB0C8C">
              <w:rPr>
                <w:rFonts w:ascii="Calibri" w:hAnsi="Calibri" w:cs="Calibri"/>
                <w:b/>
                <w:bCs/>
                <w:sz w:val="22"/>
                <w:szCs w:val="22"/>
              </w:rPr>
              <w:t>as</w:t>
            </w:r>
            <w:r w:rsidRPr="00DB0C8C">
              <w:rPr>
                <w:rFonts w:ascii="Calibri" w:hAnsi="Calibri" w:cs="Calibri"/>
                <w:b/>
                <w:bCs/>
                <w:sz w:val="22"/>
                <w:szCs w:val="22"/>
              </w:rPr>
              <w:noBreakHyphen/>
            </w:r>
            <w:r w:rsidRPr="00DB0C8C">
              <w:rPr>
                <w:rFonts w:ascii="Calibri" w:hAnsi="Calibri" w:cs="Calibri"/>
                <w:b/>
                <w:bCs/>
                <w:sz w:val="22"/>
                <w:szCs w:val="22"/>
              </w:rPr>
              <w:t>code at send</w:t>
            </w:r>
            <w:r w:rsidRPr="00DB0C8C">
              <w:rPr>
                <w:rFonts w:ascii="Calibri" w:hAnsi="Calibri" w:cs="Calibri"/>
                <w:b/>
                <w:bCs/>
                <w:sz w:val="22"/>
                <w:szCs w:val="22"/>
              </w:rPr>
              <w:noBreakHyphen/>
            </w:r>
            <w:r w:rsidRPr="00DB0C8C">
              <w:rPr>
                <w:rFonts w:ascii="Calibri" w:hAnsi="Calibri" w:cs="Calibri"/>
                <w:b/>
                <w:bCs/>
                <w:sz w:val="22"/>
                <w:szCs w:val="22"/>
              </w:rPr>
              <w:t>time.</w:t>
            </w:r>
          </w:p>
        </w:tc>
        <w:tc>
          <w:tcPr>
            <w:tcW w:w="124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31649199"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5–10% → $10K–$20K</w:t>
            </w:r>
          </w:p>
        </w:tc>
      </w:tr>
      <w:tr w:rsidRPr="00DB0C8C" w:rsidR="006F4AA2" w14:paraId="16AD5484" w14:textId="77777777">
        <w:tc>
          <w:tcPr>
            <w:tcW w:w="215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7A47C052"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Deduplication &amp; collision prevention</w:t>
            </w:r>
          </w:p>
        </w:tc>
        <w:tc>
          <w:tcPr>
            <w:tcW w:w="757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2DAA00DA"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Prevents double</w:t>
            </w:r>
            <w:r w:rsidRPr="00DB0C8C">
              <w:rPr>
                <w:rFonts w:ascii="Calibri" w:hAnsi="Calibri" w:cs="Calibri"/>
                <w:sz w:val="22"/>
                <w:szCs w:val="22"/>
              </w:rPr>
              <w:noBreakHyphen/>
            </w:r>
            <w:r w:rsidRPr="00DB0C8C">
              <w:rPr>
                <w:rFonts w:ascii="Calibri" w:hAnsi="Calibri" w:cs="Calibri"/>
                <w:sz w:val="22"/>
                <w:szCs w:val="22"/>
              </w:rPr>
              <w:t xml:space="preserve">sends and conflicting notifications. </w:t>
            </w:r>
            <w:r w:rsidRPr="00DB0C8C">
              <w:rPr>
                <w:rFonts w:ascii="Calibri" w:hAnsi="Calibri" w:cs="Calibri"/>
                <w:b/>
                <w:bCs/>
                <w:sz w:val="22"/>
                <w:szCs w:val="22"/>
              </w:rPr>
              <w:t>Enabled by unified orchestration record.</w:t>
            </w:r>
          </w:p>
        </w:tc>
        <w:tc>
          <w:tcPr>
            <w:tcW w:w="122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6DEF76CC"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2–3% → $4K–$6K</w:t>
            </w:r>
          </w:p>
        </w:tc>
      </w:tr>
      <w:tr w:rsidRPr="00DB0C8C" w:rsidR="006F4AA2" w14:paraId="0305121E" w14:textId="77777777">
        <w:tc>
          <w:tcPr>
            <w:tcW w:w="215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12900EB8"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CLM reduces follow</w:t>
            </w:r>
            <w:r w:rsidRPr="00DB0C8C">
              <w:rPr>
                <w:rFonts w:ascii="Calibri" w:hAnsi="Calibri" w:cs="Calibri"/>
                <w:b/>
                <w:bCs/>
                <w:sz w:val="22"/>
                <w:szCs w:val="22"/>
              </w:rPr>
              <w:noBreakHyphen/>
            </w:r>
            <w:r w:rsidRPr="00DB0C8C">
              <w:rPr>
                <w:rFonts w:ascii="Calibri" w:hAnsi="Calibri" w:cs="Calibri"/>
                <w:b/>
                <w:bCs/>
                <w:sz w:val="22"/>
                <w:szCs w:val="22"/>
              </w:rPr>
              <w:t>up loops</w:t>
            </w:r>
          </w:p>
        </w:tc>
        <w:tc>
          <w:tcPr>
            <w:tcW w:w="757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3B915640"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Collects info upfront → prevents back</w:t>
            </w:r>
            <w:r w:rsidRPr="00DB0C8C">
              <w:rPr>
                <w:rFonts w:ascii="Calibri" w:hAnsi="Calibri" w:cs="Calibri"/>
                <w:sz w:val="22"/>
                <w:szCs w:val="22"/>
              </w:rPr>
              <w:noBreakHyphen/>
            </w:r>
            <w:r w:rsidRPr="00DB0C8C">
              <w:rPr>
                <w:rFonts w:ascii="Calibri" w:hAnsi="Calibri" w:cs="Calibri"/>
                <w:sz w:val="22"/>
                <w:szCs w:val="22"/>
              </w:rPr>
              <w:t>and</w:t>
            </w:r>
            <w:r w:rsidRPr="00DB0C8C">
              <w:rPr>
                <w:rFonts w:ascii="Calibri" w:hAnsi="Calibri" w:cs="Calibri"/>
                <w:sz w:val="22"/>
                <w:szCs w:val="22"/>
              </w:rPr>
              <w:noBreakHyphen/>
            </w:r>
            <w:r w:rsidRPr="00DB0C8C">
              <w:rPr>
                <w:rFonts w:ascii="Calibri" w:hAnsi="Calibri" w:cs="Calibri"/>
                <w:sz w:val="22"/>
                <w:szCs w:val="22"/>
              </w:rPr>
              <w:t xml:space="preserve">forth “missing info” comms. </w:t>
            </w:r>
            <w:r w:rsidRPr="00DB0C8C">
              <w:rPr>
                <w:rFonts w:ascii="Calibri" w:hAnsi="Calibri" w:cs="Calibri"/>
                <w:b/>
                <w:bCs/>
                <w:sz w:val="22"/>
                <w:szCs w:val="22"/>
              </w:rPr>
              <w:t>Assumes measurable reduction for top flows post</w:t>
            </w:r>
            <w:r w:rsidRPr="00DB0C8C">
              <w:rPr>
                <w:rFonts w:ascii="Calibri" w:hAnsi="Calibri" w:cs="Calibri"/>
                <w:b/>
                <w:bCs/>
                <w:sz w:val="22"/>
                <w:szCs w:val="22"/>
              </w:rPr>
              <w:noBreakHyphen/>
            </w:r>
            <w:r w:rsidRPr="00DB0C8C">
              <w:rPr>
                <w:rFonts w:ascii="Calibri" w:hAnsi="Calibri" w:cs="Calibri"/>
                <w:b/>
                <w:bCs/>
                <w:sz w:val="22"/>
                <w:szCs w:val="22"/>
              </w:rPr>
              <w:t>CLM.</w:t>
            </w:r>
          </w:p>
        </w:tc>
        <w:tc>
          <w:tcPr>
            <w:tcW w:w="124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51A6B1EF"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5–10% → $10K–$20K</w:t>
            </w:r>
          </w:p>
        </w:tc>
      </w:tr>
      <w:tr w:rsidRPr="00DB0C8C" w:rsidR="006F4AA2" w14:paraId="7880782A" w14:textId="77777777">
        <w:tc>
          <w:tcPr>
            <w:tcW w:w="215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7494B8C6"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Catalog cleanup (low</w:t>
            </w:r>
            <w:r w:rsidRPr="00DB0C8C">
              <w:rPr>
                <w:rFonts w:ascii="Calibri" w:hAnsi="Calibri" w:cs="Calibri"/>
                <w:b/>
                <w:bCs/>
                <w:sz w:val="22"/>
                <w:szCs w:val="22"/>
              </w:rPr>
              <w:noBreakHyphen/>
            </w:r>
            <w:r w:rsidRPr="00DB0C8C">
              <w:rPr>
                <w:rFonts w:ascii="Calibri" w:hAnsi="Calibri" w:cs="Calibri"/>
                <w:b/>
                <w:bCs/>
                <w:sz w:val="22"/>
                <w:szCs w:val="22"/>
              </w:rPr>
              <w:t>value comms)</w:t>
            </w:r>
          </w:p>
        </w:tc>
        <w:tc>
          <w:tcPr>
            <w:tcW w:w="757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088186C3"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Removes dead, low-frequency comms; reduces clutter and prevents accidental sends.</w:t>
            </w:r>
          </w:p>
        </w:tc>
        <w:tc>
          <w:tcPr>
            <w:tcW w:w="122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6C1B906C"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2–5% → $4K–$10K</w:t>
            </w:r>
          </w:p>
        </w:tc>
      </w:tr>
      <w:tr w:rsidRPr="00DB0C8C" w:rsidR="006F4AA2" w14:paraId="45DA181B" w14:textId="77777777">
        <w:tc>
          <w:tcPr>
            <w:tcW w:w="2179" w:type="dxa"/>
            <w:tcBorders>
              <w:top w:val="single" w:color="A3A3A3" w:sz="8" w:space="0"/>
              <w:left w:val="single" w:color="A3A3A3" w:sz="8" w:space="0"/>
              <w:bottom w:val="single" w:color="A3A3A3" w:sz="8" w:space="0"/>
              <w:right w:val="single" w:color="A3A3A3" w:sz="8" w:space="0"/>
            </w:tcBorders>
            <w:shd w:val="clear" w:color="auto" w:fill="F5F5F5"/>
            <w:tcMar>
              <w:top w:w="80" w:type="dxa"/>
              <w:left w:w="80" w:type="dxa"/>
              <w:bottom w:w="80" w:type="dxa"/>
              <w:right w:w="80" w:type="dxa"/>
            </w:tcMar>
            <w:hideMark/>
          </w:tcPr>
          <w:p w:rsidRPr="00DB0C8C" w:rsidR="00DB0C8C" w:rsidRDefault="00DB0C8C" w14:paraId="738EE9E7"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Ad</w:t>
            </w:r>
            <w:r w:rsidRPr="00DB0C8C">
              <w:rPr>
                <w:rFonts w:ascii="Calibri" w:hAnsi="Calibri" w:cs="Calibri"/>
                <w:b/>
                <w:bCs/>
                <w:sz w:val="22"/>
                <w:szCs w:val="22"/>
              </w:rPr>
              <w:noBreakHyphen/>
            </w:r>
            <w:r w:rsidRPr="00DB0C8C">
              <w:rPr>
                <w:rFonts w:ascii="Calibri" w:hAnsi="Calibri" w:cs="Calibri"/>
                <w:b/>
                <w:bCs/>
                <w:sz w:val="22"/>
                <w:szCs w:val="22"/>
              </w:rPr>
              <w:t>hoc communication reduction via governance &amp; policy</w:t>
            </w:r>
          </w:p>
        </w:tc>
        <w:tc>
          <w:tcPr>
            <w:tcW w:w="757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4CB02C7E"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Ad</w:t>
            </w:r>
            <w:r w:rsidRPr="00DB0C8C">
              <w:rPr>
                <w:rFonts w:ascii="Calibri" w:hAnsi="Calibri" w:cs="Calibri"/>
                <w:sz w:val="22"/>
                <w:szCs w:val="22"/>
              </w:rPr>
              <w:noBreakHyphen/>
            </w:r>
            <w:r w:rsidRPr="00DB0C8C">
              <w:rPr>
                <w:rFonts w:ascii="Calibri" w:hAnsi="Calibri" w:cs="Calibri"/>
                <w:sz w:val="22"/>
                <w:szCs w:val="22"/>
              </w:rPr>
              <w:t>hoc comms (clean</w:t>
            </w:r>
            <w:r w:rsidRPr="00DB0C8C">
              <w:rPr>
                <w:rFonts w:ascii="Calibri" w:hAnsi="Calibri" w:cs="Calibri"/>
                <w:sz w:val="22"/>
                <w:szCs w:val="22"/>
              </w:rPr>
              <w:noBreakHyphen/>
            </w:r>
            <w:r w:rsidRPr="00DB0C8C">
              <w:rPr>
                <w:rFonts w:ascii="Calibri" w:hAnsi="Calibri" w:cs="Calibri"/>
                <w:sz w:val="22"/>
                <w:szCs w:val="22"/>
              </w:rPr>
              <w:t xml:space="preserve">ups, pricing updates, T&amp;Cs) = </w:t>
            </w:r>
            <w:r w:rsidRPr="00DB0C8C">
              <w:rPr>
                <w:rFonts w:ascii="Calibri" w:hAnsi="Calibri" w:cs="Calibri"/>
                <w:b/>
                <w:bCs/>
                <w:sz w:val="22"/>
                <w:szCs w:val="22"/>
              </w:rPr>
              <w:t>~50% of all sends</w:t>
            </w:r>
            <w:r w:rsidRPr="00DB0C8C">
              <w:rPr>
                <w:rFonts w:ascii="Calibri" w:hAnsi="Calibri" w:cs="Calibri"/>
                <w:sz w:val="22"/>
                <w:szCs w:val="22"/>
              </w:rPr>
              <w:t xml:space="preserve">. </w:t>
            </w:r>
            <w:r w:rsidRPr="00DB0C8C">
              <w:rPr>
                <w:rFonts w:ascii="Calibri" w:hAnsi="Calibri" w:cs="Calibri"/>
                <w:b/>
                <w:bCs/>
                <w:sz w:val="22"/>
                <w:szCs w:val="22"/>
              </w:rPr>
              <w:t>Governance and correct data</w:t>
            </w:r>
            <w:r w:rsidRPr="00DB0C8C">
              <w:rPr>
                <w:rFonts w:ascii="Calibri" w:hAnsi="Calibri" w:cs="Calibri"/>
                <w:sz w:val="22"/>
                <w:szCs w:val="22"/>
              </w:rPr>
              <w:t xml:space="preserve"> (via CDP) allow these communications to be sent more </w:t>
            </w:r>
            <w:r w:rsidRPr="00DB0C8C">
              <w:rPr>
                <w:rFonts w:ascii="Calibri" w:hAnsi="Calibri" w:cs="Calibri"/>
                <w:b/>
                <w:bCs/>
                <w:sz w:val="22"/>
                <w:szCs w:val="22"/>
              </w:rPr>
              <w:t>conservatively</w:t>
            </w:r>
            <w:r w:rsidRPr="00DB0C8C">
              <w:rPr>
                <w:rFonts w:ascii="Calibri" w:hAnsi="Calibri" w:cs="Calibri"/>
                <w:sz w:val="22"/>
                <w:szCs w:val="22"/>
              </w:rPr>
              <w:t xml:space="preserve"> and only to the </w:t>
            </w:r>
            <w:r w:rsidRPr="00DB0C8C">
              <w:rPr>
                <w:rFonts w:ascii="Calibri" w:hAnsi="Calibri" w:cs="Calibri"/>
                <w:b/>
                <w:bCs/>
                <w:sz w:val="22"/>
                <w:szCs w:val="22"/>
              </w:rPr>
              <w:t>right audience</w:t>
            </w:r>
            <w:r w:rsidRPr="00DB0C8C">
              <w:rPr>
                <w:rFonts w:ascii="Calibri" w:hAnsi="Calibri" w:cs="Calibri"/>
                <w:sz w:val="22"/>
                <w:szCs w:val="22"/>
              </w:rPr>
              <w:t>, reducing unnecessary broadcasts and preventing apology comms sent afterwards.</w:t>
            </w:r>
          </w:p>
        </w:tc>
        <w:tc>
          <w:tcPr>
            <w:tcW w:w="124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1DA7B511"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5% → $10K–$15K</w:t>
            </w:r>
          </w:p>
        </w:tc>
      </w:tr>
      <w:tr w:rsidRPr="00DB0C8C" w:rsidR="006F4AA2" w14:paraId="08995A89" w14:textId="77777777">
        <w:tc>
          <w:tcPr>
            <w:tcW w:w="215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5ADB8FDC"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Avoid CNH deprecation + .NET10 upgrade</w:t>
            </w:r>
          </w:p>
        </w:tc>
        <w:tc>
          <w:tcPr>
            <w:tcW w:w="757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342AD2C6"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 xml:space="preserve">Removing CNH before upgrade avoids one engineer worth of maintenance. </w:t>
            </w:r>
            <w:r w:rsidRPr="00DB0C8C">
              <w:rPr>
                <w:rFonts w:ascii="Calibri" w:hAnsi="Calibri" w:cs="Calibri"/>
                <w:b/>
                <w:bCs/>
                <w:sz w:val="22"/>
                <w:szCs w:val="22"/>
              </w:rPr>
              <w:t>Finance to convert 1 engineer/year into $.</w:t>
            </w:r>
          </w:p>
        </w:tc>
        <w:tc>
          <w:tcPr>
            <w:tcW w:w="137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DB0C8C" w:rsidR="00DB0C8C" w:rsidRDefault="00DB0C8C" w14:paraId="69E4C653" w14:textId="77777777">
            <w:pPr>
              <w:pStyle w:val="NormalWeb"/>
              <w:spacing w:before="0" w:beforeAutospacing="0" w:after="0" w:afterAutospacing="0"/>
              <w:rPr>
                <w:rFonts w:ascii="Calibri" w:hAnsi="Calibri" w:cs="Calibri"/>
                <w:sz w:val="22"/>
                <w:szCs w:val="22"/>
              </w:rPr>
            </w:pPr>
            <w:r w:rsidRPr="00DB0C8C">
              <w:rPr>
                <w:rFonts w:ascii="Calibri" w:hAnsi="Calibri" w:cs="Calibri"/>
                <w:sz w:val="22"/>
                <w:szCs w:val="22"/>
              </w:rPr>
              <w:t>Value = 1 engineer/year</w:t>
            </w:r>
          </w:p>
        </w:tc>
      </w:tr>
      <w:tr w:rsidR="00732B14" w14:paraId="09560C2D" w14:textId="77777777">
        <w:tc>
          <w:tcPr>
            <w:tcW w:w="215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00DB0C8C" w:rsidRDefault="00DB0C8C" w14:paraId="7E330153"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Avoid Acoustic renewal</w:t>
            </w:r>
          </w:p>
        </w:tc>
        <w:tc>
          <w:tcPr>
            <w:tcW w:w="757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00DB0C8C" w:rsidRDefault="00DB0C8C" w14:paraId="05C6B8E7" w14:textId="77777777">
            <w:pPr>
              <w:pStyle w:val="NormalWeb"/>
              <w:spacing w:before="0" w:beforeAutospacing="0" w:after="0" w:afterAutospacing="0"/>
              <w:rPr>
                <w:rFonts w:ascii="Calibri" w:hAnsi="Calibri" w:cs="Calibri"/>
                <w:sz w:val="22"/>
                <w:szCs w:val="22"/>
              </w:rPr>
            </w:pPr>
            <w:r>
              <w:rPr>
                <w:rFonts w:ascii="Calibri" w:hAnsi="Calibri" w:cs="Calibri"/>
                <w:sz w:val="22"/>
                <w:szCs w:val="22"/>
              </w:rPr>
              <w:t>Acoustic contract ends Oct 2026; not renewing saves cost.</w:t>
            </w:r>
          </w:p>
        </w:tc>
        <w:tc>
          <w:tcPr>
            <w:tcW w:w="137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00DB0C8C" w:rsidRDefault="00DB0C8C" w14:paraId="33B0310A"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$80K/year (hard saving)</w:t>
            </w:r>
          </w:p>
        </w:tc>
      </w:tr>
      <w:tr w:rsidR="00732B14" w14:paraId="363D1BF7" w14:textId="77777777">
        <w:tc>
          <w:tcPr>
            <w:tcW w:w="215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00DB0C8C" w:rsidRDefault="00DB0C8C" w14:paraId="451DCF06"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Operational efficiency (engineering time)</w:t>
            </w:r>
          </w:p>
        </w:tc>
        <w:tc>
          <w:tcPr>
            <w:tcW w:w="757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00DB0C8C" w:rsidRDefault="00DB0C8C" w14:paraId="239BE742" w14:textId="7777777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75% less engineering effort per comm. </w:t>
            </w:r>
            <w:r>
              <w:rPr>
                <w:rFonts w:ascii="Calibri" w:hAnsi="Calibri" w:cs="Calibri"/>
                <w:b/>
                <w:bCs/>
                <w:sz w:val="22"/>
                <w:szCs w:val="22"/>
              </w:rPr>
              <w:t>Ops time saved (non-variable).</w:t>
            </w:r>
          </w:p>
        </w:tc>
        <w:tc>
          <w:tcPr>
            <w:tcW w:w="135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00DB0C8C" w:rsidRDefault="00DB0C8C" w14:paraId="2F038CCB" w14:textId="77777777">
            <w:pPr>
              <w:pStyle w:val="NormalWeb"/>
              <w:spacing w:before="0" w:beforeAutospacing="0" w:after="0" w:afterAutospacing="0"/>
              <w:rPr>
                <w:rFonts w:ascii="Calibri" w:hAnsi="Calibri" w:cs="Calibri"/>
                <w:sz w:val="22"/>
                <w:szCs w:val="22"/>
              </w:rPr>
            </w:pPr>
            <w:r>
              <w:rPr>
                <w:rFonts w:ascii="Calibri" w:hAnsi="Calibri" w:cs="Calibri"/>
                <w:sz w:val="22"/>
                <w:szCs w:val="22"/>
              </w:rPr>
              <w:t>Ops saving (not variable cost)</w:t>
            </w:r>
          </w:p>
        </w:tc>
      </w:tr>
    </w:tbl>
    <w:p w:rsidR="00DB0C8C" w:rsidP="00DB0C8C" w:rsidRDefault="00DB0C8C" w14:paraId="6166B2DD" w14:textId="77777777">
      <w:pPr>
        <w:pStyle w:val="NormalWeb"/>
        <w:spacing w:before="0" w:beforeAutospacing="0" w:after="0" w:afterAutospacing="0" w:line="300" w:lineRule="atLeast"/>
        <w:rPr>
          <w:rFonts w:ascii="Calibri" w:hAnsi="Calibri" w:cs="Calibri"/>
          <w:sz w:val="22"/>
          <w:szCs w:val="22"/>
        </w:rPr>
      </w:pPr>
      <w:r>
        <w:rPr>
          <w:rFonts w:ascii="Calibri" w:hAnsi="Calibri" w:cs="Calibri"/>
          <w:sz w:val="22"/>
          <w:szCs w:val="22"/>
        </w:rPr>
        <w:t> </w:t>
      </w:r>
    </w:p>
    <w:p w:rsidRPr="00DB0C8C" w:rsidR="00DB0C8C" w:rsidP="00DB0C8C" w:rsidRDefault="00DB0C8C" w14:paraId="3BE8A3D9" w14:textId="77777777">
      <w:pPr>
        <w:pStyle w:val="NormalWeb"/>
        <w:spacing w:before="0" w:beforeAutospacing="0" w:after="0" w:afterAutospacing="0"/>
        <w:rPr>
          <w:rFonts w:ascii="Calibri" w:hAnsi="Calibri" w:cs="Calibri"/>
          <w:sz w:val="22"/>
          <w:szCs w:val="22"/>
        </w:rPr>
      </w:pPr>
      <w:r w:rsidRPr="00DB0C8C">
        <w:rPr>
          <w:rFonts w:ascii="Calibri" w:hAnsi="Calibri" w:cs="Calibri"/>
          <w:b/>
          <w:bCs/>
          <w:sz w:val="22"/>
          <w:szCs w:val="22"/>
        </w:rPr>
        <w:t xml:space="preserve">Net Summary Cost-Increase: </w:t>
      </w:r>
    </w:p>
    <w:p w:rsidRPr="00DB0C8C" w:rsidR="00DB0C8C" w:rsidP="00DB0C8C" w:rsidRDefault="00DB0C8C" w14:paraId="66E29452" w14:textId="77777777">
      <w:pPr>
        <w:numPr>
          <w:ilvl w:val="0"/>
          <w:numId w:val="162"/>
        </w:numPr>
        <w:textAlignment w:val="center"/>
        <w:rPr>
          <w:rFonts w:ascii="Calibri" w:hAnsi="Calibri" w:cs="Calibri"/>
          <w:sz w:val="22"/>
          <w:szCs w:val="22"/>
        </w:rPr>
      </w:pPr>
      <w:r w:rsidRPr="00DB0C8C">
        <w:rPr>
          <w:rFonts w:ascii="Calibri" w:hAnsi="Calibri" w:cs="Calibri"/>
          <w:sz w:val="22"/>
          <w:szCs w:val="22"/>
        </w:rPr>
        <w:t>Cost</w:t>
      </w:r>
      <w:r w:rsidRPr="00DB0C8C">
        <w:rPr>
          <w:rFonts w:ascii="Calibri" w:hAnsi="Calibri" w:cs="Calibri"/>
          <w:sz w:val="22"/>
          <w:szCs w:val="22"/>
        </w:rPr>
        <w:noBreakHyphen/>
      </w:r>
      <w:r w:rsidRPr="00DB0C8C">
        <w:rPr>
          <w:rFonts w:ascii="Calibri" w:hAnsi="Calibri" w:cs="Calibri"/>
          <w:b/>
          <w:bCs/>
          <w:sz w:val="22"/>
          <w:szCs w:val="22"/>
        </w:rPr>
        <w:t>Increase: +$40K–$120K</w:t>
      </w:r>
    </w:p>
    <w:p w:rsidRPr="00DB0C8C" w:rsidR="00DB0C8C" w:rsidP="00DB0C8C" w:rsidRDefault="00DB0C8C" w14:paraId="1D60FB7D" w14:textId="62D2CDCB">
      <w:pPr>
        <w:numPr>
          <w:ilvl w:val="0"/>
          <w:numId w:val="162"/>
        </w:numPr>
        <w:textAlignment w:val="center"/>
        <w:rPr>
          <w:rFonts w:ascii="Calibri" w:hAnsi="Calibri" w:cs="Calibri"/>
          <w:sz w:val="22"/>
          <w:szCs w:val="22"/>
        </w:rPr>
      </w:pPr>
      <w:r w:rsidRPr="00DB0C8C">
        <w:rPr>
          <w:rFonts w:ascii="Calibri" w:hAnsi="Calibri" w:cs="Calibri"/>
          <w:sz w:val="22"/>
          <w:szCs w:val="22"/>
        </w:rPr>
        <w:t>Cost</w:t>
      </w:r>
      <w:r w:rsidRPr="00DB0C8C">
        <w:rPr>
          <w:rFonts w:ascii="Calibri" w:hAnsi="Calibri" w:cs="Calibri"/>
          <w:sz w:val="22"/>
          <w:szCs w:val="22"/>
        </w:rPr>
        <w:noBreakHyphen/>
      </w:r>
      <w:r w:rsidRPr="00DB0C8C">
        <w:rPr>
          <w:rFonts w:ascii="Calibri" w:hAnsi="Calibri" w:cs="Calibri"/>
          <w:b/>
          <w:bCs/>
          <w:sz w:val="22"/>
          <w:szCs w:val="22"/>
        </w:rPr>
        <w:t>Decrease: $124K–$161K +</w:t>
      </w:r>
      <w:r w:rsidR="00BC7980">
        <w:rPr>
          <w:rFonts w:ascii="Calibri" w:hAnsi="Calibri" w:cs="Calibri"/>
          <w:b/>
          <w:bCs/>
          <w:sz w:val="22"/>
          <w:szCs w:val="22"/>
        </w:rPr>
        <w:t xml:space="preserve"> 1</w:t>
      </w:r>
      <w:r w:rsidRPr="00DB0C8C">
        <w:rPr>
          <w:rFonts w:ascii="Calibri" w:hAnsi="Calibri" w:cs="Calibri"/>
          <w:b/>
          <w:bCs/>
          <w:sz w:val="22"/>
          <w:szCs w:val="22"/>
        </w:rPr>
        <w:t xml:space="preserve"> engineer</w:t>
      </w:r>
      <w:r w:rsidR="00BC7980">
        <w:rPr>
          <w:rFonts w:ascii="Calibri" w:hAnsi="Calibri" w:cs="Calibri"/>
          <w:b/>
          <w:bCs/>
          <w:sz w:val="22"/>
          <w:szCs w:val="22"/>
        </w:rPr>
        <w:t>/year</w:t>
      </w:r>
      <w:r w:rsidRPr="00DB0C8C">
        <w:rPr>
          <w:rFonts w:ascii="Calibri" w:hAnsi="Calibri" w:cs="Calibri"/>
          <w:b/>
          <w:bCs/>
          <w:sz w:val="22"/>
          <w:szCs w:val="22"/>
        </w:rPr>
        <w:t xml:space="preserve"> cost avoided</w:t>
      </w:r>
    </w:p>
    <w:p w:rsidRPr="00E42ECC" w:rsidR="00D251CA" w:rsidP="00E42ECC" w:rsidRDefault="00DB0C8C" w14:paraId="1FDF3520" w14:textId="634AAF28">
      <w:pPr>
        <w:numPr>
          <w:ilvl w:val="0"/>
          <w:numId w:val="162"/>
        </w:numPr>
        <w:textAlignment w:val="center"/>
        <w:rPr>
          <w:rFonts w:ascii="Calibri" w:hAnsi="Calibri" w:cs="Calibri"/>
          <w:sz w:val="22"/>
          <w:szCs w:val="22"/>
        </w:rPr>
      </w:pPr>
      <w:r w:rsidRPr="00DB0C8C">
        <w:rPr>
          <w:rFonts w:ascii="Calibri" w:hAnsi="Calibri" w:cs="Calibri"/>
          <w:b/>
          <w:bCs/>
          <w:sz w:val="22"/>
          <w:szCs w:val="22"/>
        </w:rPr>
        <w:t xml:space="preserve">Net </w:t>
      </w:r>
      <w:r w:rsidRPr="00DB0C8C">
        <w:rPr>
          <w:rFonts w:ascii="Calibri" w:hAnsi="Calibri" w:cs="Calibri"/>
          <w:sz w:val="22"/>
          <w:szCs w:val="22"/>
        </w:rPr>
        <w:t>expected outcome:</w:t>
      </w:r>
      <w:r w:rsidRPr="00DB0C8C">
        <w:rPr>
          <w:rFonts w:ascii="Calibri" w:hAnsi="Calibri" w:cs="Calibri"/>
          <w:b/>
          <w:bCs/>
          <w:sz w:val="22"/>
          <w:szCs w:val="22"/>
        </w:rPr>
        <w:t xml:space="preserve"> ~$4K–$121K net savings/year</w:t>
      </w:r>
      <w:r w:rsidRPr="00DB0C8C">
        <w:rPr>
          <w:rFonts w:ascii="Calibri" w:hAnsi="Calibri" w:cs="Calibri"/>
          <w:sz w:val="22"/>
          <w:szCs w:val="22"/>
        </w:rPr>
        <w:t xml:space="preserve">, </w:t>
      </w:r>
      <w:r w:rsidRPr="00DB0C8C">
        <w:rPr>
          <w:rFonts w:ascii="Calibri" w:hAnsi="Calibri" w:cs="Calibri"/>
          <w:b/>
          <w:bCs/>
          <w:sz w:val="22"/>
          <w:szCs w:val="22"/>
        </w:rPr>
        <w:t>plus</w:t>
      </w:r>
      <w:r w:rsidRPr="00DB0C8C">
        <w:rPr>
          <w:rFonts w:ascii="Calibri" w:hAnsi="Calibri" w:cs="Calibri"/>
          <w:sz w:val="22"/>
          <w:szCs w:val="22"/>
        </w:rPr>
        <w:t xml:space="preserve"> avoided </w:t>
      </w:r>
      <w:r w:rsidRPr="00DB0C8C">
        <w:rPr>
          <w:rFonts w:ascii="Calibri" w:hAnsi="Calibri" w:cs="Calibri"/>
          <w:b/>
          <w:bCs/>
          <w:sz w:val="22"/>
          <w:szCs w:val="22"/>
        </w:rPr>
        <w:t>1 engineer/year</w:t>
      </w:r>
      <w:r w:rsidRPr="00E42ECC" w:rsidR="00D251CA">
        <w:rPr>
          <w:rFonts w:ascii="Calibri" w:hAnsi="Calibri" w:cs="Calibri"/>
          <w:color w:val="000000" w:themeColor="text1"/>
          <w:sz w:val="22"/>
          <w:szCs w:val="22"/>
        </w:rPr>
        <w:br/>
      </w:r>
    </w:p>
    <w:p w:rsidRPr="000433FC" w:rsidR="00D251CA" w:rsidP="00D251CA" w:rsidRDefault="00D251CA" w14:paraId="5105E0B2" w14:textId="1798ED2D">
      <w:r w:rsidRPr="000433FC">
        <w:rPr>
          <w:rStyle w:val="Strong"/>
          <w:rFonts w:ascii="Calibri" w:hAnsi="Calibri" w:cs="Calibri"/>
          <w:color w:val="000000" w:themeColor="text1"/>
          <w:sz w:val="22"/>
          <w:szCs w:val="22"/>
        </w:rPr>
        <w:t>10.</w:t>
      </w:r>
      <w:r w:rsidR="00451871">
        <w:rPr>
          <w:rStyle w:val="Strong"/>
          <w:rFonts w:ascii="Calibri" w:hAnsi="Calibri" w:cs="Calibri"/>
          <w:color w:val="000000" w:themeColor="text1"/>
          <w:sz w:val="22"/>
          <w:szCs w:val="22"/>
        </w:rPr>
        <w:t>5</w:t>
      </w:r>
      <w:r w:rsidRPr="000433FC">
        <w:rPr>
          <w:rStyle w:val="Strong"/>
          <w:rFonts w:ascii="Calibri" w:hAnsi="Calibri" w:cs="Calibri"/>
          <w:color w:val="000000" w:themeColor="text1"/>
          <w:sz w:val="22"/>
          <w:szCs w:val="22"/>
        </w:rPr>
        <w:t xml:space="preserve"> Investment line</w:t>
      </w:r>
      <w:r w:rsidRPr="000433FC">
        <w:rPr>
          <w:rStyle w:val="Strong"/>
          <w:rFonts w:ascii="Calibri" w:hAnsi="Calibri" w:cs="Calibri"/>
          <w:color w:val="000000" w:themeColor="text1"/>
          <w:sz w:val="22"/>
          <w:szCs w:val="22"/>
        </w:rPr>
        <w:noBreakHyphen/>
      </w:r>
      <w:r w:rsidRPr="000433FC">
        <w:rPr>
          <w:rStyle w:val="Strong"/>
          <w:rFonts w:ascii="Calibri" w:hAnsi="Calibri" w:cs="Calibri"/>
          <w:color w:val="000000" w:themeColor="text1"/>
          <w:sz w:val="22"/>
          <w:szCs w:val="22"/>
        </w:rPr>
        <w:t xml:space="preserve">items </w:t>
      </w:r>
    </w:p>
    <w:p w:rsidR="001F122D" w:rsidP="001F122D" w:rsidRDefault="001F122D" w14:paraId="40BA33C9" w14:textId="77777777">
      <w:pPr>
        <w:numPr>
          <w:ilvl w:val="0"/>
          <w:numId w:val="16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Braze annual license &amp; usage (profiles/MAU, Email, Push, Webhooks, archive, support plan)</w:t>
      </w:r>
    </w:p>
    <w:p w:rsidR="001F122D" w:rsidP="001F122D" w:rsidRDefault="001F122D" w14:paraId="4261846E" w14:textId="77777777">
      <w:pPr>
        <w:numPr>
          <w:ilvl w:val="0"/>
          <w:numId w:val="16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People: Braze</w:t>
      </w:r>
      <w:r>
        <w:rPr>
          <w:rFonts w:ascii="Segoe UI" w:hAnsi="Segoe UI" w:cs="Segoe UI"/>
          <w:sz w:val="21"/>
          <w:szCs w:val="21"/>
        </w:rPr>
        <w:noBreakHyphen/>
      </w:r>
      <w:r>
        <w:rPr>
          <w:rFonts w:ascii="Segoe UI" w:hAnsi="Segoe UI" w:cs="Segoe UI"/>
          <w:sz w:val="21"/>
          <w:szCs w:val="21"/>
        </w:rPr>
        <w:t>certified developer/architect, FE developers for in</w:t>
      </w:r>
      <w:r>
        <w:rPr>
          <w:rFonts w:ascii="Segoe UI" w:hAnsi="Segoe UI" w:cs="Segoe UI"/>
          <w:sz w:val="21"/>
          <w:szCs w:val="21"/>
        </w:rPr>
        <w:noBreakHyphen/>
      </w:r>
      <w:r>
        <w:rPr>
          <w:rFonts w:ascii="Segoe UI" w:hAnsi="Segoe UI" w:cs="Segoe UI"/>
          <w:sz w:val="21"/>
          <w:szCs w:val="21"/>
        </w:rPr>
        <w:t>app surfaces, data PM and solutions roles</w:t>
      </w:r>
    </w:p>
    <w:p w:rsidR="001F122D" w:rsidP="001F122D" w:rsidRDefault="001F122D" w14:paraId="322244B5" w14:textId="77777777">
      <w:pPr>
        <w:numPr>
          <w:ilvl w:val="0"/>
          <w:numId w:val="16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Parallel China stack enablement (data residency + channel readiness)</w:t>
      </w:r>
    </w:p>
    <w:p w:rsidR="001F122D" w:rsidP="001F122D" w:rsidRDefault="001F122D" w14:paraId="67B297F0" w14:textId="77777777">
      <w:pPr>
        <w:pStyle w:val="NormalWeb"/>
        <w:spacing w:line="300" w:lineRule="atLeast"/>
        <w:rPr>
          <w:rFonts w:ascii="Segoe UI" w:hAnsi="Segoe UI" w:cs="Segoe UI"/>
          <w:sz w:val="21"/>
          <w:szCs w:val="21"/>
        </w:rPr>
      </w:pPr>
      <w:r>
        <w:rPr>
          <w:rStyle w:val="Emphasis"/>
          <w:rFonts w:ascii="Segoe UI" w:hAnsi="Segoe UI" w:cs="Segoe UI" w:eastAsiaTheme="majorEastAsia"/>
          <w:sz w:val="21"/>
          <w:szCs w:val="21"/>
        </w:rPr>
        <w:t>Note: CDP investment is foundational and part of a broader platform roadmap; it is not included as a comms</w:t>
      </w:r>
      <w:r>
        <w:rPr>
          <w:rStyle w:val="Emphasis"/>
          <w:rFonts w:ascii="Segoe UI" w:hAnsi="Segoe UI" w:cs="Segoe UI" w:eastAsiaTheme="majorEastAsia"/>
          <w:sz w:val="21"/>
          <w:szCs w:val="21"/>
        </w:rPr>
        <w:noBreakHyphen/>
      </w:r>
      <w:r>
        <w:rPr>
          <w:rStyle w:val="Emphasis"/>
          <w:rFonts w:ascii="Segoe UI" w:hAnsi="Segoe UI" w:cs="Segoe UI" w:eastAsiaTheme="majorEastAsia"/>
          <w:sz w:val="21"/>
          <w:szCs w:val="21"/>
        </w:rPr>
        <w:t>specific incremental line item.</w:t>
      </w:r>
    </w:p>
    <w:p w:rsidRPr="00B7029F" w:rsidR="00D251CA" w:rsidP="00D251CA" w:rsidRDefault="00D251CA" w14:paraId="462461B0" w14:textId="77777777">
      <w:pPr>
        <w:spacing w:line="300" w:lineRule="atLeast"/>
        <w:rPr>
          <w:rFonts w:ascii="Calibri" w:hAnsi="Calibri" w:cs="Calibri"/>
          <w:color w:val="000000" w:themeColor="text1"/>
          <w:sz w:val="22"/>
          <w:szCs w:val="22"/>
        </w:rPr>
      </w:pPr>
    </w:p>
    <w:p w:rsidRPr="006F7804" w:rsidR="00D251CA" w:rsidP="00D251CA" w:rsidRDefault="00D251CA" w14:paraId="7CC47473" w14:textId="148F1804">
      <w:pPr>
        <w:rPr>
          <w:rFonts w:ascii="Calibri" w:hAnsi="Calibri" w:cs="Calibri"/>
          <w:sz w:val="22"/>
          <w:szCs w:val="22"/>
        </w:rPr>
      </w:pPr>
      <w:r w:rsidRPr="006F7804">
        <w:rPr>
          <w:rStyle w:val="Strong"/>
          <w:rFonts w:ascii="Calibri" w:hAnsi="Calibri" w:cs="Calibri"/>
          <w:sz w:val="22"/>
          <w:szCs w:val="22"/>
        </w:rPr>
        <w:t>10.</w:t>
      </w:r>
      <w:r w:rsidRPr="006F7804" w:rsidR="00451871">
        <w:rPr>
          <w:rStyle w:val="Strong"/>
          <w:rFonts w:ascii="Calibri" w:hAnsi="Calibri" w:cs="Calibri"/>
          <w:sz w:val="22"/>
          <w:szCs w:val="22"/>
        </w:rPr>
        <w:t>6</w:t>
      </w:r>
      <w:r w:rsidRPr="006F7804">
        <w:rPr>
          <w:rStyle w:val="Strong"/>
          <w:rFonts w:ascii="Calibri" w:hAnsi="Calibri" w:cs="Calibri"/>
          <w:sz w:val="22"/>
          <w:szCs w:val="22"/>
        </w:rPr>
        <w:t xml:space="preserve"> Financial guardrails &amp; acceptance</w:t>
      </w:r>
    </w:p>
    <w:p w:rsidRPr="006F7804" w:rsidR="006F7804" w:rsidP="006F7804" w:rsidRDefault="006F7804" w14:paraId="12598752" w14:textId="230912DB">
      <w:pPr>
        <w:pStyle w:val="ListParagraph"/>
        <w:numPr>
          <w:ilvl w:val="0"/>
          <w:numId w:val="164"/>
        </w:numPr>
        <w:spacing w:line="300" w:lineRule="atLeast"/>
        <w:rPr>
          <w:rFonts w:ascii="Calibri" w:hAnsi="Calibri" w:cs="Calibri"/>
          <w:sz w:val="22"/>
          <w:szCs w:val="22"/>
        </w:rPr>
      </w:pPr>
      <w:r w:rsidRPr="006F7804">
        <w:rPr>
          <w:rStyle w:val="Strong"/>
          <w:rFonts w:ascii="Calibri" w:hAnsi="Calibri" w:cs="Calibri" w:eastAsiaTheme="majorEastAsia"/>
          <w:sz w:val="22"/>
          <w:szCs w:val="22"/>
        </w:rPr>
        <w:t>No “as</w:t>
      </w:r>
      <w:r w:rsidRPr="006F7804">
        <w:rPr>
          <w:rStyle w:val="Strong"/>
          <w:rFonts w:ascii="Calibri" w:hAnsi="Calibri" w:cs="Calibri" w:eastAsiaTheme="majorEastAsia"/>
          <w:sz w:val="22"/>
          <w:szCs w:val="22"/>
        </w:rPr>
        <w:noBreakHyphen/>
      </w:r>
      <w:r w:rsidRPr="006F7804">
        <w:rPr>
          <w:rStyle w:val="Strong"/>
          <w:rFonts w:ascii="Calibri" w:hAnsi="Calibri" w:cs="Calibri" w:eastAsiaTheme="majorEastAsia"/>
          <w:sz w:val="22"/>
          <w:szCs w:val="22"/>
        </w:rPr>
        <w:t>is” migration.</w:t>
      </w:r>
      <w:r w:rsidRPr="006F7804">
        <w:rPr>
          <w:rFonts w:ascii="Calibri" w:hAnsi="Calibri" w:cs="Calibri"/>
          <w:sz w:val="22"/>
          <w:szCs w:val="22"/>
        </w:rPr>
        <w:t xml:space="preserve"> Every migrated comm must have clear purpose, audience, governance, and KPI. </w:t>
      </w:r>
    </w:p>
    <w:p w:rsidRPr="006F7804" w:rsidR="006F7804" w:rsidP="006F7804" w:rsidRDefault="006F7804" w14:paraId="0FA91F62" w14:textId="1CEFC5DB">
      <w:pPr>
        <w:pStyle w:val="ListParagraph"/>
        <w:numPr>
          <w:ilvl w:val="0"/>
          <w:numId w:val="164"/>
        </w:numPr>
        <w:spacing w:line="300" w:lineRule="atLeast"/>
        <w:rPr>
          <w:rFonts w:ascii="Calibri" w:hAnsi="Calibri" w:cs="Calibri"/>
          <w:sz w:val="22"/>
          <w:szCs w:val="22"/>
        </w:rPr>
      </w:pPr>
      <w:r w:rsidRPr="006F7804">
        <w:rPr>
          <w:rFonts w:ascii="Calibri" w:hAnsi="Calibri" w:cs="Calibri"/>
          <w:sz w:val="22"/>
          <w:szCs w:val="22"/>
        </w:rPr>
        <w:t>Volume commit controls with fail</w:t>
      </w:r>
      <w:r w:rsidRPr="006F7804">
        <w:rPr>
          <w:rFonts w:ascii="Calibri" w:hAnsi="Calibri" w:cs="Calibri"/>
          <w:sz w:val="22"/>
          <w:szCs w:val="22"/>
        </w:rPr>
        <w:noBreakHyphen/>
      </w:r>
      <w:r w:rsidRPr="006F7804">
        <w:rPr>
          <w:rFonts w:ascii="Calibri" w:hAnsi="Calibri" w:cs="Calibri"/>
          <w:sz w:val="22"/>
          <w:szCs w:val="22"/>
        </w:rPr>
        <w:t xml:space="preserve">safes for spikes. </w:t>
      </w:r>
    </w:p>
    <w:p w:rsidRPr="006F7804" w:rsidR="006F7804" w:rsidP="006F7804" w:rsidRDefault="006F7804" w14:paraId="6625B27A" w14:textId="50F46ACE">
      <w:pPr>
        <w:pStyle w:val="ListParagraph"/>
        <w:numPr>
          <w:ilvl w:val="0"/>
          <w:numId w:val="164"/>
        </w:numPr>
        <w:spacing w:line="300" w:lineRule="atLeast"/>
        <w:rPr>
          <w:rFonts w:ascii="Calibri" w:hAnsi="Calibri" w:cs="Calibri"/>
          <w:sz w:val="22"/>
          <w:szCs w:val="22"/>
        </w:rPr>
      </w:pPr>
      <w:r w:rsidRPr="006F7804">
        <w:rPr>
          <w:rFonts w:ascii="Calibri" w:hAnsi="Calibri" w:cs="Calibri"/>
          <w:sz w:val="22"/>
          <w:szCs w:val="22"/>
        </w:rPr>
        <w:t>Channel</w:t>
      </w:r>
      <w:r w:rsidRPr="006F7804">
        <w:rPr>
          <w:rFonts w:ascii="Calibri" w:hAnsi="Calibri" w:cs="Calibri"/>
          <w:sz w:val="22"/>
          <w:szCs w:val="22"/>
        </w:rPr>
        <w:noBreakHyphen/>
      </w:r>
      <w:r w:rsidRPr="006F7804">
        <w:rPr>
          <w:rFonts w:ascii="Calibri" w:hAnsi="Calibri" w:cs="Calibri"/>
          <w:sz w:val="22"/>
          <w:szCs w:val="22"/>
        </w:rPr>
        <w:t xml:space="preserve">level SLOs: deliverability, latency, and cost per outcome by market. </w:t>
      </w:r>
    </w:p>
    <w:p w:rsidRPr="006F7804" w:rsidR="006F7804" w:rsidP="006F7804" w:rsidRDefault="006F7804" w14:paraId="4F3CD989" w14:textId="1D84D489">
      <w:pPr>
        <w:pStyle w:val="ListParagraph"/>
        <w:numPr>
          <w:ilvl w:val="0"/>
          <w:numId w:val="164"/>
        </w:numPr>
        <w:spacing w:line="300" w:lineRule="atLeast"/>
        <w:rPr>
          <w:rFonts w:ascii="Calibri" w:hAnsi="Calibri" w:cs="Calibri"/>
          <w:sz w:val="22"/>
          <w:szCs w:val="22"/>
        </w:rPr>
      </w:pPr>
      <w:r w:rsidRPr="006F7804">
        <w:rPr>
          <w:rFonts w:ascii="Calibri" w:hAnsi="Calibri" w:cs="Calibri"/>
          <w:sz w:val="22"/>
          <w:szCs w:val="22"/>
        </w:rPr>
        <w:t>Quarterly clean</w:t>
      </w:r>
      <w:r w:rsidRPr="006F7804">
        <w:rPr>
          <w:rFonts w:ascii="Calibri" w:hAnsi="Calibri" w:cs="Calibri"/>
          <w:sz w:val="22"/>
          <w:szCs w:val="22"/>
        </w:rPr>
        <w:noBreakHyphen/>
      </w:r>
      <w:r w:rsidRPr="006F7804">
        <w:rPr>
          <w:rFonts w:ascii="Calibri" w:hAnsi="Calibri" w:cs="Calibri"/>
          <w:sz w:val="22"/>
          <w:szCs w:val="22"/>
        </w:rPr>
        <w:t>rate / creation</w:t>
      </w:r>
      <w:r w:rsidRPr="006F7804">
        <w:rPr>
          <w:rFonts w:ascii="Calibri" w:hAnsi="Calibri" w:cs="Calibri"/>
          <w:sz w:val="22"/>
          <w:szCs w:val="22"/>
        </w:rPr>
        <w:noBreakHyphen/>
      </w:r>
      <w:r w:rsidRPr="006F7804">
        <w:rPr>
          <w:rFonts w:ascii="Calibri" w:hAnsi="Calibri" w:cs="Calibri"/>
          <w:sz w:val="22"/>
          <w:szCs w:val="22"/>
        </w:rPr>
        <w:t>rate reviews to avoid dual</w:t>
      </w:r>
      <w:r w:rsidRPr="006F7804">
        <w:rPr>
          <w:rFonts w:ascii="Calibri" w:hAnsi="Calibri" w:cs="Calibri"/>
          <w:sz w:val="22"/>
          <w:szCs w:val="22"/>
        </w:rPr>
        <w:noBreakHyphen/>
      </w:r>
      <w:r w:rsidRPr="006F7804">
        <w:rPr>
          <w:rFonts w:ascii="Calibri" w:hAnsi="Calibri" w:cs="Calibri"/>
          <w:sz w:val="22"/>
          <w:szCs w:val="22"/>
        </w:rPr>
        <w:t xml:space="preserve">system drift. </w:t>
      </w:r>
    </w:p>
    <w:p w:rsidRPr="006F7804" w:rsidR="006F7804" w:rsidP="006F7804" w:rsidRDefault="006F7804" w14:paraId="6C722B84" w14:textId="3C801AD8">
      <w:pPr>
        <w:pStyle w:val="ListParagraph"/>
        <w:numPr>
          <w:ilvl w:val="0"/>
          <w:numId w:val="164"/>
        </w:numPr>
        <w:spacing w:line="300" w:lineRule="atLeast"/>
        <w:rPr>
          <w:rFonts w:ascii="Calibri" w:hAnsi="Calibri" w:cs="Calibri"/>
          <w:sz w:val="22"/>
          <w:szCs w:val="22"/>
        </w:rPr>
      </w:pPr>
      <w:r w:rsidRPr="006F7804">
        <w:rPr>
          <w:rFonts w:ascii="Calibri" w:hAnsi="Calibri" w:cs="Calibri"/>
          <w:sz w:val="22"/>
          <w:szCs w:val="22"/>
        </w:rPr>
        <w:t>Sunset gates tied to recreation milestones.</w:t>
      </w:r>
    </w:p>
    <w:p w:rsidRPr="00B7029F" w:rsidR="00D251CA" w:rsidP="00D251CA" w:rsidRDefault="00D251CA" w14:paraId="6404E442" w14:textId="77777777">
      <w:pPr>
        <w:spacing w:line="300" w:lineRule="atLeast"/>
        <w:rPr>
          <w:rFonts w:ascii="Calibri" w:hAnsi="Calibri" w:cs="Calibri"/>
          <w:color w:val="000000" w:themeColor="text1"/>
          <w:sz w:val="22"/>
          <w:szCs w:val="22"/>
        </w:rPr>
      </w:pPr>
    </w:p>
    <w:p w:rsidRPr="00D251CA" w:rsidR="00D251CA" w:rsidP="00D251CA" w:rsidRDefault="00D251CA" w14:paraId="2AB5A706" w14:textId="1D7B00CD">
      <w:pPr>
        <w:spacing w:line="300" w:lineRule="atLeast"/>
        <w:rPr>
          <w:rFonts w:ascii="Calibri" w:hAnsi="Calibri" w:cs="Calibri"/>
          <w:b/>
          <w:bCs/>
          <w:sz w:val="22"/>
          <w:szCs w:val="22"/>
        </w:rPr>
      </w:pPr>
      <w:r w:rsidRPr="00D251CA">
        <w:rPr>
          <w:rFonts w:ascii="Calibri" w:hAnsi="Calibri" w:cs="Calibri"/>
          <w:b/>
          <w:bCs/>
          <w:sz w:val="22"/>
          <w:szCs w:val="22"/>
        </w:rPr>
        <w:t>10.</w:t>
      </w:r>
      <w:r w:rsidR="00451871">
        <w:rPr>
          <w:rFonts w:ascii="Calibri" w:hAnsi="Calibri" w:cs="Calibri"/>
          <w:b/>
          <w:bCs/>
          <w:sz w:val="22"/>
          <w:szCs w:val="22"/>
        </w:rPr>
        <w:t>7</w:t>
      </w:r>
      <w:r w:rsidRPr="00D251CA">
        <w:rPr>
          <w:rFonts w:ascii="Calibri" w:hAnsi="Calibri" w:cs="Calibri"/>
          <w:b/>
          <w:bCs/>
          <w:sz w:val="22"/>
          <w:szCs w:val="22"/>
        </w:rPr>
        <w:t xml:space="preserve"> KPIs to track cost–value balance</w:t>
      </w:r>
    </w:p>
    <w:p w:rsidR="007D15D3" w:rsidP="0001026F" w:rsidRDefault="00D251CA" w14:paraId="2416D0A6" w14:textId="77777777">
      <w:pPr>
        <w:numPr>
          <w:ilvl w:val="0"/>
          <w:numId w:val="60"/>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Clean rate</w:t>
      </w:r>
      <w:r w:rsidRPr="00B7029F">
        <w:rPr>
          <w:rFonts w:ascii="Calibri" w:hAnsi="Calibri" w:cs="Calibri"/>
          <w:sz w:val="22"/>
          <w:szCs w:val="22"/>
        </w:rPr>
        <w:t xml:space="preserve"> (</w:t>
      </w:r>
      <w:r w:rsidR="007D15D3">
        <w:rPr>
          <w:rFonts w:ascii="Calibri" w:hAnsi="Calibri" w:cs="Calibri"/>
          <w:sz w:val="22"/>
          <w:szCs w:val="22"/>
        </w:rPr>
        <w:t>legacy offboarding</w:t>
      </w:r>
      <w:r w:rsidRPr="00B7029F">
        <w:rPr>
          <w:rFonts w:ascii="Calibri" w:hAnsi="Calibri" w:cs="Calibri"/>
          <w:sz w:val="22"/>
          <w:szCs w:val="22"/>
        </w:rPr>
        <w:t>)</w:t>
      </w:r>
    </w:p>
    <w:p w:rsidRPr="00B7029F" w:rsidR="00D251CA" w:rsidP="0001026F" w:rsidRDefault="00D251CA" w14:paraId="15D54C00" w14:textId="74CF4C76">
      <w:pPr>
        <w:numPr>
          <w:ilvl w:val="0"/>
          <w:numId w:val="60"/>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Creation rate</w:t>
      </w:r>
      <w:r w:rsidRPr="00B7029F">
        <w:rPr>
          <w:rFonts w:ascii="Calibri" w:hAnsi="Calibri" w:cs="Calibri"/>
          <w:sz w:val="22"/>
          <w:szCs w:val="22"/>
        </w:rPr>
        <w:t xml:space="preserve"> (</w:t>
      </w:r>
      <w:r w:rsidR="007D15D3">
        <w:rPr>
          <w:rFonts w:ascii="Calibri" w:hAnsi="Calibri" w:cs="Calibri"/>
          <w:sz w:val="22"/>
          <w:szCs w:val="22"/>
        </w:rPr>
        <w:t>CEP recreation progress</w:t>
      </w:r>
      <w:r w:rsidRPr="00B7029F">
        <w:rPr>
          <w:rFonts w:ascii="Calibri" w:hAnsi="Calibri" w:cs="Calibri"/>
          <w:sz w:val="22"/>
          <w:szCs w:val="22"/>
        </w:rPr>
        <w:t>)</w:t>
      </w:r>
    </w:p>
    <w:p w:rsidRPr="00B7029F" w:rsidR="00D251CA" w:rsidP="0001026F" w:rsidRDefault="00D251CA" w14:paraId="32D16608" w14:textId="77777777">
      <w:pPr>
        <w:numPr>
          <w:ilvl w:val="0"/>
          <w:numId w:val="60"/>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Unit economics</w:t>
      </w:r>
      <w:r w:rsidRPr="00B7029F">
        <w:rPr>
          <w:rFonts w:ascii="Calibri" w:hAnsi="Calibri" w:cs="Calibri"/>
          <w:sz w:val="22"/>
          <w:szCs w:val="22"/>
        </w:rPr>
        <w:t xml:space="preserve"> (cost per delivered, per click, </w:t>
      </w:r>
      <w:r w:rsidRPr="00B7029F">
        <w:rPr>
          <w:rFonts w:ascii="Calibri" w:hAnsi="Calibri" w:cs="Calibri"/>
          <w:b/>
          <w:bCs/>
          <w:sz w:val="22"/>
          <w:szCs w:val="22"/>
        </w:rPr>
        <w:t>per action</w:t>
      </w:r>
      <w:r w:rsidRPr="00B7029F">
        <w:rPr>
          <w:rFonts w:ascii="Calibri" w:hAnsi="Calibri" w:cs="Calibri"/>
          <w:sz w:val="22"/>
          <w:szCs w:val="22"/>
        </w:rPr>
        <w:t>) by channel/market.</w:t>
      </w:r>
    </w:p>
    <w:p w:rsidRPr="00B7029F" w:rsidR="00D251CA" w:rsidP="0001026F" w:rsidRDefault="00D251CA" w14:paraId="26440611" w14:textId="77777777">
      <w:pPr>
        <w:numPr>
          <w:ilvl w:val="0"/>
          <w:numId w:val="60"/>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Volume mix shift</w:t>
      </w:r>
      <w:r w:rsidRPr="00B7029F">
        <w:rPr>
          <w:rFonts w:ascii="Calibri" w:hAnsi="Calibri" w:cs="Calibri"/>
          <w:sz w:val="22"/>
          <w:szCs w:val="22"/>
        </w:rPr>
        <w:t xml:space="preserve"> (% </w:t>
      </w:r>
      <w:r w:rsidRPr="00B7029F">
        <w:rPr>
          <w:rFonts w:ascii="Calibri" w:hAnsi="Calibri" w:cs="Calibri"/>
          <w:b/>
          <w:bCs/>
          <w:sz w:val="22"/>
          <w:szCs w:val="22"/>
        </w:rPr>
        <w:t>in</w:t>
      </w:r>
      <w:r w:rsidRPr="00B7029F">
        <w:rPr>
          <w:rFonts w:ascii="Calibri" w:hAnsi="Calibri" w:cs="Calibri"/>
          <w:b/>
          <w:bCs/>
          <w:sz w:val="22"/>
          <w:szCs w:val="22"/>
        </w:rPr>
        <w:noBreakHyphen/>
      </w:r>
      <w:r w:rsidRPr="00B7029F">
        <w:rPr>
          <w:rFonts w:ascii="Calibri" w:hAnsi="Calibri" w:cs="Calibri"/>
          <w:b/>
          <w:bCs/>
          <w:sz w:val="22"/>
          <w:szCs w:val="22"/>
        </w:rPr>
        <w:t>app</w:t>
      </w:r>
      <w:r w:rsidRPr="00B7029F">
        <w:rPr>
          <w:rFonts w:ascii="Calibri" w:hAnsi="Calibri" w:cs="Calibri"/>
          <w:sz w:val="22"/>
          <w:szCs w:val="22"/>
        </w:rPr>
        <w:t xml:space="preserve"> vs. </w:t>
      </w:r>
      <w:r w:rsidRPr="00B7029F">
        <w:rPr>
          <w:rFonts w:ascii="Calibri" w:hAnsi="Calibri" w:cs="Calibri"/>
          <w:b/>
          <w:bCs/>
          <w:sz w:val="22"/>
          <w:szCs w:val="22"/>
        </w:rPr>
        <w:t>email/SMS</w:t>
      </w:r>
      <w:r w:rsidRPr="00B7029F">
        <w:rPr>
          <w:rFonts w:ascii="Calibri" w:hAnsi="Calibri" w:cs="Calibri"/>
          <w:sz w:val="22"/>
          <w:szCs w:val="22"/>
        </w:rPr>
        <w:t xml:space="preserve">; % </w:t>
      </w:r>
      <w:r w:rsidRPr="00B7029F">
        <w:rPr>
          <w:rFonts w:ascii="Calibri" w:hAnsi="Calibri" w:cs="Calibri"/>
          <w:b/>
          <w:bCs/>
          <w:sz w:val="22"/>
          <w:szCs w:val="22"/>
        </w:rPr>
        <w:t>aggregated/digested</w:t>
      </w:r>
      <w:r w:rsidRPr="00B7029F">
        <w:rPr>
          <w:rFonts w:ascii="Calibri" w:hAnsi="Calibri" w:cs="Calibri"/>
          <w:sz w:val="22"/>
          <w:szCs w:val="22"/>
        </w:rPr>
        <w:t>).</w:t>
      </w:r>
    </w:p>
    <w:p w:rsidRPr="00B7029F" w:rsidR="00D251CA" w:rsidP="0001026F" w:rsidRDefault="00D14E6E" w14:paraId="1AA986C1" w14:textId="68FF4303">
      <w:pPr>
        <w:numPr>
          <w:ilvl w:val="0"/>
          <w:numId w:val="60"/>
        </w:numPr>
        <w:spacing w:before="100" w:beforeAutospacing="1" w:after="100" w:afterAutospacing="1" w:line="300" w:lineRule="atLeast"/>
        <w:rPr>
          <w:rFonts w:ascii="Calibri" w:hAnsi="Calibri" w:cs="Calibri"/>
          <w:sz w:val="22"/>
          <w:szCs w:val="22"/>
        </w:rPr>
      </w:pPr>
      <w:r>
        <w:rPr>
          <w:rFonts w:ascii="Calibri" w:hAnsi="Calibri" w:cs="Calibri"/>
          <w:b/>
          <w:bCs/>
          <w:sz w:val="22"/>
          <w:szCs w:val="22"/>
        </w:rPr>
        <w:t>Channel creation TTM reduction,</w:t>
      </w:r>
      <w:r w:rsidRPr="00B7029F" w:rsidR="00D251CA">
        <w:rPr>
          <w:rFonts w:ascii="Calibri" w:hAnsi="Calibri" w:cs="Calibri"/>
          <w:sz w:val="22"/>
          <w:szCs w:val="22"/>
        </w:rPr>
        <w:t xml:space="preserve"> </w:t>
      </w:r>
      <w:r w:rsidRPr="00B7029F" w:rsidR="00D251CA">
        <w:rPr>
          <w:rFonts w:ascii="Calibri" w:hAnsi="Calibri" w:cs="Calibri"/>
          <w:b/>
          <w:bCs/>
          <w:sz w:val="22"/>
          <w:szCs w:val="22"/>
        </w:rPr>
        <w:t>Dev hours avoided</w:t>
      </w:r>
      <w:r w:rsidRPr="00B7029F" w:rsidR="00D251CA">
        <w:rPr>
          <w:rFonts w:ascii="Calibri" w:hAnsi="Calibri" w:cs="Calibri"/>
          <w:sz w:val="22"/>
          <w:szCs w:val="22"/>
        </w:rPr>
        <w:t>.</w:t>
      </w:r>
    </w:p>
    <w:p w:rsidRPr="00B7029F" w:rsidR="00D251CA" w:rsidP="0001026F" w:rsidRDefault="00D251CA" w14:paraId="74A36603" w14:textId="77777777">
      <w:pPr>
        <w:numPr>
          <w:ilvl w:val="0"/>
          <w:numId w:val="60"/>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Lifecycle lifts</w:t>
      </w:r>
      <w:r w:rsidRPr="00B7029F">
        <w:rPr>
          <w:rFonts w:ascii="Calibri" w:hAnsi="Calibri" w:cs="Calibri"/>
          <w:sz w:val="22"/>
          <w:szCs w:val="22"/>
        </w:rPr>
        <w:t xml:space="preserve"> (KYC completion, first payout, reactivation, adoption)—funding the program.</w:t>
      </w:r>
    </w:p>
    <w:p w:rsidRPr="00B7029F" w:rsidR="00D251CA" w:rsidP="0001026F" w:rsidRDefault="00D251CA" w14:paraId="3B8D815E" w14:textId="77777777">
      <w:pPr>
        <w:numPr>
          <w:ilvl w:val="0"/>
          <w:numId w:val="60"/>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CLM efficiency</w:t>
      </w:r>
      <w:r w:rsidRPr="00B7029F">
        <w:rPr>
          <w:rFonts w:ascii="Calibri" w:hAnsi="Calibri" w:cs="Calibri"/>
          <w:sz w:val="22"/>
          <w:szCs w:val="22"/>
        </w:rPr>
        <w:t xml:space="preserve">: # of </w:t>
      </w:r>
      <w:r w:rsidRPr="00B7029F">
        <w:rPr>
          <w:rFonts w:ascii="Calibri" w:hAnsi="Calibri" w:cs="Calibri"/>
          <w:b/>
          <w:bCs/>
          <w:sz w:val="22"/>
          <w:szCs w:val="22"/>
        </w:rPr>
        <w:t>follow</w:t>
      </w:r>
      <w:r w:rsidRPr="00B7029F">
        <w:rPr>
          <w:rFonts w:ascii="Calibri" w:hAnsi="Calibri" w:cs="Calibri"/>
          <w:b/>
          <w:bCs/>
          <w:sz w:val="22"/>
          <w:szCs w:val="22"/>
        </w:rPr>
        <w:noBreakHyphen/>
      </w:r>
      <w:r w:rsidRPr="00B7029F">
        <w:rPr>
          <w:rFonts w:ascii="Calibri" w:hAnsi="Calibri" w:cs="Calibri"/>
          <w:b/>
          <w:bCs/>
          <w:sz w:val="22"/>
          <w:szCs w:val="22"/>
        </w:rPr>
        <w:t>up messages avoided</w:t>
      </w:r>
      <w:r w:rsidRPr="00B7029F">
        <w:rPr>
          <w:rFonts w:ascii="Calibri" w:hAnsi="Calibri" w:cs="Calibri"/>
          <w:sz w:val="22"/>
          <w:szCs w:val="22"/>
        </w:rPr>
        <w:t xml:space="preserve"> due to up</w:t>
      </w:r>
      <w:r w:rsidRPr="00B7029F">
        <w:rPr>
          <w:rFonts w:ascii="Calibri" w:hAnsi="Calibri" w:cs="Calibri"/>
          <w:sz w:val="22"/>
          <w:szCs w:val="22"/>
        </w:rPr>
        <w:noBreakHyphen/>
      </w:r>
      <w:r w:rsidRPr="00B7029F">
        <w:rPr>
          <w:rFonts w:ascii="Calibri" w:hAnsi="Calibri" w:cs="Calibri"/>
          <w:sz w:val="22"/>
          <w:szCs w:val="22"/>
        </w:rPr>
        <w:t xml:space="preserve">front data collection; </w:t>
      </w:r>
      <w:r w:rsidRPr="00B7029F">
        <w:rPr>
          <w:rFonts w:ascii="Calibri" w:hAnsi="Calibri" w:cs="Calibri"/>
          <w:b/>
          <w:bCs/>
          <w:sz w:val="22"/>
          <w:szCs w:val="22"/>
        </w:rPr>
        <w:t>% of journeys completed without human back</w:t>
      </w:r>
      <w:r w:rsidRPr="00B7029F">
        <w:rPr>
          <w:rFonts w:ascii="Calibri" w:hAnsi="Calibri" w:cs="Calibri"/>
          <w:b/>
          <w:bCs/>
          <w:sz w:val="22"/>
          <w:szCs w:val="22"/>
        </w:rPr>
        <w:noBreakHyphen/>
      </w:r>
      <w:r w:rsidRPr="00B7029F">
        <w:rPr>
          <w:rFonts w:ascii="Calibri" w:hAnsi="Calibri" w:cs="Calibri"/>
          <w:b/>
          <w:bCs/>
          <w:sz w:val="22"/>
          <w:szCs w:val="22"/>
        </w:rPr>
        <w:t>and</w:t>
      </w:r>
      <w:r w:rsidRPr="00B7029F">
        <w:rPr>
          <w:rFonts w:ascii="Calibri" w:hAnsi="Calibri" w:cs="Calibri"/>
          <w:b/>
          <w:bCs/>
          <w:sz w:val="22"/>
          <w:szCs w:val="22"/>
        </w:rPr>
        <w:noBreakHyphen/>
      </w:r>
      <w:r w:rsidRPr="00B7029F">
        <w:rPr>
          <w:rFonts w:ascii="Calibri" w:hAnsi="Calibri" w:cs="Calibri"/>
          <w:b/>
          <w:bCs/>
          <w:sz w:val="22"/>
          <w:szCs w:val="22"/>
        </w:rPr>
        <w:t>forth.</w:t>
      </w:r>
    </w:p>
    <w:p w:rsidRPr="00D251CA" w:rsidR="00D251CA" w:rsidP="00D251CA" w:rsidRDefault="00D251CA" w14:paraId="3EA8CBCA" w14:textId="77777777">
      <w:pPr>
        <w:spacing w:line="300" w:lineRule="atLeast"/>
        <w:rPr>
          <w:rFonts w:ascii="Calibri" w:hAnsi="Calibri" w:cs="Calibri"/>
          <w:sz w:val="21"/>
          <w:szCs w:val="21"/>
        </w:rPr>
      </w:pPr>
    </w:p>
    <w:p w:rsidRPr="00D251CA" w:rsidR="00D251CA" w:rsidP="00D251CA" w:rsidRDefault="00D251CA" w14:paraId="6C9ED9A6" w14:textId="6448EE76">
      <w:pPr>
        <w:rPr>
          <w:rFonts w:ascii="Calibri" w:hAnsi="Calibri" w:cs="Calibri"/>
          <w:b/>
          <w:bCs/>
          <w:sz w:val="22"/>
          <w:szCs w:val="22"/>
        </w:rPr>
      </w:pPr>
      <w:r w:rsidRPr="00D251CA">
        <w:rPr>
          <w:rFonts w:ascii="Calibri" w:hAnsi="Calibri" w:cs="Calibri"/>
          <w:b/>
          <w:bCs/>
          <w:sz w:val="22"/>
          <w:szCs w:val="22"/>
        </w:rPr>
        <w:t>10.</w:t>
      </w:r>
      <w:r w:rsidR="00451871">
        <w:rPr>
          <w:rFonts w:ascii="Calibri" w:hAnsi="Calibri" w:cs="Calibri"/>
          <w:b/>
          <w:bCs/>
          <w:sz w:val="22"/>
          <w:szCs w:val="22"/>
        </w:rPr>
        <w:t>8</w:t>
      </w:r>
      <w:r w:rsidRPr="00D251CA">
        <w:rPr>
          <w:rFonts w:ascii="Calibri" w:hAnsi="Calibri" w:cs="Calibri"/>
          <w:b/>
          <w:bCs/>
          <w:sz w:val="22"/>
          <w:szCs w:val="22"/>
        </w:rPr>
        <w:t xml:space="preserve"> Communication Growth &amp; ROI Framework </w:t>
      </w:r>
    </w:p>
    <w:p w:rsidRPr="00F22CA1" w:rsidR="00F22CA1" w:rsidP="00F22CA1" w:rsidRDefault="00F22CA1" w14:paraId="0E44A779" w14:textId="77777777">
      <w:pPr>
        <w:pStyle w:val="NormalWeb"/>
        <w:spacing w:line="300" w:lineRule="atLeast"/>
        <w:rPr>
          <w:rFonts w:ascii="Calibri" w:hAnsi="Calibri" w:cs="Calibri"/>
          <w:sz w:val="22"/>
          <w:szCs w:val="22"/>
        </w:rPr>
      </w:pPr>
      <w:r w:rsidRPr="00F22CA1">
        <w:rPr>
          <w:rFonts w:ascii="Calibri" w:hAnsi="Calibri" w:cs="Calibri"/>
          <w:sz w:val="22"/>
          <w:szCs w:val="22"/>
        </w:rPr>
        <w:t>Growth in communication volume is allowed only when it is ROI</w:t>
      </w:r>
      <w:r w:rsidRPr="00F22CA1">
        <w:rPr>
          <w:rFonts w:ascii="Calibri" w:hAnsi="Calibri" w:cs="Calibri"/>
          <w:sz w:val="22"/>
          <w:szCs w:val="22"/>
        </w:rPr>
        <w:noBreakHyphen/>
      </w:r>
      <w:r w:rsidRPr="00F22CA1">
        <w:rPr>
          <w:rFonts w:ascii="Calibri" w:hAnsi="Calibri" w:cs="Calibri"/>
          <w:sz w:val="22"/>
          <w:szCs w:val="22"/>
        </w:rPr>
        <w:t>positive and governed.</w:t>
      </w:r>
    </w:p>
    <w:p w:rsidRPr="00B7029F" w:rsidR="00D251CA" w:rsidP="00D251CA" w:rsidRDefault="00D251CA" w14:paraId="0B60E160" w14:textId="77777777">
      <w:pPr>
        <w:spacing w:before="100" w:beforeAutospacing="1" w:after="100" w:afterAutospacing="1" w:line="300" w:lineRule="atLeast"/>
        <w:outlineLvl w:val="2"/>
        <w:rPr>
          <w:rFonts w:ascii="Calibri" w:hAnsi="Calibri" w:cs="Calibri"/>
          <w:b/>
          <w:bCs/>
          <w:sz w:val="22"/>
          <w:szCs w:val="22"/>
        </w:rPr>
      </w:pPr>
      <w:r w:rsidRPr="00B7029F">
        <w:rPr>
          <w:rFonts w:ascii="Calibri" w:hAnsi="Calibri" w:cs="Calibri"/>
          <w:b/>
          <w:bCs/>
          <w:sz w:val="22"/>
          <w:szCs w:val="22"/>
        </w:rPr>
        <w:t>A. Expansion principles</w:t>
      </w:r>
    </w:p>
    <w:p w:rsidRPr="00B7029F" w:rsidR="00D251CA" w:rsidP="0001026F" w:rsidRDefault="00D251CA" w14:paraId="1EB2DE38" w14:textId="77777777">
      <w:pPr>
        <w:numPr>
          <w:ilvl w:val="0"/>
          <w:numId w:val="61"/>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Net</w:t>
      </w:r>
      <w:r w:rsidRPr="00B7029F">
        <w:rPr>
          <w:rFonts w:ascii="Calibri" w:hAnsi="Calibri" w:cs="Calibri"/>
          <w:b/>
          <w:bCs/>
          <w:sz w:val="22"/>
          <w:szCs w:val="22"/>
        </w:rPr>
        <w:noBreakHyphen/>
      </w:r>
      <w:r w:rsidRPr="00B7029F">
        <w:rPr>
          <w:rFonts w:ascii="Calibri" w:hAnsi="Calibri" w:cs="Calibri"/>
          <w:b/>
          <w:bCs/>
          <w:sz w:val="22"/>
          <w:szCs w:val="22"/>
        </w:rPr>
        <w:t>value rule:</w:t>
      </w:r>
      <w:r w:rsidRPr="00B7029F">
        <w:rPr>
          <w:rFonts w:ascii="Calibri" w:hAnsi="Calibri" w:cs="Calibri"/>
          <w:sz w:val="22"/>
          <w:szCs w:val="22"/>
        </w:rPr>
        <w:t xml:space="preserve"> Each incremental communication or channel must </w:t>
      </w:r>
      <w:r w:rsidRPr="00B7029F">
        <w:rPr>
          <w:rFonts w:ascii="Calibri" w:hAnsi="Calibri" w:cs="Calibri"/>
          <w:b/>
          <w:bCs/>
          <w:sz w:val="22"/>
          <w:szCs w:val="22"/>
        </w:rPr>
        <w:t>increase a lifecycle KPI</w:t>
      </w:r>
      <w:r w:rsidRPr="00B7029F">
        <w:rPr>
          <w:rFonts w:ascii="Calibri" w:hAnsi="Calibri" w:cs="Calibri"/>
          <w:sz w:val="22"/>
          <w:szCs w:val="22"/>
        </w:rPr>
        <w:t xml:space="preserve"> (activation/adoption/retention) </w:t>
      </w:r>
      <w:r w:rsidRPr="00B7029F">
        <w:rPr>
          <w:rFonts w:ascii="Calibri" w:hAnsi="Calibri" w:cs="Calibri"/>
          <w:b/>
          <w:bCs/>
          <w:sz w:val="22"/>
          <w:szCs w:val="22"/>
        </w:rPr>
        <w:t>or reduce operational cost</w:t>
      </w:r>
      <w:r w:rsidRPr="00B7029F">
        <w:rPr>
          <w:rFonts w:ascii="Calibri" w:hAnsi="Calibri" w:cs="Calibri"/>
          <w:sz w:val="22"/>
          <w:szCs w:val="22"/>
        </w:rPr>
        <w:t xml:space="preserve"> (e.g., fewer tickets) </w:t>
      </w:r>
      <w:r w:rsidRPr="00B7029F">
        <w:rPr>
          <w:rFonts w:ascii="Calibri" w:hAnsi="Calibri" w:cs="Calibri"/>
          <w:b/>
          <w:bCs/>
          <w:sz w:val="22"/>
          <w:szCs w:val="22"/>
        </w:rPr>
        <w:t>after governance costs</w:t>
      </w:r>
      <w:r w:rsidRPr="00B7029F">
        <w:rPr>
          <w:rFonts w:ascii="Calibri" w:hAnsi="Calibri" w:cs="Calibri"/>
          <w:sz w:val="22"/>
          <w:szCs w:val="22"/>
        </w:rPr>
        <w:t>.</w:t>
      </w:r>
    </w:p>
    <w:p w:rsidRPr="00E6760E" w:rsidR="00D251CA" w:rsidP="0001026F" w:rsidRDefault="00D251CA" w14:paraId="4F03C29D" w14:textId="77777777">
      <w:pPr>
        <w:numPr>
          <w:ilvl w:val="0"/>
          <w:numId w:val="61"/>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Fatigue</w:t>
      </w:r>
      <w:r w:rsidRPr="00B7029F">
        <w:rPr>
          <w:rFonts w:ascii="Calibri" w:hAnsi="Calibri" w:cs="Calibri"/>
          <w:b/>
          <w:bCs/>
          <w:sz w:val="22"/>
          <w:szCs w:val="22"/>
        </w:rPr>
        <w:noBreakHyphen/>
      </w:r>
      <w:r w:rsidRPr="00B7029F">
        <w:rPr>
          <w:rFonts w:ascii="Calibri" w:hAnsi="Calibri" w:cs="Calibri"/>
          <w:b/>
          <w:bCs/>
          <w:sz w:val="22"/>
          <w:szCs w:val="22"/>
        </w:rPr>
        <w:t>aware:</w:t>
      </w:r>
      <w:r w:rsidRPr="00B7029F">
        <w:rPr>
          <w:rFonts w:ascii="Calibri" w:hAnsi="Calibri" w:cs="Calibri"/>
          <w:sz w:val="22"/>
          <w:szCs w:val="22"/>
        </w:rPr>
        <w:t xml:space="preserve"> </w:t>
      </w:r>
      <w:r w:rsidRPr="00E6760E">
        <w:rPr>
          <w:rFonts w:ascii="Calibri" w:hAnsi="Calibri" w:cs="Calibri"/>
          <w:sz w:val="22"/>
          <w:szCs w:val="22"/>
        </w:rPr>
        <w:t xml:space="preserve">Expansion is gated by </w:t>
      </w:r>
      <w:r w:rsidRPr="00E6760E">
        <w:rPr>
          <w:rFonts w:ascii="Calibri" w:hAnsi="Calibri" w:cs="Calibri"/>
          <w:b/>
          <w:bCs/>
          <w:sz w:val="22"/>
          <w:szCs w:val="22"/>
        </w:rPr>
        <w:t>entity</w:t>
      </w:r>
      <w:r w:rsidRPr="00E6760E">
        <w:rPr>
          <w:rFonts w:ascii="Calibri" w:hAnsi="Calibri" w:cs="Calibri"/>
          <w:b/>
          <w:bCs/>
          <w:sz w:val="22"/>
          <w:szCs w:val="22"/>
        </w:rPr>
        <w:noBreakHyphen/>
      </w:r>
      <w:r w:rsidRPr="00E6760E">
        <w:rPr>
          <w:rFonts w:ascii="Calibri" w:hAnsi="Calibri" w:cs="Calibri"/>
          <w:b/>
          <w:bCs/>
          <w:sz w:val="22"/>
          <w:szCs w:val="22"/>
        </w:rPr>
        <w:t>scope fatigue</w:t>
      </w:r>
      <w:r w:rsidRPr="00E6760E">
        <w:rPr>
          <w:rFonts w:ascii="Calibri" w:hAnsi="Calibri" w:cs="Calibri"/>
          <w:sz w:val="22"/>
          <w:szCs w:val="22"/>
        </w:rPr>
        <w:t xml:space="preserve"> and </w:t>
      </w:r>
      <w:r w:rsidRPr="00E6760E">
        <w:rPr>
          <w:rFonts w:ascii="Calibri" w:hAnsi="Calibri" w:cs="Calibri"/>
          <w:b/>
          <w:bCs/>
          <w:sz w:val="22"/>
          <w:szCs w:val="22"/>
        </w:rPr>
        <w:t>quiet hours</w:t>
      </w:r>
      <w:r w:rsidRPr="00E6760E">
        <w:rPr>
          <w:rFonts w:ascii="Calibri" w:hAnsi="Calibri" w:cs="Calibri"/>
          <w:sz w:val="22"/>
          <w:szCs w:val="22"/>
        </w:rPr>
        <w:t xml:space="preserve"> adherence.</w:t>
      </w:r>
    </w:p>
    <w:p w:rsidRPr="00E6760E" w:rsidR="00D251CA" w:rsidP="0001026F" w:rsidRDefault="00D251CA" w14:paraId="5E4DEAAF" w14:textId="77777777">
      <w:pPr>
        <w:numPr>
          <w:ilvl w:val="0"/>
          <w:numId w:val="61"/>
        </w:numPr>
        <w:spacing w:before="100" w:beforeAutospacing="1" w:after="100" w:afterAutospacing="1" w:line="300" w:lineRule="atLeast"/>
        <w:rPr>
          <w:rFonts w:ascii="Calibri" w:hAnsi="Calibri" w:cs="Calibri"/>
          <w:sz w:val="22"/>
          <w:szCs w:val="22"/>
        </w:rPr>
      </w:pPr>
      <w:r w:rsidRPr="00E6760E">
        <w:rPr>
          <w:rFonts w:ascii="Calibri" w:hAnsi="Calibri" w:cs="Calibri"/>
          <w:b/>
          <w:bCs/>
          <w:sz w:val="22"/>
          <w:szCs w:val="22"/>
        </w:rPr>
        <w:t>Preference</w:t>
      </w:r>
      <w:r w:rsidRPr="00E6760E">
        <w:rPr>
          <w:rFonts w:ascii="Calibri" w:hAnsi="Calibri" w:cs="Calibri"/>
          <w:b/>
          <w:bCs/>
          <w:sz w:val="22"/>
          <w:szCs w:val="22"/>
        </w:rPr>
        <w:noBreakHyphen/>
      </w:r>
      <w:r w:rsidRPr="00E6760E">
        <w:rPr>
          <w:rFonts w:ascii="Calibri" w:hAnsi="Calibri" w:cs="Calibri"/>
          <w:b/>
          <w:bCs/>
          <w:sz w:val="22"/>
          <w:szCs w:val="22"/>
        </w:rPr>
        <w:t>first:</w:t>
      </w:r>
      <w:r w:rsidRPr="00E6760E">
        <w:rPr>
          <w:rFonts w:ascii="Calibri" w:hAnsi="Calibri" w:cs="Calibri"/>
          <w:sz w:val="22"/>
          <w:szCs w:val="22"/>
        </w:rPr>
        <w:t xml:space="preserve"> Do not expand volume where </w:t>
      </w:r>
      <w:r w:rsidRPr="00E6760E">
        <w:rPr>
          <w:rFonts w:ascii="Calibri" w:hAnsi="Calibri" w:cs="Calibri"/>
          <w:b/>
          <w:bCs/>
          <w:sz w:val="22"/>
          <w:szCs w:val="22"/>
        </w:rPr>
        <w:t>consent/opt</w:t>
      </w:r>
      <w:r w:rsidRPr="00E6760E">
        <w:rPr>
          <w:rFonts w:ascii="Calibri" w:hAnsi="Calibri" w:cs="Calibri"/>
          <w:b/>
          <w:bCs/>
          <w:sz w:val="22"/>
          <w:szCs w:val="22"/>
        </w:rPr>
        <w:noBreakHyphen/>
      </w:r>
      <w:r w:rsidRPr="00E6760E">
        <w:rPr>
          <w:rFonts w:ascii="Calibri" w:hAnsi="Calibri" w:cs="Calibri"/>
          <w:b/>
          <w:bCs/>
          <w:sz w:val="22"/>
          <w:szCs w:val="22"/>
        </w:rPr>
        <w:t>down signals</w:t>
      </w:r>
      <w:r w:rsidRPr="00E6760E">
        <w:rPr>
          <w:rFonts w:ascii="Calibri" w:hAnsi="Calibri" w:cs="Calibri"/>
          <w:sz w:val="22"/>
          <w:szCs w:val="22"/>
        </w:rPr>
        <w:t xml:space="preserve"> indicate saturation.</w:t>
      </w:r>
    </w:p>
    <w:p w:rsidRPr="00E6760E" w:rsidR="00E6760E" w:rsidP="00E6760E" w:rsidRDefault="00E6760E" w14:paraId="34F712B4" w14:textId="42730023">
      <w:pPr>
        <w:pStyle w:val="ListParagraph"/>
        <w:numPr>
          <w:ilvl w:val="0"/>
          <w:numId w:val="61"/>
        </w:numPr>
        <w:spacing w:line="300" w:lineRule="atLeast"/>
        <w:rPr>
          <w:rFonts w:ascii="Calibri" w:hAnsi="Calibri" w:cs="Calibri"/>
          <w:sz w:val="21"/>
          <w:szCs w:val="21"/>
        </w:rPr>
      </w:pPr>
      <w:r w:rsidRPr="00E6760E">
        <w:rPr>
          <w:rStyle w:val="Strong"/>
          <w:rFonts w:ascii="Calibri" w:hAnsi="Calibri" w:cs="Calibri" w:eastAsiaTheme="majorEastAsia"/>
          <w:sz w:val="21"/>
          <w:szCs w:val="21"/>
        </w:rPr>
        <w:t>Premium</w:t>
      </w:r>
      <w:r w:rsidRPr="00E6760E">
        <w:rPr>
          <w:rStyle w:val="Strong"/>
          <w:rFonts w:ascii="Calibri" w:hAnsi="Calibri" w:cs="Calibri" w:eastAsiaTheme="majorEastAsia"/>
          <w:sz w:val="21"/>
          <w:szCs w:val="21"/>
        </w:rPr>
        <w:noBreakHyphen/>
      </w:r>
      <w:r w:rsidRPr="00E6760E">
        <w:rPr>
          <w:rStyle w:val="Strong"/>
          <w:rFonts w:ascii="Calibri" w:hAnsi="Calibri" w:cs="Calibri" w:eastAsiaTheme="majorEastAsia"/>
          <w:sz w:val="21"/>
          <w:szCs w:val="21"/>
        </w:rPr>
        <w:t>channel prioritization:</w:t>
      </w:r>
      <w:r w:rsidRPr="00E6760E">
        <w:rPr>
          <w:rFonts w:ascii="Calibri" w:hAnsi="Calibri" w:cs="Calibri"/>
          <w:sz w:val="21"/>
          <w:szCs w:val="21"/>
        </w:rPr>
        <w:t xml:space="preserve"> Premium or higher</w:t>
      </w:r>
      <w:r w:rsidRPr="00E6760E">
        <w:rPr>
          <w:rFonts w:ascii="Calibri" w:hAnsi="Calibri" w:cs="Calibri"/>
          <w:sz w:val="21"/>
          <w:szCs w:val="21"/>
        </w:rPr>
        <w:noBreakHyphen/>
      </w:r>
      <w:r w:rsidRPr="00E6760E">
        <w:rPr>
          <w:rFonts w:ascii="Calibri" w:hAnsi="Calibri" w:cs="Calibri"/>
          <w:sz w:val="21"/>
          <w:szCs w:val="21"/>
        </w:rPr>
        <w:t>cost channels may be enabled selectively for TICPs or high</w:t>
      </w:r>
      <w:r w:rsidRPr="00E6760E">
        <w:rPr>
          <w:rFonts w:ascii="Calibri" w:hAnsi="Calibri" w:cs="Calibri"/>
          <w:sz w:val="21"/>
          <w:szCs w:val="21"/>
        </w:rPr>
        <w:noBreakHyphen/>
      </w:r>
      <w:r w:rsidRPr="00E6760E">
        <w:rPr>
          <w:rFonts w:ascii="Calibri" w:hAnsi="Calibri" w:cs="Calibri"/>
          <w:sz w:val="21"/>
          <w:szCs w:val="21"/>
        </w:rPr>
        <w:t>value segments, where elevated service, localization, or immediacy materially improve lifecycle KPIs or support packaging/cross</w:t>
      </w:r>
      <w:r w:rsidRPr="00E6760E">
        <w:rPr>
          <w:rFonts w:ascii="Calibri" w:hAnsi="Calibri" w:cs="Calibri"/>
          <w:sz w:val="21"/>
          <w:szCs w:val="21"/>
        </w:rPr>
        <w:noBreakHyphen/>
      </w:r>
      <w:r w:rsidRPr="00E6760E">
        <w:rPr>
          <w:rFonts w:ascii="Calibri" w:hAnsi="Calibri" w:cs="Calibri"/>
          <w:sz w:val="21"/>
          <w:szCs w:val="21"/>
        </w:rPr>
        <w:t>sell value.</w:t>
      </w:r>
    </w:p>
    <w:p w:rsidRPr="00E6760E" w:rsidR="00D251CA" w:rsidP="00D251CA" w:rsidRDefault="00D251CA" w14:paraId="6E3119C2" w14:textId="77777777">
      <w:pPr>
        <w:spacing w:before="100" w:beforeAutospacing="1" w:after="100" w:afterAutospacing="1" w:line="300" w:lineRule="atLeast"/>
        <w:outlineLvl w:val="2"/>
        <w:rPr>
          <w:rFonts w:ascii="Calibri" w:hAnsi="Calibri" w:cs="Calibri"/>
          <w:b/>
          <w:bCs/>
          <w:sz w:val="22"/>
          <w:szCs w:val="22"/>
        </w:rPr>
      </w:pPr>
      <w:r w:rsidRPr="00E6760E">
        <w:rPr>
          <w:rFonts w:ascii="Calibri" w:hAnsi="Calibri" w:cs="Calibri"/>
          <w:b/>
          <w:bCs/>
          <w:sz w:val="22"/>
          <w:szCs w:val="22"/>
        </w:rPr>
        <w:t>B. Channel ROI KPIs (per market/segment)</w:t>
      </w:r>
    </w:p>
    <w:p w:rsidRPr="00B7029F" w:rsidR="00D251CA" w:rsidP="0001026F" w:rsidRDefault="00D251CA" w14:paraId="6CB60DAD" w14:textId="77777777">
      <w:pPr>
        <w:numPr>
          <w:ilvl w:val="0"/>
          <w:numId w:val="62"/>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Cost per action (CPA</w:t>
      </w:r>
      <w:r w:rsidRPr="00B7029F">
        <w:rPr>
          <w:rFonts w:ascii="Calibri" w:hAnsi="Calibri" w:cs="Calibri"/>
          <w:b/>
          <w:bCs/>
          <w:sz w:val="22"/>
          <w:szCs w:val="22"/>
        </w:rPr>
        <w:noBreakHyphen/>
      </w:r>
      <w:r w:rsidRPr="00B7029F">
        <w:rPr>
          <w:rFonts w:ascii="Calibri" w:hAnsi="Calibri" w:cs="Calibri"/>
          <w:b/>
          <w:bCs/>
          <w:sz w:val="22"/>
          <w:szCs w:val="22"/>
        </w:rPr>
        <w:t>comm)</w:t>
      </w:r>
      <w:r w:rsidRPr="00B7029F">
        <w:rPr>
          <w:rFonts w:ascii="Calibri" w:hAnsi="Calibri" w:cs="Calibri"/>
          <w:sz w:val="22"/>
          <w:szCs w:val="22"/>
        </w:rPr>
        <w:t xml:space="preserve"> and </w:t>
      </w:r>
      <w:r w:rsidRPr="00B7029F">
        <w:rPr>
          <w:rFonts w:ascii="Calibri" w:hAnsi="Calibri" w:cs="Calibri"/>
          <w:b/>
          <w:bCs/>
          <w:sz w:val="22"/>
          <w:szCs w:val="22"/>
        </w:rPr>
        <w:t>marginal lift</w:t>
      </w:r>
      <w:r w:rsidRPr="00B7029F">
        <w:rPr>
          <w:rFonts w:ascii="Calibri" w:hAnsi="Calibri" w:cs="Calibri"/>
          <w:sz w:val="22"/>
          <w:szCs w:val="22"/>
        </w:rPr>
        <w:t xml:space="preserve"> vs. holdout.</w:t>
      </w:r>
    </w:p>
    <w:p w:rsidRPr="00B7029F" w:rsidR="00D251CA" w:rsidP="0001026F" w:rsidRDefault="00D251CA" w14:paraId="1F379CC3" w14:textId="77777777">
      <w:pPr>
        <w:numPr>
          <w:ilvl w:val="0"/>
          <w:numId w:val="62"/>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Deliverability/Reach KPIs:</w:t>
      </w:r>
      <w:r w:rsidRPr="00B7029F">
        <w:rPr>
          <w:rFonts w:ascii="Calibri" w:hAnsi="Calibri" w:cs="Calibri"/>
          <w:sz w:val="22"/>
          <w:szCs w:val="22"/>
        </w:rPr>
        <w:t xml:space="preserve"> inbox placement (email), send success (messengers)</w:t>
      </w:r>
      <w:r>
        <w:rPr>
          <w:rFonts w:ascii="Calibri" w:hAnsi="Calibri" w:cs="Calibri"/>
          <w:sz w:val="22"/>
          <w:szCs w:val="22"/>
        </w:rPr>
        <w:t>.</w:t>
      </w:r>
    </w:p>
    <w:p w:rsidRPr="00B7029F" w:rsidR="00D251CA" w:rsidP="0001026F" w:rsidRDefault="00D251CA" w14:paraId="3385A282" w14:textId="77777777">
      <w:pPr>
        <w:numPr>
          <w:ilvl w:val="0"/>
          <w:numId w:val="62"/>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Engagement:</w:t>
      </w:r>
      <w:r w:rsidRPr="00B7029F">
        <w:rPr>
          <w:rFonts w:ascii="Calibri" w:hAnsi="Calibri" w:cs="Calibri"/>
          <w:sz w:val="22"/>
          <w:szCs w:val="22"/>
        </w:rPr>
        <w:t xml:space="preserve"> impression → click/CTA → </w:t>
      </w:r>
      <w:r w:rsidRPr="00B7029F">
        <w:rPr>
          <w:rFonts w:ascii="Calibri" w:hAnsi="Calibri" w:cs="Calibri"/>
          <w:b/>
          <w:bCs/>
          <w:sz w:val="22"/>
          <w:szCs w:val="22"/>
        </w:rPr>
        <w:t>downstream action</w:t>
      </w:r>
      <w:r w:rsidRPr="00B7029F">
        <w:rPr>
          <w:rFonts w:ascii="Calibri" w:hAnsi="Calibri" w:cs="Calibri"/>
          <w:sz w:val="22"/>
          <w:szCs w:val="22"/>
        </w:rPr>
        <w:t xml:space="preserve"> rate, </w:t>
      </w:r>
      <w:r w:rsidRPr="00B7029F">
        <w:rPr>
          <w:rFonts w:ascii="Calibri" w:hAnsi="Calibri" w:cs="Calibri"/>
          <w:b/>
          <w:bCs/>
          <w:sz w:val="22"/>
          <w:szCs w:val="22"/>
        </w:rPr>
        <w:t>time</w:t>
      </w:r>
      <w:r w:rsidRPr="00B7029F">
        <w:rPr>
          <w:rFonts w:ascii="Calibri" w:hAnsi="Calibri" w:cs="Calibri"/>
          <w:b/>
          <w:bCs/>
          <w:sz w:val="22"/>
          <w:szCs w:val="22"/>
        </w:rPr>
        <w:noBreakHyphen/>
      </w:r>
      <w:r w:rsidRPr="00B7029F">
        <w:rPr>
          <w:rFonts w:ascii="Calibri" w:hAnsi="Calibri" w:cs="Calibri"/>
          <w:b/>
          <w:bCs/>
          <w:sz w:val="22"/>
          <w:szCs w:val="22"/>
        </w:rPr>
        <w:t>to</w:t>
      </w:r>
      <w:r w:rsidRPr="00B7029F">
        <w:rPr>
          <w:rFonts w:ascii="Calibri" w:hAnsi="Calibri" w:cs="Calibri"/>
          <w:b/>
          <w:bCs/>
          <w:sz w:val="22"/>
          <w:szCs w:val="22"/>
        </w:rPr>
        <w:noBreakHyphen/>
      </w:r>
      <w:r w:rsidRPr="00B7029F">
        <w:rPr>
          <w:rFonts w:ascii="Calibri" w:hAnsi="Calibri" w:cs="Calibri"/>
          <w:b/>
          <w:bCs/>
          <w:sz w:val="22"/>
          <w:szCs w:val="22"/>
        </w:rPr>
        <w:t>action</w:t>
      </w:r>
      <w:r w:rsidRPr="00B7029F">
        <w:rPr>
          <w:rFonts w:ascii="Calibri" w:hAnsi="Calibri" w:cs="Calibri"/>
          <w:sz w:val="22"/>
          <w:szCs w:val="22"/>
        </w:rPr>
        <w:t>.</w:t>
      </w:r>
    </w:p>
    <w:p w:rsidRPr="00B7029F" w:rsidR="00D251CA" w:rsidP="0001026F" w:rsidRDefault="00D251CA" w14:paraId="28B81B83" w14:textId="77777777">
      <w:pPr>
        <w:numPr>
          <w:ilvl w:val="0"/>
          <w:numId w:val="62"/>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CX/Trust:</w:t>
      </w:r>
      <w:r w:rsidRPr="00B7029F">
        <w:rPr>
          <w:rFonts w:ascii="Calibri" w:hAnsi="Calibri" w:cs="Calibri"/>
          <w:sz w:val="22"/>
          <w:szCs w:val="22"/>
        </w:rPr>
        <w:t xml:space="preserve"> complaint rate, unsubscribes/opt</w:t>
      </w:r>
      <w:r w:rsidRPr="00B7029F">
        <w:rPr>
          <w:rFonts w:ascii="Calibri" w:hAnsi="Calibri" w:cs="Calibri"/>
          <w:sz w:val="22"/>
          <w:szCs w:val="22"/>
        </w:rPr>
        <w:noBreakHyphen/>
      </w:r>
      <w:r w:rsidRPr="00B7029F">
        <w:rPr>
          <w:rFonts w:ascii="Calibri" w:hAnsi="Calibri" w:cs="Calibri"/>
          <w:sz w:val="22"/>
          <w:szCs w:val="22"/>
        </w:rPr>
        <w:t>downs, spam</w:t>
      </w:r>
      <w:r w:rsidRPr="008F11D5">
        <w:rPr>
          <w:rFonts w:ascii="Calibri" w:hAnsi="Calibri" w:cs="Calibri"/>
          <w:sz w:val="22"/>
          <w:szCs w:val="22"/>
        </w:rPr>
        <w:t xml:space="preserve"> reports, policy exception </w:t>
      </w:r>
      <w:r w:rsidRPr="00B7029F">
        <w:rPr>
          <w:rFonts w:ascii="Calibri" w:hAnsi="Calibri" w:cs="Calibri"/>
          <w:sz w:val="22"/>
          <w:szCs w:val="22"/>
        </w:rPr>
        <w:t>rate.</w:t>
      </w:r>
    </w:p>
    <w:p w:rsidRPr="00B7029F" w:rsidR="00D251CA" w:rsidP="0001026F" w:rsidRDefault="00D251CA" w14:paraId="3A04329A" w14:textId="77777777">
      <w:pPr>
        <w:numPr>
          <w:ilvl w:val="0"/>
          <w:numId w:val="62"/>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Operational:</w:t>
      </w:r>
      <w:r w:rsidRPr="00B7029F">
        <w:rPr>
          <w:rFonts w:ascii="Calibri" w:hAnsi="Calibri" w:cs="Calibri"/>
          <w:sz w:val="22"/>
          <w:szCs w:val="22"/>
        </w:rPr>
        <w:t xml:space="preserve"> ticket deflection, </w:t>
      </w:r>
      <w:r>
        <w:rPr>
          <w:rFonts w:ascii="Calibri" w:hAnsi="Calibri" w:cs="Calibri"/>
          <w:sz w:val="22"/>
          <w:szCs w:val="22"/>
        </w:rPr>
        <w:t>ticket creation decrease</w:t>
      </w:r>
      <w:r w:rsidRPr="00B7029F">
        <w:rPr>
          <w:rFonts w:ascii="Calibri" w:hAnsi="Calibri" w:cs="Calibri"/>
          <w:sz w:val="22"/>
          <w:szCs w:val="22"/>
        </w:rPr>
        <w:t xml:space="preserve">, </w:t>
      </w:r>
      <w:r w:rsidRPr="008F11D5">
        <w:rPr>
          <w:rFonts w:ascii="Calibri" w:hAnsi="Calibri" w:cs="Calibri"/>
          <w:sz w:val="22"/>
          <w:szCs w:val="22"/>
        </w:rPr>
        <w:t>BO investigation time reduced.</w:t>
      </w:r>
    </w:p>
    <w:p w:rsidRPr="00B7029F" w:rsidR="00D251CA" w:rsidP="00D251CA" w:rsidRDefault="00D251CA" w14:paraId="4E1618C2" w14:textId="77777777">
      <w:pPr>
        <w:spacing w:before="100" w:beforeAutospacing="1" w:after="100" w:afterAutospacing="1" w:line="300" w:lineRule="atLeast"/>
        <w:outlineLvl w:val="2"/>
        <w:rPr>
          <w:rFonts w:ascii="Calibri" w:hAnsi="Calibri" w:cs="Calibri"/>
          <w:b/>
          <w:bCs/>
          <w:sz w:val="22"/>
          <w:szCs w:val="22"/>
        </w:rPr>
      </w:pPr>
      <w:r w:rsidRPr="00B7029F">
        <w:rPr>
          <w:rFonts w:ascii="Calibri" w:hAnsi="Calibri" w:cs="Calibri"/>
          <w:b/>
          <w:bCs/>
          <w:sz w:val="22"/>
          <w:szCs w:val="22"/>
        </w:rPr>
        <w:t>C. Scale/stop rules (per channel)</w:t>
      </w:r>
    </w:p>
    <w:p w:rsidRPr="00B7029F" w:rsidR="00D251CA" w:rsidP="0001026F" w:rsidRDefault="00D251CA" w14:paraId="40C0AA03" w14:textId="77777777">
      <w:pPr>
        <w:numPr>
          <w:ilvl w:val="0"/>
          <w:numId w:val="63"/>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Scale up</w:t>
      </w:r>
      <w:r w:rsidRPr="00B7029F">
        <w:rPr>
          <w:rFonts w:ascii="Calibri" w:hAnsi="Calibri" w:cs="Calibri"/>
          <w:sz w:val="22"/>
          <w:szCs w:val="22"/>
        </w:rPr>
        <w:t xml:space="preserve"> when: </w:t>
      </w:r>
      <w:r w:rsidRPr="00B7029F">
        <w:rPr>
          <w:rFonts w:ascii="Calibri" w:hAnsi="Calibri" w:cs="Calibri"/>
          <w:b/>
          <w:bCs/>
          <w:sz w:val="22"/>
          <w:szCs w:val="22"/>
        </w:rPr>
        <w:t>CPA</w:t>
      </w:r>
      <w:r w:rsidRPr="00B7029F">
        <w:rPr>
          <w:rFonts w:ascii="Calibri" w:hAnsi="Calibri" w:cs="Calibri"/>
          <w:b/>
          <w:bCs/>
          <w:sz w:val="22"/>
          <w:szCs w:val="22"/>
        </w:rPr>
        <w:noBreakHyphen/>
      </w:r>
      <w:r w:rsidRPr="00B7029F">
        <w:rPr>
          <w:rFonts w:ascii="Calibri" w:hAnsi="Calibri" w:cs="Calibri"/>
          <w:b/>
          <w:bCs/>
          <w:sz w:val="22"/>
          <w:szCs w:val="22"/>
        </w:rPr>
        <w:t>comm improves</w:t>
      </w:r>
      <w:r w:rsidRPr="00B7029F">
        <w:rPr>
          <w:rFonts w:ascii="Calibri" w:hAnsi="Calibri" w:cs="Calibri"/>
          <w:sz w:val="22"/>
          <w:szCs w:val="22"/>
        </w:rPr>
        <w:t xml:space="preserve"> QoQ, </w:t>
      </w:r>
      <w:r w:rsidRPr="00B7029F">
        <w:rPr>
          <w:rFonts w:ascii="Calibri" w:hAnsi="Calibri" w:cs="Calibri"/>
          <w:b/>
          <w:bCs/>
          <w:sz w:val="22"/>
          <w:szCs w:val="22"/>
        </w:rPr>
        <w:t>marginal lift</w:t>
      </w:r>
      <w:r w:rsidRPr="00B7029F">
        <w:rPr>
          <w:rFonts w:ascii="Calibri" w:hAnsi="Calibri" w:cs="Calibri"/>
          <w:sz w:val="22"/>
          <w:szCs w:val="22"/>
        </w:rPr>
        <w:t xml:space="preserve"> is statistically significant, </w:t>
      </w:r>
      <w:r w:rsidRPr="00B7029F">
        <w:rPr>
          <w:rFonts w:ascii="Calibri" w:hAnsi="Calibri" w:cs="Calibri"/>
          <w:b/>
          <w:bCs/>
          <w:sz w:val="22"/>
          <w:szCs w:val="22"/>
        </w:rPr>
        <w:t>fatigue &lt; threshold</w:t>
      </w:r>
      <w:r w:rsidRPr="00B7029F">
        <w:rPr>
          <w:rFonts w:ascii="Calibri" w:hAnsi="Calibri" w:cs="Calibri"/>
          <w:sz w:val="22"/>
          <w:szCs w:val="22"/>
        </w:rPr>
        <w:t>, deliverability SLOs met.</w:t>
      </w:r>
    </w:p>
    <w:p w:rsidRPr="00B7029F" w:rsidR="00D251CA" w:rsidP="0001026F" w:rsidRDefault="00D251CA" w14:paraId="3A46FF45" w14:textId="77777777">
      <w:pPr>
        <w:numPr>
          <w:ilvl w:val="0"/>
          <w:numId w:val="63"/>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Pause/trim</w:t>
      </w:r>
      <w:r w:rsidRPr="00B7029F">
        <w:rPr>
          <w:rFonts w:ascii="Calibri" w:hAnsi="Calibri" w:cs="Calibri"/>
          <w:sz w:val="22"/>
          <w:szCs w:val="22"/>
        </w:rPr>
        <w:t xml:space="preserve"> when: fatigue or complaint rate </w:t>
      </w:r>
      <w:r w:rsidRPr="00B7029F">
        <w:rPr>
          <w:rFonts w:ascii="Calibri" w:hAnsi="Calibri" w:cs="Calibri"/>
          <w:b/>
          <w:bCs/>
          <w:sz w:val="22"/>
          <w:szCs w:val="22"/>
        </w:rPr>
        <w:t>exceeds threshold</w:t>
      </w:r>
      <w:r w:rsidRPr="00B7029F">
        <w:rPr>
          <w:rFonts w:ascii="Calibri" w:hAnsi="Calibri" w:cs="Calibri"/>
          <w:sz w:val="22"/>
          <w:szCs w:val="22"/>
        </w:rPr>
        <w:t xml:space="preserve">, </w:t>
      </w:r>
      <w:r w:rsidRPr="00B7029F">
        <w:rPr>
          <w:rFonts w:ascii="Calibri" w:hAnsi="Calibri" w:cs="Calibri"/>
          <w:b/>
          <w:bCs/>
          <w:sz w:val="22"/>
          <w:szCs w:val="22"/>
        </w:rPr>
        <w:t>negative lift</w:t>
      </w:r>
      <w:r w:rsidRPr="00B7029F">
        <w:rPr>
          <w:rFonts w:ascii="Calibri" w:hAnsi="Calibri" w:cs="Calibri"/>
          <w:sz w:val="22"/>
          <w:szCs w:val="22"/>
        </w:rPr>
        <w:t xml:space="preserve">, or cost per action </w:t>
      </w:r>
      <w:r w:rsidRPr="00B7029F">
        <w:rPr>
          <w:rFonts w:ascii="Calibri" w:hAnsi="Calibri" w:cs="Calibri"/>
          <w:b/>
          <w:bCs/>
          <w:sz w:val="22"/>
          <w:szCs w:val="22"/>
        </w:rPr>
        <w:t>deteriorates</w:t>
      </w:r>
      <w:r w:rsidRPr="00B7029F">
        <w:rPr>
          <w:rFonts w:ascii="Calibri" w:hAnsi="Calibri" w:cs="Calibri"/>
          <w:sz w:val="22"/>
          <w:szCs w:val="22"/>
        </w:rPr>
        <w:t xml:space="preserve"> for two consecutive periods.</w:t>
      </w:r>
    </w:p>
    <w:p w:rsidRPr="00B7029F" w:rsidR="00D251CA" w:rsidP="0001026F" w:rsidRDefault="00D251CA" w14:paraId="50BBCD29" w14:textId="77777777">
      <w:pPr>
        <w:numPr>
          <w:ilvl w:val="0"/>
          <w:numId w:val="63"/>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Rotate to in</w:t>
      </w:r>
      <w:r w:rsidRPr="00B7029F">
        <w:rPr>
          <w:rFonts w:ascii="Calibri" w:hAnsi="Calibri" w:cs="Calibri"/>
          <w:b/>
          <w:bCs/>
          <w:sz w:val="22"/>
          <w:szCs w:val="22"/>
        </w:rPr>
        <w:noBreakHyphen/>
      </w:r>
      <w:r w:rsidRPr="00B7029F">
        <w:rPr>
          <w:rFonts w:ascii="Calibri" w:hAnsi="Calibri" w:cs="Calibri"/>
          <w:b/>
          <w:bCs/>
          <w:sz w:val="22"/>
          <w:szCs w:val="22"/>
        </w:rPr>
        <w:t>app/digests</w:t>
      </w:r>
      <w:r w:rsidRPr="00B7029F">
        <w:rPr>
          <w:rFonts w:ascii="Calibri" w:hAnsi="Calibri" w:cs="Calibri"/>
          <w:sz w:val="22"/>
          <w:szCs w:val="22"/>
        </w:rPr>
        <w:t xml:space="preserve"> when: informational updates show </w:t>
      </w:r>
      <w:r w:rsidRPr="00B7029F">
        <w:rPr>
          <w:rFonts w:ascii="Calibri" w:hAnsi="Calibri" w:cs="Calibri"/>
          <w:b/>
          <w:bCs/>
          <w:sz w:val="22"/>
          <w:szCs w:val="22"/>
        </w:rPr>
        <w:t>low action rate</w:t>
      </w:r>
      <w:r w:rsidRPr="00B7029F">
        <w:rPr>
          <w:rFonts w:ascii="Calibri" w:hAnsi="Calibri" w:cs="Calibri"/>
          <w:sz w:val="22"/>
          <w:szCs w:val="22"/>
        </w:rPr>
        <w:t xml:space="preserve"> but high open rate.</w:t>
      </w:r>
    </w:p>
    <w:p w:rsidRPr="00B7029F" w:rsidR="00D251CA" w:rsidP="00D251CA" w:rsidRDefault="00D251CA" w14:paraId="4FBA8897" w14:textId="77777777">
      <w:pPr>
        <w:spacing w:before="100" w:beforeAutospacing="1" w:after="100" w:afterAutospacing="1" w:line="300" w:lineRule="atLeast"/>
        <w:outlineLvl w:val="2"/>
        <w:rPr>
          <w:rFonts w:ascii="Calibri" w:hAnsi="Calibri" w:cs="Calibri"/>
          <w:b/>
          <w:bCs/>
          <w:sz w:val="22"/>
          <w:szCs w:val="22"/>
        </w:rPr>
      </w:pPr>
      <w:r w:rsidRPr="00B7029F">
        <w:rPr>
          <w:rFonts w:ascii="Calibri" w:hAnsi="Calibri" w:cs="Calibri"/>
          <w:b/>
          <w:bCs/>
          <w:sz w:val="22"/>
          <w:szCs w:val="22"/>
        </w:rPr>
        <w:t>D. Governance hooks</w:t>
      </w:r>
    </w:p>
    <w:p w:rsidRPr="00B7029F" w:rsidR="00D251CA" w:rsidP="0001026F" w:rsidRDefault="00D251CA" w14:paraId="4216FBDF" w14:textId="77777777">
      <w:pPr>
        <w:numPr>
          <w:ilvl w:val="0"/>
          <w:numId w:val="64"/>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Policy</w:t>
      </w:r>
      <w:r w:rsidRPr="00B7029F">
        <w:rPr>
          <w:rFonts w:ascii="Calibri" w:hAnsi="Calibri" w:cs="Calibri"/>
          <w:b/>
          <w:bCs/>
          <w:sz w:val="22"/>
          <w:szCs w:val="22"/>
        </w:rPr>
        <w:noBreakHyphen/>
      </w:r>
      <w:r w:rsidRPr="00B7029F">
        <w:rPr>
          <w:rFonts w:ascii="Calibri" w:hAnsi="Calibri" w:cs="Calibri"/>
          <w:b/>
          <w:bCs/>
          <w:sz w:val="22"/>
          <w:szCs w:val="22"/>
        </w:rPr>
        <w:t>as</w:t>
      </w:r>
      <w:r w:rsidRPr="00B7029F">
        <w:rPr>
          <w:rFonts w:ascii="Calibri" w:hAnsi="Calibri" w:cs="Calibri"/>
          <w:b/>
          <w:bCs/>
          <w:sz w:val="22"/>
          <w:szCs w:val="22"/>
        </w:rPr>
        <w:noBreakHyphen/>
      </w:r>
      <w:r w:rsidRPr="00B7029F">
        <w:rPr>
          <w:rFonts w:ascii="Calibri" w:hAnsi="Calibri" w:cs="Calibri"/>
          <w:b/>
          <w:bCs/>
          <w:sz w:val="22"/>
          <w:szCs w:val="22"/>
        </w:rPr>
        <w:t>code</w:t>
      </w:r>
      <w:r w:rsidRPr="00B7029F">
        <w:rPr>
          <w:rFonts w:ascii="Calibri" w:hAnsi="Calibri" w:cs="Calibri"/>
          <w:sz w:val="22"/>
          <w:szCs w:val="22"/>
        </w:rPr>
        <w:t xml:space="preserve"> blocks expansion when </w:t>
      </w:r>
      <w:r w:rsidRPr="00B7029F">
        <w:rPr>
          <w:rFonts w:ascii="Calibri" w:hAnsi="Calibri" w:cs="Calibri"/>
          <w:b/>
          <w:bCs/>
          <w:sz w:val="22"/>
          <w:szCs w:val="22"/>
        </w:rPr>
        <w:t>eligibility</w:t>
      </w:r>
      <w:r w:rsidRPr="00B7029F">
        <w:rPr>
          <w:rFonts w:ascii="Calibri" w:hAnsi="Calibri" w:cs="Calibri"/>
          <w:sz w:val="22"/>
          <w:szCs w:val="22"/>
        </w:rPr>
        <w:t xml:space="preserve"> or </w:t>
      </w:r>
      <w:r w:rsidRPr="00B7029F">
        <w:rPr>
          <w:rFonts w:ascii="Calibri" w:hAnsi="Calibri" w:cs="Calibri"/>
          <w:b/>
          <w:bCs/>
          <w:sz w:val="22"/>
          <w:szCs w:val="22"/>
        </w:rPr>
        <w:t>preferences</w:t>
      </w:r>
      <w:r w:rsidRPr="00B7029F">
        <w:rPr>
          <w:rFonts w:ascii="Calibri" w:hAnsi="Calibri" w:cs="Calibri"/>
          <w:sz w:val="22"/>
          <w:szCs w:val="22"/>
        </w:rPr>
        <w:t xml:space="preserve"> cannot be validated at send</w:t>
      </w:r>
      <w:r w:rsidRPr="00B7029F">
        <w:rPr>
          <w:rFonts w:ascii="Calibri" w:hAnsi="Calibri" w:cs="Calibri"/>
          <w:sz w:val="22"/>
          <w:szCs w:val="22"/>
        </w:rPr>
        <w:noBreakHyphen/>
      </w:r>
      <w:r w:rsidRPr="00B7029F">
        <w:rPr>
          <w:rFonts w:ascii="Calibri" w:hAnsi="Calibri" w:cs="Calibri"/>
          <w:sz w:val="22"/>
          <w:szCs w:val="22"/>
        </w:rPr>
        <w:t>time.</w:t>
      </w:r>
    </w:p>
    <w:p w:rsidRPr="00B7029F" w:rsidR="00D251CA" w:rsidP="0001026F" w:rsidRDefault="00D251CA" w14:paraId="06C96CE3" w14:textId="77777777">
      <w:pPr>
        <w:numPr>
          <w:ilvl w:val="0"/>
          <w:numId w:val="64"/>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BO visibility</w:t>
      </w:r>
      <w:r w:rsidRPr="00B7029F">
        <w:rPr>
          <w:rFonts w:ascii="Calibri" w:hAnsi="Calibri" w:cs="Calibri"/>
          <w:sz w:val="22"/>
          <w:szCs w:val="22"/>
        </w:rPr>
        <w:t xml:space="preserve"> required for every incremental flow (auditable “who/what/when/why”).</w:t>
      </w:r>
    </w:p>
    <w:p w:rsidRPr="00B7029F" w:rsidR="00D251CA" w:rsidP="0001026F" w:rsidRDefault="00D251CA" w14:paraId="7862EFE4" w14:textId="77777777">
      <w:pPr>
        <w:numPr>
          <w:ilvl w:val="0"/>
          <w:numId w:val="64"/>
        </w:numPr>
        <w:spacing w:before="100" w:beforeAutospacing="1" w:after="100" w:afterAutospacing="1" w:line="300" w:lineRule="atLeast"/>
        <w:rPr>
          <w:rFonts w:ascii="Calibri" w:hAnsi="Calibri" w:cs="Calibri"/>
          <w:sz w:val="22"/>
          <w:szCs w:val="22"/>
        </w:rPr>
      </w:pPr>
      <w:r w:rsidRPr="00B7029F">
        <w:rPr>
          <w:rFonts w:ascii="Calibri" w:hAnsi="Calibri" w:cs="Calibri"/>
          <w:b/>
          <w:bCs/>
          <w:sz w:val="22"/>
          <w:szCs w:val="22"/>
        </w:rPr>
        <w:t>Quarterly channel review</w:t>
      </w:r>
      <w:r w:rsidRPr="00B7029F">
        <w:rPr>
          <w:rFonts w:ascii="Calibri" w:hAnsi="Calibri" w:cs="Calibri"/>
          <w:sz w:val="22"/>
          <w:szCs w:val="22"/>
        </w:rPr>
        <w:t>: keep/kill/scale decisions based on ROI dashboard.</w:t>
      </w:r>
    </w:p>
    <w:p w:rsidRPr="007706DE" w:rsidR="00C8320C" w:rsidP="00446D29" w:rsidRDefault="00C8320C" w14:paraId="2900EA46" w14:textId="357AD554">
      <w:pPr>
        <w:spacing w:before="100" w:beforeAutospacing="1" w:line="300" w:lineRule="atLeast"/>
        <w:outlineLvl w:val="1"/>
        <w:rPr>
          <w:rFonts w:ascii="Calibri" w:hAnsi="Calibri" w:cs="Calibri"/>
          <w:b/>
          <w:bCs/>
          <w:sz w:val="22"/>
          <w:szCs w:val="22"/>
        </w:rPr>
      </w:pPr>
    </w:p>
    <w:p w:rsidRPr="007706DE" w:rsidR="00C8320C" w:rsidRDefault="00C8320C" w14:paraId="598610D2" w14:textId="77777777">
      <w:pPr>
        <w:spacing w:after="160" w:line="278" w:lineRule="auto"/>
        <w:rPr>
          <w:rFonts w:ascii="Calibri" w:hAnsi="Calibri" w:cs="Calibri"/>
          <w:b/>
          <w:bCs/>
          <w:sz w:val="22"/>
          <w:szCs w:val="22"/>
        </w:rPr>
      </w:pPr>
      <w:r w:rsidRPr="007706DE">
        <w:rPr>
          <w:rFonts w:ascii="Calibri" w:hAnsi="Calibri" w:cs="Calibri"/>
          <w:b/>
          <w:bCs/>
          <w:sz w:val="22"/>
          <w:szCs w:val="22"/>
        </w:rPr>
        <w:br w:type="page"/>
      </w:r>
    </w:p>
    <w:p w:rsidRPr="007706DE" w:rsidR="005C0F81" w:rsidP="00D23315" w:rsidRDefault="003B4762" w14:paraId="00731EDF" w14:textId="3C4A2DF8">
      <w:pPr>
        <w:pStyle w:val="Heading2"/>
        <w:rPr>
          <w:rFonts w:ascii="Calibri" w:hAnsi="Calibri" w:cs="Calibri"/>
        </w:rPr>
      </w:pPr>
      <w:bookmarkStart w:name="_Toc221212291" w:id="30"/>
      <w:r w:rsidRPr="007706DE">
        <w:rPr>
          <w:rFonts w:ascii="Calibri" w:hAnsi="Calibri" w:cs="Calibri"/>
        </w:rPr>
        <w:t>1</w:t>
      </w:r>
      <w:r w:rsidRPr="007706DE" w:rsidR="00C8320C">
        <w:rPr>
          <w:rFonts w:ascii="Calibri" w:hAnsi="Calibri" w:cs="Calibri"/>
        </w:rPr>
        <w:t>1</w:t>
      </w:r>
      <w:r w:rsidRPr="007706DE" w:rsidR="005C0F81">
        <w:rPr>
          <w:rFonts w:ascii="Calibri" w:hAnsi="Calibri" w:cs="Calibri"/>
        </w:rPr>
        <w:t>. Execution Plan (</w:t>
      </w:r>
      <w:r w:rsidRPr="0D89DA44" w:rsidR="005C0F81">
        <w:rPr>
          <w:rFonts w:ascii="Calibri" w:hAnsi="Calibri" w:cs="Calibri"/>
        </w:rPr>
        <w:t>Pillar</w:t>
      </w:r>
      <w:r w:rsidR="00D23315">
        <w:rPr>
          <w:rFonts w:ascii="Calibri" w:hAnsi="Calibri" w:cs="Calibri"/>
        </w:rPr>
        <w:t xml:space="preserve"> </w:t>
      </w:r>
      <w:r w:rsidRPr="0D89DA44" w:rsidR="005C0F81">
        <w:rPr>
          <w:rFonts w:ascii="Calibri" w:hAnsi="Calibri" w:cs="Calibri"/>
        </w:rPr>
        <w:t>by</w:t>
      </w:r>
      <w:r w:rsidR="00D23315">
        <w:rPr>
          <w:rFonts w:ascii="Calibri" w:hAnsi="Calibri" w:cs="Calibri"/>
        </w:rPr>
        <w:t xml:space="preserve"> </w:t>
      </w:r>
      <w:r w:rsidRPr="0D89DA44" w:rsidR="005C0F81">
        <w:rPr>
          <w:rFonts w:ascii="Calibri" w:hAnsi="Calibri" w:cs="Calibri"/>
        </w:rPr>
        <w:t>Pillar</w:t>
      </w:r>
      <w:bookmarkEnd w:id="30"/>
      <w:r w:rsidR="00D23315">
        <w:rPr>
          <w:rFonts w:ascii="Calibri" w:hAnsi="Calibri" w:cs="Calibri"/>
        </w:rPr>
        <w:t>)</w:t>
      </w:r>
    </w:p>
    <w:p w:rsidRPr="007706DE" w:rsidR="005C0F81" w:rsidP="00446D29" w:rsidRDefault="005C0F81" w14:paraId="09AF85B0" w14:textId="68ED1969">
      <w:pPr>
        <w:spacing w:before="100" w:beforeAutospacing="1" w:line="300" w:lineRule="atLeast"/>
        <w:rPr>
          <w:rFonts w:ascii="Calibri" w:hAnsi="Calibri" w:cs="Calibri"/>
          <w:color w:val="000000" w:themeColor="text1"/>
          <w:sz w:val="22"/>
          <w:szCs w:val="22"/>
        </w:rPr>
      </w:pPr>
      <w:r w:rsidRPr="007706DE">
        <w:rPr>
          <w:rFonts w:ascii="Calibri" w:hAnsi="Calibri" w:cs="Calibri"/>
          <w:i/>
          <w:iCs/>
          <w:color w:val="000000" w:themeColor="text1"/>
          <w:sz w:val="22"/>
          <w:szCs w:val="22"/>
        </w:rPr>
        <w:t>(</w:t>
      </w:r>
      <w:r w:rsidRPr="007706DE" w:rsidR="005A2713">
        <w:rPr>
          <w:rFonts w:ascii="Calibri" w:hAnsi="Calibri" w:cs="Calibri"/>
          <w:i/>
          <w:iCs/>
          <w:color w:val="000000" w:themeColor="text1"/>
          <w:sz w:val="22"/>
          <w:szCs w:val="22"/>
        </w:rPr>
        <w:t>M</w:t>
      </w:r>
      <w:r w:rsidRPr="007706DE">
        <w:rPr>
          <w:rFonts w:ascii="Calibri" w:hAnsi="Calibri" w:cs="Calibri"/>
          <w:i/>
          <w:iCs/>
          <w:color w:val="000000" w:themeColor="text1"/>
          <w:sz w:val="22"/>
          <w:szCs w:val="22"/>
        </w:rPr>
        <w:t>etrics, big rocks, plan, decisions/risks/open questions)</w:t>
      </w:r>
    </w:p>
    <w:p w:rsidRPr="007706DE" w:rsidR="0029703C" w:rsidP="00F96EA1" w:rsidRDefault="00907A63" w14:paraId="3D1EAB2B" w14:textId="7C05CF51">
      <w:pPr>
        <w:pStyle w:val="Heading3"/>
        <w:rPr>
          <w:rFonts w:ascii="Calibri" w:hAnsi="Calibri" w:cs="Calibri"/>
        </w:rPr>
      </w:pPr>
      <w:r w:rsidRPr="007706DE">
        <w:rPr>
          <w:rFonts w:ascii="Calibri" w:hAnsi="Calibri" w:cs="Calibri"/>
        </w:rPr>
        <w:t>11</w:t>
      </w:r>
      <w:r w:rsidRPr="007706DE" w:rsidR="005C0F81">
        <w:rPr>
          <w:rFonts w:ascii="Calibri" w:hAnsi="Calibri" w:cs="Calibri"/>
        </w:rPr>
        <w:t xml:space="preserve">.1 </w:t>
      </w:r>
      <w:r w:rsidRPr="007706DE" w:rsidR="0029703C">
        <w:rPr>
          <w:rStyle w:val="Strong"/>
          <w:rFonts w:ascii="Calibri" w:hAnsi="Calibri" w:cs="Calibri"/>
          <w:b w:val="0"/>
          <w:bCs w:val="0"/>
        </w:rPr>
        <w:t>Pillar 1 — CEP (ROW</w:t>
      </w:r>
      <w:r w:rsidRPr="007706DE" w:rsidR="007E205E">
        <w:rPr>
          <w:rStyle w:val="Strong"/>
          <w:rFonts w:ascii="Calibri" w:hAnsi="Calibri" w:cs="Calibri"/>
          <w:b w:val="0"/>
          <w:bCs w:val="0"/>
        </w:rPr>
        <w:t>)</w:t>
      </w:r>
      <w:r w:rsidRPr="007706DE" w:rsidR="006C487A">
        <w:rPr>
          <w:rStyle w:val="Strong"/>
          <w:rFonts w:ascii="Calibri" w:hAnsi="Calibri" w:cs="Calibri"/>
          <w:b w:val="0"/>
          <w:bCs w:val="0"/>
        </w:rPr>
        <w:t xml:space="preserve"> &amp; Recreation</w:t>
      </w:r>
    </w:p>
    <w:p w:rsidR="00ED5B64" w:rsidP="00ED5B64" w:rsidRDefault="00ED5B64" w14:paraId="0AD8F695" w14:textId="77777777">
      <w:pPr>
        <w:rPr>
          <w:rStyle w:val="Strong"/>
          <w:rFonts w:ascii="Segoe UI" w:hAnsi="Segoe UI" w:cs="Segoe UI" w:eastAsiaTheme="majorEastAsia"/>
        </w:rPr>
      </w:pPr>
    </w:p>
    <w:p w:rsidRPr="00ED5B64" w:rsidR="00ED5B64" w:rsidP="00ED5B64" w:rsidRDefault="00ED5B64" w14:paraId="5AFF2196" w14:textId="5D9DD3F3">
      <w:pPr>
        <w:rPr>
          <w:rFonts w:ascii="Calibri" w:hAnsi="Calibri" w:cs="Calibri"/>
          <w:sz w:val="22"/>
          <w:szCs w:val="22"/>
        </w:rPr>
      </w:pPr>
      <w:r w:rsidRPr="00ED5B64">
        <w:rPr>
          <w:rStyle w:val="Strong"/>
          <w:rFonts w:ascii="Calibri" w:hAnsi="Calibri" w:cs="Calibri" w:eastAsiaTheme="majorEastAsia"/>
          <w:sz w:val="22"/>
          <w:szCs w:val="22"/>
        </w:rPr>
        <w:t>A vendor</w:t>
      </w:r>
      <w:r w:rsidRPr="00ED5B64">
        <w:rPr>
          <w:rStyle w:val="Strong"/>
          <w:rFonts w:ascii="Calibri" w:hAnsi="Calibri" w:cs="Calibri" w:eastAsiaTheme="majorEastAsia"/>
          <w:sz w:val="22"/>
          <w:szCs w:val="22"/>
        </w:rPr>
        <w:noBreakHyphen/>
      </w:r>
      <w:r w:rsidRPr="00ED5B64">
        <w:rPr>
          <w:rStyle w:val="Strong"/>
          <w:rFonts w:ascii="Calibri" w:hAnsi="Calibri" w:cs="Calibri" w:eastAsiaTheme="majorEastAsia"/>
          <w:sz w:val="22"/>
          <w:szCs w:val="22"/>
        </w:rPr>
        <w:t>agnostic, future</w:t>
      </w:r>
      <w:r w:rsidRPr="00ED5B64">
        <w:rPr>
          <w:rStyle w:val="Strong"/>
          <w:rFonts w:ascii="Calibri" w:hAnsi="Calibri" w:cs="Calibri" w:eastAsiaTheme="majorEastAsia"/>
          <w:sz w:val="22"/>
          <w:szCs w:val="22"/>
        </w:rPr>
        <w:noBreakHyphen/>
      </w:r>
      <w:r w:rsidRPr="00ED5B64">
        <w:rPr>
          <w:rStyle w:val="Strong"/>
          <w:rFonts w:ascii="Calibri" w:hAnsi="Calibri" w:cs="Calibri" w:eastAsiaTheme="majorEastAsia"/>
          <w:sz w:val="22"/>
          <w:szCs w:val="22"/>
        </w:rPr>
        <w:t>proof CEP foundation</w:t>
      </w:r>
    </w:p>
    <w:p w:rsidRPr="00ED5B64" w:rsidR="00ED5B64" w:rsidP="00ED5B64" w:rsidRDefault="00ED5B64" w14:paraId="08B86677" w14:textId="77777777">
      <w:pPr>
        <w:pStyle w:val="NormalWeb"/>
        <w:spacing w:line="300" w:lineRule="atLeast"/>
        <w:rPr>
          <w:rFonts w:ascii="Calibri" w:hAnsi="Calibri" w:cs="Calibri"/>
          <w:sz w:val="22"/>
          <w:szCs w:val="22"/>
        </w:rPr>
      </w:pPr>
      <w:r w:rsidRPr="00ED5B64">
        <w:rPr>
          <w:rFonts w:ascii="Calibri" w:hAnsi="Calibri" w:cs="Calibri"/>
          <w:sz w:val="22"/>
          <w:szCs w:val="22"/>
        </w:rPr>
        <w:t xml:space="preserve">Although Braze is the CEP selected for the current implementation, the architecture is deliberately </w:t>
      </w:r>
      <w:r w:rsidRPr="00ED5B64">
        <w:rPr>
          <w:rStyle w:val="Strong"/>
          <w:rFonts w:ascii="Calibri" w:hAnsi="Calibri" w:cs="Calibri" w:eastAsiaTheme="majorEastAsia"/>
          <w:sz w:val="22"/>
          <w:szCs w:val="22"/>
        </w:rPr>
        <w:t>vendor</w:t>
      </w:r>
      <w:r w:rsidRPr="00ED5B64">
        <w:rPr>
          <w:rStyle w:val="Strong"/>
          <w:rFonts w:ascii="Calibri" w:hAnsi="Calibri" w:cs="Calibri" w:eastAsiaTheme="majorEastAsia"/>
          <w:sz w:val="22"/>
          <w:szCs w:val="22"/>
        </w:rPr>
        <w:noBreakHyphen/>
      </w:r>
      <w:r w:rsidRPr="00ED5B64">
        <w:rPr>
          <w:rStyle w:val="Strong"/>
          <w:rFonts w:ascii="Calibri" w:hAnsi="Calibri" w:cs="Calibri" w:eastAsiaTheme="majorEastAsia"/>
          <w:sz w:val="22"/>
          <w:szCs w:val="22"/>
        </w:rPr>
        <w:t>neutral</w:t>
      </w:r>
      <w:r w:rsidRPr="00ED5B64">
        <w:rPr>
          <w:rFonts w:ascii="Calibri" w:hAnsi="Calibri" w:cs="Calibri"/>
          <w:sz w:val="22"/>
          <w:szCs w:val="22"/>
        </w:rPr>
        <w:t>. All core assets—identity and event models, metadata and taxonomy, governance rules (policy</w:t>
      </w:r>
      <w:r w:rsidRPr="00ED5B64">
        <w:rPr>
          <w:rFonts w:ascii="Calibri" w:hAnsi="Calibri" w:cs="Calibri"/>
          <w:sz w:val="22"/>
          <w:szCs w:val="22"/>
        </w:rPr>
        <w:noBreakHyphen/>
      </w:r>
      <w:r w:rsidRPr="00ED5B64">
        <w:rPr>
          <w:rFonts w:ascii="Calibri" w:hAnsi="Calibri" w:cs="Calibri"/>
          <w:sz w:val="22"/>
          <w:szCs w:val="22"/>
        </w:rPr>
        <w:t>as</w:t>
      </w:r>
      <w:r w:rsidRPr="00ED5B64">
        <w:rPr>
          <w:rFonts w:ascii="Calibri" w:hAnsi="Calibri" w:cs="Calibri"/>
          <w:sz w:val="22"/>
          <w:szCs w:val="22"/>
        </w:rPr>
        <w:noBreakHyphen/>
      </w:r>
      <w:r w:rsidRPr="00ED5B64">
        <w:rPr>
          <w:rFonts w:ascii="Calibri" w:hAnsi="Calibri" w:cs="Calibri"/>
          <w:sz w:val="22"/>
          <w:szCs w:val="22"/>
        </w:rPr>
        <w:t xml:space="preserve">code), templates, journey blueprints, and channel semantics—are designed to operate across </w:t>
      </w:r>
      <w:r w:rsidRPr="00ED5B64">
        <w:rPr>
          <w:rStyle w:val="Strong"/>
          <w:rFonts w:ascii="Calibri" w:hAnsi="Calibri" w:cs="Calibri" w:eastAsiaTheme="majorEastAsia"/>
          <w:sz w:val="22"/>
          <w:szCs w:val="22"/>
        </w:rPr>
        <w:t>any</w:t>
      </w:r>
      <w:r w:rsidRPr="00ED5B64">
        <w:rPr>
          <w:rFonts w:ascii="Calibri" w:hAnsi="Calibri" w:cs="Calibri"/>
          <w:sz w:val="22"/>
          <w:szCs w:val="22"/>
        </w:rPr>
        <w:t xml:space="preserve"> enterprise CEP.</w:t>
      </w:r>
    </w:p>
    <w:p w:rsidRPr="00ED5B64" w:rsidR="00ED5B64" w:rsidP="00ED5B64" w:rsidRDefault="00ED5B64" w14:paraId="253F9715" w14:textId="77777777">
      <w:pPr>
        <w:pStyle w:val="NormalWeb"/>
        <w:spacing w:line="300" w:lineRule="atLeast"/>
        <w:rPr>
          <w:rFonts w:ascii="Calibri" w:hAnsi="Calibri" w:cs="Calibri"/>
          <w:sz w:val="22"/>
          <w:szCs w:val="22"/>
        </w:rPr>
      </w:pPr>
      <w:r w:rsidRPr="00ED5B64">
        <w:rPr>
          <w:rStyle w:val="Strong"/>
          <w:rFonts w:ascii="Calibri" w:hAnsi="Calibri" w:cs="Calibri" w:eastAsiaTheme="majorEastAsia"/>
          <w:sz w:val="22"/>
          <w:szCs w:val="22"/>
        </w:rPr>
        <w:t>This approach ensures:</w:t>
      </w:r>
    </w:p>
    <w:p w:rsidRPr="00ED5B64" w:rsidR="00ED5B64" w:rsidP="004D0259" w:rsidRDefault="00ED5B64" w14:paraId="1393CEC8" w14:textId="77777777">
      <w:pPr>
        <w:numPr>
          <w:ilvl w:val="0"/>
          <w:numId w:val="145"/>
        </w:numPr>
        <w:spacing w:before="100" w:beforeAutospacing="1" w:after="100" w:afterAutospacing="1" w:line="300" w:lineRule="atLeast"/>
        <w:rPr>
          <w:rFonts w:ascii="Calibri" w:hAnsi="Calibri" w:cs="Calibri"/>
          <w:sz w:val="22"/>
          <w:szCs w:val="22"/>
        </w:rPr>
      </w:pPr>
      <w:r w:rsidRPr="00ED5B64">
        <w:rPr>
          <w:rFonts w:ascii="Calibri" w:hAnsi="Calibri" w:cs="Calibri"/>
          <w:sz w:val="22"/>
          <w:szCs w:val="22"/>
        </w:rPr>
        <w:t>No dependency on a single vendor</w:t>
      </w:r>
    </w:p>
    <w:p w:rsidRPr="00ED5B64" w:rsidR="00ED5B64" w:rsidP="004D0259" w:rsidRDefault="00ED5B64" w14:paraId="28709371" w14:textId="77777777">
      <w:pPr>
        <w:numPr>
          <w:ilvl w:val="0"/>
          <w:numId w:val="145"/>
        </w:numPr>
        <w:spacing w:before="100" w:beforeAutospacing="1" w:after="100" w:afterAutospacing="1" w:line="300" w:lineRule="atLeast"/>
        <w:rPr>
          <w:rFonts w:ascii="Calibri" w:hAnsi="Calibri" w:cs="Calibri"/>
          <w:sz w:val="22"/>
          <w:szCs w:val="22"/>
        </w:rPr>
      </w:pPr>
      <w:r w:rsidRPr="00ED5B64">
        <w:rPr>
          <w:rFonts w:ascii="Calibri" w:hAnsi="Calibri" w:cs="Calibri"/>
          <w:sz w:val="22"/>
          <w:szCs w:val="22"/>
        </w:rPr>
        <w:t xml:space="preserve">Capability to operate </w:t>
      </w:r>
      <w:r w:rsidRPr="00ED5B64">
        <w:rPr>
          <w:rStyle w:val="Strong"/>
          <w:rFonts w:ascii="Calibri" w:hAnsi="Calibri" w:cs="Calibri" w:eastAsiaTheme="majorEastAsia"/>
          <w:sz w:val="22"/>
          <w:szCs w:val="22"/>
        </w:rPr>
        <w:t>multi</w:t>
      </w:r>
      <w:r w:rsidRPr="00ED5B64">
        <w:rPr>
          <w:rStyle w:val="Strong"/>
          <w:rFonts w:ascii="Calibri" w:hAnsi="Calibri" w:cs="Calibri" w:eastAsiaTheme="majorEastAsia"/>
          <w:sz w:val="22"/>
          <w:szCs w:val="22"/>
        </w:rPr>
        <w:noBreakHyphen/>
      </w:r>
      <w:r w:rsidRPr="00ED5B64">
        <w:rPr>
          <w:rStyle w:val="Strong"/>
          <w:rFonts w:ascii="Calibri" w:hAnsi="Calibri" w:cs="Calibri" w:eastAsiaTheme="majorEastAsia"/>
          <w:sz w:val="22"/>
          <w:szCs w:val="22"/>
        </w:rPr>
        <w:t>CEP environments</w:t>
      </w:r>
      <w:r w:rsidRPr="00ED5B64">
        <w:rPr>
          <w:rFonts w:ascii="Calibri" w:hAnsi="Calibri" w:cs="Calibri"/>
          <w:sz w:val="22"/>
          <w:szCs w:val="22"/>
        </w:rPr>
        <w:t xml:space="preserve"> (e.g., Braze for ROW with a separate stack for CH)</w:t>
      </w:r>
    </w:p>
    <w:p w:rsidRPr="00ED5B64" w:rsidR="00ED5B64" w:rsidP="004D0259" w:rsidRDefault="00ED5B64" w14:paraId="01D52627" w14:textId="77777777">
      <w:pPr>
        <w:numPr>
          <w:ilvl w:val="0"/>
          <w:numId w:val="145"/>
        </w:numPr>
        <w:spacing w:before="100" w:beforeAutospacing="1" w:after="100" w:afterAutospacing="1" w:line="300" w:lineRule="atLeast"/>
        <w:rPr>
          <w:rFonts w:ascii="Calibri" w:hAnsi="Calibri" w:cs="Calibri"/>
          <w:sz w:val="22"/>
          <w:szCs w:val="22"/>
        </w:rPr>
      </w:pPr>
      <w:r w:rsidRPr="00ED5B64">
        <w:rPr>
          <w:rFonts w:ascii="Calibri" w:hAnsi="Calibri" w:cs="Calibri"/>
          <w:sz w:val="22"/>
          <w:szCs w:val="22"/>
        </w:rPr>
        <w:t>Smooth transition to alternative or additional CEPs in the future</w:t>
      </w:r>
    </w:p>
    <w:p w:rsidRPr="00ED5B64" w:rsidR="00ED5B64" w:rsidP="004D0259" w:rsidRDefault="00ED5B64" w14:paraId="6925604F" w14:textId="77777777">
      <w:pPr>
        <w:numPr>
          <w:ilvl w:val="0"/>
          <w:numId w:val="145"/>
        </w:numPr>
        <w:spacing w:before="100" w:beforeAutospacing="1" w:after="100" w:afterAutospacing="1" w:line="300" w:lineRule="atLeast"/>
        <w:rPr>
          <w:rFonts w:ascii="Calibri" w:hAnsi="Calibri" w:cs="Calibri"/>
          <w:sz w:val="22"/>
          <w:szCs w:val="22"/>
        </w:rPr>
      </w:pPr>
      <w:r w:rsidRPr="00ED5B64">
        <w:rPr>
          <w:rFonts w:ascii="Calibri" w:hAnsi="Calibri" w:cs="Calibri"/>
          <w:sz w:val="22"/>
          <w:szCs w:val="22"/>
        </w:rPr>
        <w:t>Preservation of governance, journeys, and orchestration logic even as underlying components evolve</w:t>
      </w:r>
    </w:p>
    <w:p w:rsidRPr="00ED5B64" w:rsidR="00ED5B64" w:rsidP="00ED5B64" w:rsidRDefault="00ED5B64" w14:paraId="68ECA7B2" w14:textId="5BE23E00">
      <w:pPr>
        <w:pStyle w:val="NormalWeb"/>
        <w:spacing w:line="300" w:lineRule="atLeast"/>
        <w:rPr>
          <w:rFonts w:ascii="Calibri" w:hAnsi="Calibri" w:cs="Calibri"/>
          <w:sz w:val="22"/>
          <w:szCs w:val="22"/>
        </w:rPr>
      </w:pPr>
      <w:r w:rsidRPr="00ED5B64">
        <w:rPr>
          <w:rFonts w:ascii="Calibri" w:hAnsi="Calibri" w:cs="Calibri"/>
          <w:sz w:val="22"/>
          <w:szCs w:val="22"/>
        </w:rPr>
        <w:t xml:space="preserve">In practice, Braze functions as the </w:t>
      </w:r>
      <w:r w:rsidRPr="00ED5B64">
        <w:rPr>
          <w:rStyle w:val="Strong"/>
          <w:rFonts w:ascii="Calibri" w:hAnsi="Calibri" w:cs="Calibri" w:eastAsiaTheme="majorEastAsia"/>
          <w:sz w:val="22"/>
          <w:szCs w:val="22"/>
        </w:rPr>
        <w:t>first implementation</w:t>
      </w:r>
      <w:r w:rsidRPr="00ED5B64">
        <w:rPr>
          <w:rFonts w:ascii="Calibri" w:hAnsi="Calibri" w:cs="Calibri"/>
          <w:sz w:val="22"/>
          <w:szCs w:val="22"/>
        </w:rPr>
        <w:t xml:space="preserve"> of a centralized orchestration layer, while the platform model, data contracts, and operational framework remain </w:t>
      </w:r>
      <w:r w:rsidRPr="00ED5B64">
        <w:rPr>
          <w:rStyle w:val="Strong"/>
          <w:rFonts w:ascii="Calibri" w:hAnsi="Calibri" w:cs="Calibri" w:eastAsiaTheme="majorEastAsia"/>
          <w:sz w:val="22"/>
          <w:szCs w:val="22"/>
        </w:rPr>
        <w:t>fully portable</w:t>
      </w:r>
      <w:r w:rsidRPr="00ED5B64">
        <w:rPr>
          <w:rFonts w:ascii="Calibri" w:hAnsi="Calibri" w:cs="Calibri"/>
          <w:sz w:val="22"/>
          <w:szCs w:val="22"/>
        </w:rPr>
        <w:t>, providing long</w:t>
      </w:r>
      <w:r w:rsidRPr="00ED5B64">
        <w:rPr>
          <w:rFonts w:ascii="Calibri" w:hAnsi="Calibri" w:cs="Calibri"/>
          <w:sz w:val="22"/>
          <w:szCs w:val="22"/>
        </w:rPr>
        <w:noBreakHyphen/>
      </w:r>
      <w:r w:rsidRPr="00ED5B64">
        <w:rPr>
          <w:rFonts w:ascii="Calibri" w:hAnsi="Calibri" w:cs="Calibri"/>
          <w:sz w:val="22"/>
          <w:szCs w:val="22"/>
        </w:rPr>
        <w:t>term flexibility and strategic independence.</w:t>
      </w:r>
    </w:p>
    <w:p w:rsidRPr="00ED5B64" w:rsidR="00ED5B64" w:rsidP="00ED5B64" w:rsidRDefault="00ED5B64" w14:paraId="59EA3E2A" w14:textId="77777777">
      <w:pPr>
        <w:rPr>
          <w:rFonts w:ascii="Calibri" w:hAnsi="Calibri" w:cs="Calibri"/>
          <w:sz w:val="22"/>
          <w:szCs w:val="22"/>
        </w:rPr>
      </w:pPr>
      <w:r w:rsidRPr="00ED5B64">
        <w:rPr>
          <w:rStyle w:val="Strong"/>
          <w:rFonts w:ascii="Calibri" w:hAnsi="Calibri" w:cs="Calibri" w:eastAsiaTheme="majorEastAsia"/>
          <w:sz w:val="22"/>
          <w:szCs w:val="22"/>
        </w:rPr>
        <w:t>Journey</w:t>
      </w:r>
      <w:r w:rsidRPr="00ED5B64">
        <w:rPr>
          <w:rStyle w:val="Strong"/>
          <w:rFonts w:ascii="Calibri" w:hAnsi="Calibri" w:cs="Calibri" w:eastAsiaTheme="majorEastAsia"/>
          <w:sz w:val="22"/>
          <w:szCs w:val="22"/>
        </w:rPr>
        <w:noBreakHyphen/>
      </w:r>
      <w:r w:rsidRPr="00ED5B64">
        <w:rPr>
          <w:rStyle w:val="Strong"/>
          <w:rFonts w:ascii="Calibri" w:hAnsi="Calibri" w:cs="Calibri" w:eastAsiaTheme="majorEastAsia"/>
          <w:sz w:val="22"/>
          <w:szCs w:val="22"/>
        </w:rPr>
        <w:t>led recreation approach</w:t>
      </w:r>
    </w:p>
    <w:p w:rsidRPr="00ED5B64" w:rsidR="00ED5B64" w:rsidP="00ED5B64" w:rsidRDefault="00ED5B64" w14:paraId="0A5FBDAF" w14:textId="77777777">
      <w:pPr>
        <w:pStyle w:val="NormalWeb"/>
        <w:spacing w:line="300" w:lineRule="atLeast"/>
        <w:rPr>
          <w:rFonts w:ascii="Calibri" w:hAnsi="Calibri" w:cs="Calibri"/>
          <w:sz w:val="22"/>
          <w:szCs w:val="22"/>
        </w:rPr>
      </w:pPr>
      <w:r w:rsidRPr="00ED5B64">
        <w:rPr>
          <w:rFonts w:ascii="Calibri" w:hAnsi="Calibri" w:cs="Calibri"/>
          <w:sz w:val="22"/>
          <w:szCs w:val="22"/>
        </w:rPr>
        <w:t>Non</w:t>
      </w:r>
      <w:r w:rsidRPr="00ED5B64">
        <w:rPr>
          <w:rFonts w:ascii="Calibri" w:hAnsi="Calibri" w:cs="Calibri"/>
          <w:sz w:val="22"/>
          <w:szCs w:val="22"/>
        </w:rPr>
        <w:noBreakHyphen/>
      </w:r>
      <w:r w:rsidRPr="00ED5B64">
        <w:rPr>
          <w:rFonts w:ascii="Calibri" w:hAnsi="Calibri" w:cs="Calibri"/>
          <w:sz w:val="22"/>
          <w:szCs w:val="22"/>
        </w:rPr>
        <w:t xml:space="preserve">security ongoing communications undergo </w:t>
      </w:r>
      <w:r w:rsidRPr="00ED5B64">
        <w:rPr>
          <w:rStyle w:val="Strong"/>
          <w:rFonts w:ascii="Calibri" w:hAnsi="Calibri" w:cs="Calibri" w:eastAsiaTheme="majorEastAsia"/>
          <w:sz w:val="22"/>
          <w:szCs w:val="22"/>
        </w:rPr>
        <w:t>journey</w:t>
      </w:r>
      <w:r w:rsidRPr="00ED5B64">
        <w:rPr>
          <w:rStyle w:val="Strong"/>
          <w:rFonts w:ascii="Calibri" w:hAnsi="Calibri" w:cs="Calibri" w:eastAsiaTheme="majorEastAsia"/>
          <w:sz w:val="22"/>
          <w:szCs w:val="22"/>
        </w:rPr>
        <w:noBreakHyphen/>
      </w:r>
      <w:r w:rsidRPr="00ED5B64">
        <w:rPr>
          <w:rStyle w:val="Strong"/>
          <w:rFonts w:ascii="Calibri" w:hAnsi="Calibri" w:cs="Calibri" w:eastAsiaTheme="majorEastAsia"/>
          <w:sz w:val="22"/>
          <w:szCs w:val="22"/>
        </w:rPr>
        <w:t>led recreation</w:t>
      </w:r>
      <w:r w:rsidRPr="00ED5B64">
        <w:rPr>
          <w:rFonts w:ascii="Calibri" w:hAnsi="Calibri" w:cs="Calibri"/>
          <w:sz w:val="22"/>
          <w:szCs w:val="22"/>
        </w:rPr>
        <w:t xml:space="preserve"> in the CEP (scope → cleanup → recreation), ensuring only </w:t>
      </w:r>
      <w:r w:rsidRPr="00ED5B64">
        <w:rPr>
          <w:rStyle w:val="Strong"/>
          <w:rFonts w:ascii="Calibri" w:hAnsi="Calibri" w:cs="Calibri" w:eastAsiaTheme="majorEastAsia"/>
          <w:sz w:val="22"/>
          <w:szCs w:val="22"/>
        </w:rPr>
        <w:t>fit</w:t>
      </w:r>
      <w:r w:rsidRPr="00ED5B64">
        <w:rPr>
          <w:rStyle w:val="Strong"/>
          <w:rFonts w:ascii="Calibri" w:hAnsi="Calibri" w:cs="Calibri" w:eastAsiaTheme="majorEastAsia"/>
          <w:sz w:val="22"/>
          <w:szCs w:val="22"/>
        </w:rPr>
        <w:noBreakHyphen/>
      </w:r>
      <w:r w:rsidRPr="00ED5B64">
        <w:rPr>
          <w:rStyle w:val="Strong"/>
          <w:rFonts w:ascii="Calibri" w:hAnsi="Calibri" w:cs="Calibri" w:eastAsiaTheme="majorEastAsia"/>
          <w:sz w:val="22"/>
          <w:szCs w:val="22"/>
        </w:rPr>
        <w:t>for</w:t>
      </w:r>
      <w:r w:rsidRPr="00ED5B64">
        <w:rPr>
          <w:rStyle w:val="Strong"/>
          <w:rFonts w:ascii="Calibri" w:hAnsi="Calibri" w:cs="Calibri" w:eastAsiaTheme="majorEastAsia"/>
          <w:sz w:val="22"/>
          <w:szCs w:val="22"/>
        </w:rPr>
        <w:noBreakHyphen/>
      </w:r>
      <w:r w:rsidRPr="00ED5B64">
        <w:rPr>
          <w:rStyle w:val="Strong"/>
          <w:rFonts w:ascii="Calibri" w:hAnsi="Calibri" w:cs="Calibri" w:eastAsiaTheme="majorEastAsia"/>
          <w:sz w:val="22"/>
          <w:szCs w:val="22"/>
        </w:rPr>
        <w:t>purpose</w:t>
      </w:r>
      <w:r w:rsidRPr="00ED5B64">
        <w:rPr>
          <w:rFonts w:ascii="Calibri" w:hAnsi="Calibri" w:cs="Calibri"/>
          <w:sz w:val="22"/>
          <w:szCs w:val="22"/>
        </w:rPr>
        <w:t xml:space="preserve"> messages persist. Legacy CNH communications are systematically deprecated immediately following successful CEP go</w:t>
      </w:r>
      <w:r w:rsidRPr="00ED5B64">
        <w:rPr>
          <w:rFonts w:ascii="Calibri" w:hAnsi="Calibri" w:cs="Calibri"/>
          <w:sz w:val="22"/>
          <w:szCs w:val="22"/>
        </w:rPr>
        <w:noBreakHyphen/>
      </w:r>
      <w:r w:rsidRPr="00ED5B64">
        <w:rPr>
          <w:rFonts w:ascii="Calibri" w:hAnsi="Calibri" w:cs="Calibri"/>
          <w:sz w:val="22"/>
          <w:szCs w:val="22"/>
        </w:rPr>
        <w:t>live, eliminating redundancy and preventing dual</w:t>
      </w:r>
      <w:r w:rsidRPr="00ED5B64">
        <w:rPr>
          <w:rFonts w:ascii="Calibri" w:hAnsi="Calibri" w:cs="Calibri"/>
          <w:sz w:val="22"/>
          <w:szCs w:val="22"/>
        </w:rPr>
        <w:noBreakHyphen/>
      </w:r>
      <w:r w:rsidRPr="00ED5B64">
        <w:rPr>
          <w:rFonts w:ascii="Calibri" w:hAnsi="Calibri" w:cs="Calibri"/>
          <w:sz w:val="22"/>
          <w:szCs w:val="22"/>
        </w:rPr>
        <w:t>system operation.</w:t>
      </w:r>
    </w:p>
    <w:p w:rsidRPr="007706DE" w:rsidR="00957439" w:rsidP="00957439" w:rsidRDefault="00957439" w14:paraId="2F4651CE" w14:textId="54E8A4C4">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A) Success Metrics &amp; OKRs</w:t>
      </w:r>
    </w:p>
    <w:p w:rsidRPr="00FC2655" w:rsidR="00FC2655" w:rsidP="004D0259" w:rsidRDefault="00FC2655" w14:paraId="491DD4EF" w14:textId="7E1A845F">
      <w:pPr>
        <w:pStyle w:val="ListParagraph"/>
        <w:numPr>
          <w:ilvl w:val="0"/>
          <w:numId w:val="145"/>
        </w:numPr>
        <w:spacing w:line="300" w:lineRule="atLeast"/>
        <w:rPr>
          <w:rFonts w:ascii="Calibri" w:hAnsi="Calibri" w:cs="Calibri"/>
          <w:sz w:val="21"/>
          <w:szCs w:val="21"/>
        </w:rPr>
      </w:pPr>
      <w:r w:rsidRPr="00FC2655">
        <w:rPr>
          <w:rStyle w:val="Strong"/>
          <w:rFonts w:ascii="Calibri" w:hAnsi="Calibri" w:cs="Calibri" w:eastAsiaTheme="majorEastAsia"/>
          <w:sz w:val="21"/>
          <w:szCs w:val="21"/>
        </w:rPr>
        <w:t>Channel Creation Velocity:</w:t>
      </w:r>
      <w:r w:rsidRPr="00FC2655">
        <w:rPr>
          <w:rFonts w:ascii="Calibri" w:hAnsi="Calibri" w:cs="Calibri"/>
          <w:sz w:val="21"/>
          <w:szCs w:val="21"/>
        </w:rPr>
        <w:t xml:space="preserve"> 80% of placements/templates for new channels delivered within the </w:t>
      </w:r>
      <w:r w:rsidRPr="00FC2655">
        <w:rPr>
          <w:rStyle w:val="Strong"/>
          <w:rFonts w:ascii="Calibri" w:hAnsi="Calibri" w:cs="Calibri" w:eastAsiaTheme="majorEastAsia"/>
          <w:sz w:val="21"/>
          <w:szCs w:val="21"/>
        </w:rPr>
        <w:t>3</w:t>
      </w:r>
      <w:r w:rsidRPr="00FC2655">
        <w:rPr>
          <w:rStyle w:val="Strong"/>
          <w:rFonts w:ascii="Calibri" w:hAnsi="Calibri" w:cs="Calibri" w:eastAsiaTheme="majorEastAsia"/>
          <w:sz w:val="21"/>
          <w:szCs w:val="21"/>
        </w:rPr>
        <w:noBreakHyphen/>
      </w:r>
      <w:r w:rsidRPr="00FC2655">
        <w:rPr>
          <w:rStyle w:val="Strong"/>
          <w:rFonts w:ascii="Calibri" w:hAnsi="Calibri" w:cs="Calibri" w:eastAsiaTheme="majorEastAsia"/>
          <w:sz w:val="21"/>
          <w:szCs w:val="21"/>
        </w:rPr>
        <w:t>day SLA</w:t>
      </w:r>
      <w:r w:rsidRPr="00FC2655">
        <w:rPr>
          <w:rFonts w:ascii="Calibri" w:hAnsi="Calibri" w:cs="Calibri"/>
          <w:sz w:val="21"/>
          <w:szCs w:val="21"/>
        </w:rPr>
        <w:t xml:space="preserve">. </w:t>
      </w:r>
    </w:p>
    <w:p w:rsidR="00FC2655" w:rsidP="004D0259" w:rsidRDefault="00FC2655" w14:paraId="433FC4A0" w14:textId="77777777">
      <w:pPr>
        <w:pStyle w:val="ListParagraph"/>
        <w:numPr>
          <w:ilvl w:val="0"/>
          <w:numId w:val="160"/>
        </w:numPr>
        <w:spacing w:line="300" w:lineRule="atLeast"/>
        <w:rPr>
          <w:rFonts w:ascii="Calibri" w:hAnsi="Calibri" w:cs="Calibri"/>
          <w:sz w:val="21"/>
          <w:szCs w:val="21"/>
        </w:rPr>
      </w:pPr>
      <w:r w:rsidRPr="00FC2655">
        <w:rPr>
          <w:rStyle w:val="Strong"/>
          <w:rFonts w:ascii="Calibri" w:hAnsi="Calibri" w:cs="Calibri" w:eastAsiaTheme="majorEastAsia"/>
          <w:sz w:val="21"/>
          <w:szCs w:val="21"/>
        </w:rPr>
        <w:t>Orchestration:</w:t>
      </w:r>
      <w:r w:rsidRPr="00FC2655">
        <w:rPr>
          <w:rFonts w:ascii="Calibri" w:hAnsi="Calibri" w:cs="Calibri"/>
          <w:sz w:val="21"/>
          <w:szCs w:val="21"/>
        </w:rPr>
        <w:t xml:space="preserve"> </w:t>
      </w:r>
    </w:p>
    <w:p w:rsidR="00FC2655" w:rsidP="004D0259" w:rsidRDefault="00FC2655" w14:paraId="18C24830" w14:textId="77777777">
      <w:pPr>
        <w:pStyle w:val="ListParagraph"/>
        <w:numPr>
          <w:ilvl w:val="1"/>
          <w:numId w:val="160"/>
        </w:numPr>
        <w:spacing w:line="300" w:lineRule="atLeast"/>
        <w:rPr>
          <w:rFonts w:ascii="Calibri" w:hAnsi="Calibri" w:cs="Calibri"/>
          <w:sz w:val="21"/>
          <w:szCs w:val="21"/>
        </w:rPr>
      </w:pPr>
      <w:r w:rsidRPr="00FC2655">
        <w:rPr>
          <w:rStyle w:val="Strong"/>
          <w:rFonts w:ascii="Calibri" w:hAnsi="Calibri" w:cs="Calibri" w:eastAsiaTheme="majorEastAsia"/>
          <w:sz w:val="21"/>
          <w:szCs w:val="21"/>
        </w:rPr>
        <w:t>90% CNH clean rate</w:t>
      </w:r>
      <w:r w:rsidRPr="00FC2655">
        <w:rPr>
          <w:rFonts w:ascii="Calibri" w:hAnsi="Calibri" w:cs="Calibri"/>
          <w:sz w:val="21"/>
          <w:szCs w:val="21"/>
        </w:rPr>
        <w:t xml:space="preserve"> (non</w:t>
      </w:r>
      <w:r w:rsidRPr="00FC2655">
        <w:rPr>
          <w:rFonts w:ascii="Calibri" w:hAnsi="Calibri" w:cs="Calibri"/>
          <w:sz w:val="21"/>
          <w:szCs w:val="21"/>
        </w:rPr>
        <w:noBreakHyphen/>
      </w:r>
      <w:r w:rsidRPr="00FC2655">
        <w:rPr>
          <w:rFonts w:ascii="Calibri" w:hAnsi="Calibri" w:cs="Calibri"/>
          <w:sz w:val="21"/>
          <w:szCs w:val="21"/>
        </w:rPr>
        <w:t>partnership, non</w:t>
      </w:r>
      <w:r w:rsidRPr="00FC2655">
        <w:rPr>
          <w:rFonts w:ascii="Calibri" w:hAnsi="Calibri" w:cs="Calibri"/>
          <w:sz w:val="21"/>
          <w:szCs w:val="21"/>
        </w:rPr>
        <w:noBreakHyphen/>
      </w:r>
      <w:r w:rsidRPr="00FC2655">
        <w:rPr>
          <w:rFonts w:ascii="Calibri" w:hAnsi="Calibri" w:cs="Calibri"/>
          <w:sz w:val="21"/>
          <w:szCs w:val="21"/>
        </w:rPr>
        <w:t>security)</w:t>
      </w:r>
    </w:p>
    <w:p w:rsidRPr="00FC2655" w:rsidR="00FC2655" w:rsidP="004D0259" w:rsidRDefault="00FC2655" w14:paraId="77FCA20A" w14:textId="709B8175">
      <w:pPr>
        <w:pStyle w:val="ListParagraph"/>
        <w:numPr>
          <w:ilvl w:val="1"/>
          <w:numId w:val="160"/>
        </w:numPr>
        <w:spacing w:line="300" w:lineRule="atLeast"/>
        <w:rPr>
          <w:rFonts w:ascii="Calibri" w:hAnsi="Calibri" w:cs="Calibri"/>
          <w:sz w:val="21"/>
          <w:szCs w:val="21"/>
        </w:rPr>
      </w:pPr>
      <w:r w:rsidRPr="00FC2655">
        <w:rPr>
          <w:rStyle w:val="Strong"/>
          <w:rFonts w:ascii="Calibri" w:hAnsi="Calibri" w:cs="Calibri" w:eastAsiaTheme="majorEastAsia"/>
          <w:sz w:val="21"/>
          <w:szCs w:val="21"/>
        </w:rPr>
        <w:t>70% recreation coverage</w:t>
      </w:r>
    </w:p>
    <w:p w:rsidRPr="00FC2655" w:rsidR="00FC2655" w:rsidP="004D0259" w:rsidRDefault="00FC2655" w14:paraId="31E14455" w14:textId="4C14893D">
      <w:pPr>
        <w:pStyle w:val="ListParagraph"/>
        <w:numPr>
          <w:ilvl w:val="0"/>
          <w:numId w:val="161"/>
        </w:numPr>
        <w:spacing w:line="300" w:lineRule="atLeast"/>
        <w:rPr>
          <w:rFonts w:ascii="Calibri" w:hAnsi="Calibri" w:cs="Calibri"/>
          <w:sz w:val="21"/>
          <w:szCs w:val="21"/>
        </w:rPr>
      </w:pPr>
      <w:r w:rsidRPr="00FC2655">
        <w:rPr>
          <w:rStyle w:val="Strong"/>
          <w:rFonts w:ascii="Calibri" w:hAnsi="Calibri" w:cs="Calibri" w:eastAsiaTheme="majorEastAsia"/>
          <w:sz w:val="21"/>
          <w:szCs w:val="21"/>
        </w:rPr>
        <w:t>Governance Enforcement:</w:t>
      </w:r>
      <w:r w:rsidRPr="00FC2655">
        <w:rPr>
          <w:rFonts w:ascii="Calibri" w:hAnsi="Calibri" w:cs="Calibri"/>
          <w:sz w:val="21"/>
          <w:szCs w:val="21"/>
        </w:rPr>
        <w:t xml:space="preserve"> ≥</w:t>
      </w:r>
      <w:r w:rsidRPr="00FC2655">
        <w:rPr>
          <w:rStyle w:val="Strong"/>
          <w:rFonts w:ascii="Calibri" w:hAnsi="Calibri" w:cs="Calibri" w:eastAsiaTheme="majorEastAsia"/>
          <w:sz w:val="21"/>
          <w:szCs w:val="21"/>
        </w:rPr>
        <w:t>99.9%</w:t>
      </w:r>
      <w:r w:rsidRPr="00FC2655">
        <w:rPr>
          <w:rFonts w:ascii="Calibri" w:hAnsi="Calibri" w:cs="Calibri"/>
          <w:sz w:val="21"/>
          <w:szCs w:val="21"/>
        </w:rPr>
        <w:t xml:space="preserve"> preference &amp; compliance enforcement at send</w:t>
      </w:r>
      <w:r w:rsidRPr="00FC2655">
        <w:rPr>
          <w:rFonts w:ascii="Calibri" w:hAnsi="Calibri" w:cs="Calibri"/>
          <w:sz w:val="21"/>
          <w:szCs w:val="21"/>
        </w:rPr>
        <w:noBreakHyphen/>
      </w:r>
      <w:r w:rsidRPr="00FC2655">
        <w:rPr>
          <w:rFonts w:ascii="Calibri" w:hAnsi="Calibri" w:cs="Calibri"/>
          <w:sz w:val="21"/>
          <w:szCs w:val="21"/>
        </w:rPr>
        <w:t xml:space="preserve">time. </w:t>
      </w:r>
    </w:p>
    <w:p w:rsidRPr="00FC2655" w:rsidR="00FC2655" w:rsidP="004D0259" w:rsidRDefault="00FC2655" w14:paraId="2A073D88" w14:textId="7CE825D5">
      <w:pPr>
        <w:pStyle w:val="ListParagraph"/>
        <w:numPr>
          <w:ilvl w:val="0"/>
          <w:numId w:val="161"/>
        </w:numPr>
        <w:spacing w:line="300" w:lineRule="atLeast"/>
        <w:rPr>
          <w:rFonts w:ascii="Calibri" w:hAnsi="Calibri" w:cs="Calibri"/>
          <w:sz w:val="21"/>
          <w:szCs w:val="21"/>
        </w:rPr>
      </w:pPr>
      <w:r w:rsidRPr="00FC2655">
        <w:rPr>
          <w:rStyle w:val="Strong"/>
          <w:rFonts w:ascii="Calibri" w:hAnsi="Calibri" w:cs="Calibri" w:eastAsiaTheme="majorEastAsia"/>
          <w:sz w:val="21"/>
          <w:szCs w:val="21"/>
        </w:rPr>
        <w:t>Channel Enablement:</w:t>
      </w:r>
      <w:r w:rsidRPr="00FC2655">
        <w:rPr>
          <w:rFonts w:ascii="Calibri" w:hAnsi="Calibri" w:cs="Calibri"/>
          <w:sz w:val="21"/>
          <w:szCs w:val="21"/>
        </w:rPr>
        <w:t xml:space="preserve"> Number of channels available via CEP out of </w:t>
      </w:r>
      <w:r w:rsidRPr="00FC2655">
        <w:rPr>
          <w:rStyle w:val="Strong"/>
          <w:rFonts w:ascii="Calibri" w:hAnsi="Calibri" w:cs="Calibri" w:eastAsiaTheme="majorEastAsia"/>
          <w:sz w:val="21"/>
          <w:szCs w:val="21"/>
        </w:rPr>
        <w:t>6 defined channels</w:t>
      </w:r>
      <w:r w:rsidRPr="00FC2655">
        <w:rPr>
          <w:rFonts w:ascii="Calibri" w:hAnsi="Calibri" w:cs="Calibri"/>
          <w:sz w:val="21"/>
          <w:szCs w:val="21"/>
        </w:rPr>
        <w:t xml:space="preserve">. </w:t>
      </w:r>
    </w:p>
    <w:p w:rsidRPr="00FC2655" w:rsidR="00FC2655" w:rsidP="004D0259" w:rsidRDefault="00FC2655" w14:paraId="72D05D46" w14:textId="10FAB45C">
      <w:pPr>
        <w:pStyle w:val="ListParagraph"/>
        <w:numPr>
          <w:ilvl w:val="0"/>
          <w:numId w:val="161"/>
        </w:numPr>
        <w:spacing w:line="300" w:lineRule="atLeast"/>
        <w:rPr>
          <w:rFonts w:ascii="Calibri" w:hAnsi="Calibri" w:cs="Calibri"/>
          <w:sz w:val="21"/>
          <w:szCs w:val="21"/>
        </w:rPr>
      </w:pPr>
      <w:r w:rsidRPr="00FC2655">
        <w:rPr>
          <w:rStyle w:val="Strong"/>
          <w:rFonts w:ascii="Calibri" w:hAnsi="Calibri" w:cs="Calibri" w:eastAsiaTheme="majorEastAsia"/>
          <w:sz w:val="21"/>
          <w:szCs w:val="21"/>
        </w:rPr>
        <w:t>Experimentation (2027 target):</w:t>
      </w:r>
      <w:r w:rsidRPr="00FC2655">
        <w:rPr>
          <w:rFonts w:ascii="Calibri" w:hAnsi="Calibri" w:cs="Calibri"/>
          <w:sz w:val="21"/>
          <w:szCs w:val="21"/>
        </w:rPr>
        <w:t xml:space="preserve"> ≥</w:t>
      </w:r>
      <w:r w:rsidRPr="00FC2655">
        <w:rPr>
          <w:rStyle w:val="Strong"/>
          <w:rFonts w:ascii="Calibri" w:hAnsi="Calibri" w:cs="Calibri" w:eastAsiaTheme="majorEastAsia"/>
          <w:sz w:val="21"/>
          <w:szCs w:val="21"/>
        </w:rPr>
        <w:t>70%</w:t>
      </w:r>
      <w:r w:rsidRPr="00FC2655">
        <w:rPr>
          <w:rFonts w:ascii="Calibri" w:hAnsi="Calibri" w:cs="Calibri"/>
          <w:sz w:val="21"/>
          <w:szCs w:val="21"/>
        </w:rPr>
        <w:t xml:space="preserve"> of tests self</w:t>
      </w:r>
      <w:r w:rsidRPr="00FC2655">
        <w:rPr>
          <w:rFonts w:ascii="Calibri" w:hAnsi="Calibri" w:cs="Calibri"/>
          <w:sz w:val="21"/>
          <w:szCs w:val="21"/>
        </w:rPr>
        <w:noBreakHyphen/>
      </w:r>
      <w:r w:rsidRPr="00FC2655">
        <w:rPr>
          <w:rFonts w:ascii="Calibri" w:hAnsi="Calibri" w:cs="Calibri"/>
          <w:sz w:val="21"/>
          <w:szCs w:val="21"/>
        </w:rPr>
        <w:t>served (A/B + holdouts under guardrails).</w:t>
      </w:r>
    </w:p>
    <w:p w:rsidRPr="007706DE" w:rsidR="00957439" w:rsidP="00957439" w:rsidRDefault="00957439" w14:paraId="323099A5"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B) 2026–2027 Big Rocks</w:t>
      </w:r>
    </w:p>
    <w:p w:rsidRPr="007706DE" w:rsidR="00957439" w:rsidP="004D0259" w:rsidRDefault="00957439" w14:paraId="0D831F58" w14:textId="77777777">
      <w:pPr>
        <w:numPr>
          <w:ilvl w:val="0"/>
          <w:numId w:val="65"/>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Foundations:</w:t>
      </w:r>
      <w:r w:rsidRPr="007706DE">
        <w:rPr>
          <w:rFonts w:ascii="Calibri" w:hAnsi="Calibri" w:cs="Calibri"/>
          <w:color w:val="000000" w:themeColor="text1"/>
          <w:sz w:val="22"/>
          <w:szCs w:val="22"/>
        </w:rPr>
        <w:t xml:space="preserve"> Establish the identity, events, and metadata model for role/entity</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aware orchestration (versioned event contracts; policy tags).</w:t>
      </w:r>
    </w:p>
    <w:p w:rsidRPr="007706DE" w:rsidR="00957439" w:rsidP="004D0259" w:rsidRDefault="00957439" w14:paraId="7A56229F" w14:textId="77777777">
      <w:pPr>
        <w:numPr>
          <w:ilvl w:val="0"/>
          <w:numId w:val="65"/>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Recreation Phase I (H1–H2 2026):</w:t>
      </w:r>
      <w:r w:rsidRPr="007706DE">
        <w:rPr>
          <w:rFonts w:ascii="Calibri" w:hAnsi="Calibri" w:cs="Calibri"/>
          <w:color w:val="000000" w:themeColor="text1"/>
          <w:sz w:val="22"/>
          <w:szCs w:val="22"/>
        </w:rPr>
        <w:t xml:space="preserve"> Prioritized journey recreation for </w:t>
      </w:r>
      <w:proofErr w:type="spellStart"/>
      <w:r w:rsidRPr="007706DE">
        <w:rPr>
          <w:rFonts w:ascii="Calibri" w:hAnsi="Calibri" w:cs="Calibri"/>
          <w:color w:val="000000" w:themeColor="text1"/>
          <w:sz w:val="22"/>
          <w:szCs w:val="22"/>
        </w:rPr>
        <w:t>BizApps</w:t>
      </w:r>
      <w:proofErr w:type="spellEnd"/>
      <w:r w:rsidRPr="007706DE">
        <w:rPr>
          <w:rFonts w:ascii="Calibri" w:hAnsi="Calibri" w:cs="Calibri"/>
          <w:color w:val="000000" w:themeColor="text1"/>
          <w:sz w:val="22"/>
          <w:szCs w:val="22"/>
        </w:rPr>
        <w:t>/My Account, CLM, Cards, and Add Bank; apply reusable template families and compliance packs; deprecate corresponding CNH sends in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sprint.</w:t>
      </w:r>
    </w:p>
    <w:p w:rsidRPr="007706DE" w:rsidR="00957439" w:rsidP="004D0259" w:rsidRDefault="00957439" w14:paraId="557B1BAE" w14:textId="77777777">
      <w:pPr>
        <w:numPr>
          <w:ilvl w:val="0"/>
          <w:numId w:val="65"/>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Cross</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product journeys:</w:t>
      </w:r>
      <w:r w:rsidRPr="007706DE">
        <w:rPr>
          <w:rFonts w:ascii="Calibri" w:hAnsi="Calibri" w:cs="Calibri"/>
          <w:color w:val="000000" w:themeColor="text1"/>
          <w:sz w:val="22"/>
          <w:szCs w:val="22"/>
        </w:rPr>
        <w:t xml:space="preserve"> Introduce Next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Best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Action decisioning and multi</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entity/role eligibility via CDP audiences and traits.</w:t>
      </w:r>
    </w:p>
    <w:p w:rsidRPr="007706DE" w:rsidR="00957439" w:rsidP="00957439" w:rsidRDefault="00957439" w14:paraId="6EE1CE08"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C) Focus</w:t>
      </w:r>
    </w:p>
    <w:p w:rsidRPr="007706DE" w:rsidR="00957439" w:rsidP="00957439" w:rsidRDefault="00957439" w14:paraId="67A9F15B" w14:textId="77777777">
      <w:pPr>
        <w:pStyle w:val="NormalWeb"/>
        <w:spacing w:line="300" w:lineRule="atLeast"/>
        <w:rPr>
          <w:rFonts w:ascii="Calibri" w:hAnsi="Calibri" w:cs="Calibri"/>
          <w:color w:val="000000" w:themeColor="text1"/>
          <w:sz w:val="22"/>
          <w:szCs w:val="22"/>
        </w:rPr>
      </w:pPr>
      <w:commentRangeStart w:id="31"/>
      <w:r w:rsidRPr="007706DE">
        <w:rPr>
          <w:rStyle w:val="Strong"/>
          <w:rFonts w:ascii="Calibri" w:hAnsi="Calibri" w:cs="Calibri" w:eastAsiaTheme="majorEastAsia"/>
          <w:color w:val="000000" w:themeColor="text1"/>
          <w:sz w:val="22"/>
          <w:szCs w:val="22"/>
        </w:rPr>
        <w:t>Current customer-facing communication senders:</w:t>
      </w:r>
      <w:r w:rsidRPr="007706DE">
        <w:rPr>
          <w:rFonts w:ascii="Calibri" w:hAnsi="Calibri" w:cs="Calibri"/>
          <w:color w:val="000000" w:themeColor="text1"/>
          <w:sz w:val="22"/>
          <w:szCs w:val="22"/>
        </w:rPr>
        <w:t xml:space="preserve"> CNH (transactional/operational/promotional), Marketo (promotional/some operational), ORN (CC/CSM), Salesforce (GTM/account workflows), Outlook emails (Risk/ad</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hoc), </w:t>
      </w:r>
      <w:proofErr w:type="spellStart"/>
      <w:r w:rsidRPr="007706DE">
        <w:rPr>
          <w:rFonts w:ascii="Calibri" w:hAnsi="Calibri" w:cs="Calibri"/>
          <w:color w:val="000000" w:themeColor="text1"/>
          <w:sz w:val="22"/>
          <w:szCs w:val="22"/>
        </w:rPr>
        <w:t>WeCom</w:t>
      </w:r>
      <w:proofErr w:type="spellEnd"/>
      <w:r w:rsidRPr="007706DE">
        <w:rPr>
          <w:rFonts w:ascii="Calibri" w:hAnsi="Calibri" w:cs="Calibri"/>
          <w:color w:val="000000" w:themeColor="text1"/>
          <w:sz w:val="22"/>
          <w:szCs w:val="22"/>
        </w:rPr>
        <w:t xml:space="preserve"> (China).</w:t>
      </w:r>
      <w:commentRangeEnd w:id="31"/>
      <w:r w:rsidRPr="007706DE" w:rsidR="004B628D">
        <w:rPr>
          <w:rStyle w:val="CommentReference"/>
          <w:rFonts w:ascii="Calibri" w:hAnsi="Calibri" w:cs="Calibri"/>
          <w:color w:val="000000" w:themeColor="text1"/>
          <w:sz w:val="22"/>
          <w:szCs w:val="22"/>
        </w:rPr>
        <w:commentReference w:id="31"/>
      </w:r>
    </w:p>
    <w:p w:rsidRPr="007706DE" w:rsidR="00957439" w:rsidP="00957439" w:rsidRDefault="00957439" w14:paraId="59D42051"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Execution focus (2026–2027):</w:t>
      </w:r>
    </w:p>
    <w:p w:rsidRPr="007706DE" w:rsidR="00957439" w:rsidP="004D0259" w:rsidRDefault="00957439" w14:paraId="0DC24085" w14:textId="77777777">
      <w:pPr>
        <w:numPr>
          <w:ilvl w:val="0"/>
          <w:numId w:val="66"/>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CNH is the primary scope for </w:t>
      </w:r>
      <w:r w:rsidRPr="007706DE">
        <w:rPr>
          <w:rStyle w:val="Strong"/>
          <w:rFonts w:ascii="Calibri" w:hAnsi="Calibri" w:cs="Calibri" w:eastAsiaTheme="majorEastAsia"/>
          <w:color w:val="000000" w:themeColor="text1"/>
          <w:sz w:val="22"/>
          <w:szCs w:val="22"/>
        </w:rPr>
        <w:t>non</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security, ongoing</w:t>
      </w:r>
      <w:r w:rsidRPr="007706DE">
        <w:rPr>
          <w:rFonts w:ascii="Calibri" w:hAnsi="Calibri" w:cs="Calibri"/>
          <w:color w:val="000000" w:themeColor="text1"/>
          <w:sz w:val="22"/>
          <w:szCs w:val="22"/>
        </w:rPr>
        <w:t xml:space="preserve"> communications; </w:t>
      </w:r>
      <w:r w:rsidRPr="007706DE">
        <w:rPr>
          <w:rStyle w:val="Strong"/>
          <w:rFonts w:ascii="Calibri" w:hAnsi="Calibri" w:cs="Calibri" w:eastAsiaTheme="majorEastAsia"/>
          <w:color w:val="000000" w:themeColor="text1"/>
          <w:sz w:val="22"/>
          <w:szCs w:val="22"/>
        </w:rPr>
        <w:t>Email + Push</w:t>
      </w:r>
      <w:r w:rsidRPr="007706DE">
        <w:rPr>
          <w:rFonts w:ascii="Calibri" w:hAnsi="Calibri" w:cs="Calibri"/>
          <w:color w:val="000000" w:themeColor="text1"/>
          <w:sz w:val="22"/>
          <w:szCs w:val="22"/>
        </w:rPr>
        <w:t xml:space="preserve"> are the first channels to be recreated.</w:t>
      </w:r>
    </w:p>
    <w:p w:rsidRPr="007706DE" w:rsidR="00957439" w:rsidP="004D0259" w:rsidRDefault="00957439" w14:paraId="7031F8DE" w14:textId="77777777">
      <w:pPr>
        <w:numPr>
          <w:ilvl w:val="0"/>
          <w:numId w:val="66"/>
        </w:numPr>
        <w:spacing w:before="100" w:beforeAutospacing="1" w:after="100" w:afterAutospacing="1" w:line="300" w:lineRule="atLeast"/>
        <w:rPr>
          <w:rFonts w:ascii="Calibri" w:hAnsi="Calibri" w:cs="Calibri"/>
          <w:color w:val="000000" w:themeColor="text1"/>
          <w:sz w:val="22"/>
          <w:szCs w:val="22"/>
        </w:rPr>
      </w:pPr>
      <w:r>
        <w:rPr>
          <w:rStyle w:val="Strong"/>
          <w:rFonts w:ascii="Calibri" w:hAnsi="Calibri" w:cs="Calibri" w:eastAsiaTheme="majorEastAsia"/>
          <w:color w:val="000000" w:themeColor="text1"/>
          <w:sz w:val="22"/>
          <w:szCs w:val="22"/>
        </w:rPr>
        <w:t>LCM is working to migrate</w:t>
      </w:r>
      <w:r w:rsidRPr="007706DE">
        <w:rPr>
          <w:rStyle w:val="Strong"/>
          <w:rFonts w:ascii="Calibri" w:hAnsi="Calibri" w:cs="Calibri" w:eastAsiaTheme="majorEastAsia"/>
          <w:color w:val="000000" w:themeColor="text1"/>
          <w:sz w:val="22"/>
          <w:szCs w:val="22"/>
        </w:rPr>
        <w:t xml:space="preserve"> Marketo communications to Braze</w:t>
      </w:r>
      <w:r w:rsidRPr="007706DE">
        <w:rPr>
          <w:rFonts w:ascii="Calibri" w:hAnsi="Calibri" w:cs="Calibri"/>
          <w:color w:val="000000" w:themeColor="text1"/>
          <w:sz w:val="22"/>
          <w:szCs w:val="22"/>
        </w:rPr>
        <w:t xml:space="preserve"> under a parallel, </w:t>
      </w:r>
      <w:r>
        <w:rPr>
          <w:rFonts w:ascii="Calibri" w:hAnsi="Calibri" w:cs="Calibri"/>
          <w:color w:val="000000" w:themeColor="text1"/>
          <w:sz w:val="22"/>
          <w:szCs w:val="22"/>
        </w:rPr>
        <w:t>LCM</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owned plan.</w:t>
      </w:r>
    </w:p>
    <w:p w:rsidRPr="007706DE" w:rsidR="00957439" w:rsidP="004D0259" w:rsidRDefault="00957439" w14:paraId="48255296" w14:textId="3EE54AB6">
      <w:pPr>
        <w:numPr>
          <w:ilvl w:val="0"/>
          <w:numId w:val="66"/>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In</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app real</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estate</w:t>
      </w:r>
      <w:r w:rsidRPr="007706DE">
        <w:rPr>
          <w:rFonts w:ascii="Calibri" w:hAnsi="Calibri" w:cs="Calibri"/>
          <w:color w:val="000000" w:themeColor="text1"/>
          <w:sz w:val="22"/>
          <w:szCs w:val="22"/>
        </w:rPr>
        <w:t xml:space="preserve"> is </w:t>
      </w:r>
      <w:r w:rsidRPr="007706DE">
        <w:rPr>
          <w:rStyle w:val="Strong"/>
          <w:rFonts w:ascii="Calibri" w:hAnsi="Calibri" w:cs="Calibri" w:eastAsiaTheme="majorEastAsia"/>
          <w:color w:val="000000" w:themeColor="text1"/>
          <w:sz w:val="22"/>
          <w:szCs w:val="22"/>
        </w:rPr>
        <w:t>not lifted</w:t>
      </w:r>
      <w:r>
        <w:rPr>
          <w:rStyle w:val="Strong"/>
          <w:rFonts w:ascii="Calibri" w:hAnsi="Calibri" w:cs="Calibri" w:eastAsiaTheme="majorEastAsia"/>
          <w:color w:val="000000" w:themeColor="text1"/>
          <w:sz w:val="22"/>
          <w:szCs w:val="22"/>
        </w:rPr>
        <w:t xml:space="preserve"> ‘as is’</w:t>
      </w:r>
      <w:r w:rsidRPr="007706DE">
        <w:rPr>
          <w:rFonts w:ascii="Calibri" w:hAnsi="Calibri" w:cs="Calibri"/>
          <w:color w:val="000000" w:themeColor="text1"/>
          <w:sz w:val="22"/>
          <w:szCs w:val="22"/>
        </w:rPr>
        <w:t xml:space="preserve">; selected placements (e.g., </w:t>
      </w:r>
      <w:r w:rsidRPr="007706DE">
        <w:rPr>
          <w:rStyle w:val="Strong"/>
          <w:rFonts w:ascii="Calibri" w:hAnsi="Calibri" w:cs="Calibri" w:eastAsiaTheme="majorEastAsia"/>
          <w:color w:val="000000" w:themeColor="text1"/>
          <w:sz w:val="22"/>
          <w:szCs w:val="22"/>
        </w:rPr>
        <w:t>banners/content cards</w:t>
      </w:r>
      <w:r w:rsidRPr="007706DE">
        <w:rPr>
          <w:rFonts w:ascii="Calibri" w:hAnsi="Calibri" w:cs="Calibri"/>
          <w:color w:val="000000" w:themeColor="text1"/>
          <w:sz w:val="22"/>
          <w:szCs w:val="22"/>
        </w:rPr>
        <w:t xml:space="preserve">) are </w:t>
      </w:r>
      <w:r w:rsidRPr="007706DE">
        <w:rPr>
          <w:rStyle w:val="Strong"/>
          <w:rFonts w:ascii="Calibri" w:hAnsi="Calibri" w:cs="Calibri" w:eastAsiaTheme="majorEastAsia"/>
          <w:color w:val="000000" w:themeColor="text1"/>
          <w:sz w:val="22"/>
          <w:szCs w:val="22"/>
        </w:rPr>
        <w:t>powered by Braze</w:t>
      </w:r>
      <w:r>
        <w:rPr>
          <w:rStyle w:val="Strong"/>
          <w:rFonts w:ascii="Calibri" w:hAnsi="Calibri" w:cs="Calibri" w:eastAsiaTheme="majorEastAsia"/>
          <w:color w:val="000000" w:themeColor="text1"/>
          <w:sz w:val="22"/>
          <w:szCs w:val="22"/>
        </w:rPr>
        <w:t xml:space="preserve"> (in terms of UI)</w:t>
      </w:r>
      <w:r w:rsidRPr="007706DE">
        <w:rPr>
          <w:rFonts w:ascii="Calibri" w:hAnsi="Calibri" w:cs="Calibri"/>
          <w:color w:val="000000" w:themeColor="text1"/>
          <w:sz w:val="22"/>
          <w:szCs w:val="22"/>
        </w:rPr>
        <w:t xml:space="preserve"> to reduce </w:t>
      </w:r>
      <w:r w:rsidR="00D14E6E">
        <w:rPr>
          <w:rFonts w:ascii="Calibri" w:hAnsi="Calibri" w:cs="Calibri"/>
          <w:color w:val="000000" w:themeColor="text1"/>
          <w:sz w:val="22"/>
          <w:szCs w:val="22"/>
        </w:rPr>
        <w:t xml:space="preserve">channel creation </w:t>
      </w:r>
      <w:r w:rsidRPr="007706DE">
        <w:rPr>
          <w:rFonts w:ascii="Calibri" w:hAnsi="Calibri" w:cs="Calibri"/>
          <w:color w:val="000000" w:themeColor="text1"/>
          <w:sz w:val="22"/>
          <w:szCs w:val="22"/>
        </w:rPr>
        <w:t>TTM and enable governed self</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serve; </w:t>
      </w:r>
      <w:r>
        <w:rPr>
          <w:rFonts w:ascii="Calibri" w:hAnsi="Calibri" w:cs="Calibri"/>
          <w:color w:val="000000" w:themeColor="text1"/>
          <w:sz w:val="22"/>
          <w:szCs w:val="22"/>
        </w:rPr>
        <w:t>other</w:t>
      </w:r>
      <w:r w:rsidRPr="007706DE">
        <w:rPr>
          <w:rFonts w:ascii="Calibri" w:hAnsi="Calibri" w:cs="Calibri"/>
          <w:color w:val="000000" w:themeColor="text1"/>
          <w:sz w:val="22"/>
          <w:szCs w:val="22"/>
        </w:rPr>
        <w:t xml:space="preserve"> in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app</w:t>
      </w:r>
      <w:r>
        <w:rPr>
          <w:rFonts w:ascii="Calibri" w:hAnsi="Calibri" w:cs="Calibri"/>
          <w:color w:val="000000" w:themeColor="text1"/>
          <w:sz w:val="22"/>
          <w:szCs w:val="22"/>
        </w:rPr>
        <w:t xml:space="preserve"> channels and</w:t>
      </w:r>
      <w:r w:rsidRPr="007706DE">
        <w:rPr>
          <w:rFonts w:ascii="Calibri" w:hAnsi="Calibri" w:cs="Calibri"/>
          <w:color w:val="000000" w:themeColor="text1"/>
          <w:sz w:val="22"/>
          <w:szCs w:val="22"/>
        </w:rPr>
        <w:t xml:space="preserve"> patterns are </w:t>
      </w:r>
      <w:r w:rsidRPr="007706DE">
        <w:rPr>
          <w:rStyle w:val="Strong"/>
          <w:rFonts w:ascii="Calibri" w:hAnsi="Calibri" w:cs="Calibri" w:eastAsiaTheme="majorEastAsia"/>
          <w:color w:val="000000" w:themeColor="text1"/>
          <w:sz w:val="22"/>
          <w:szCs w:val="22"/>
        </w:rPr>
        <w:t>redesigned</w:t>
      </w:r>
      <w:r w:rsidRPr="007706DE">
        <w:rPr>
          <w:rFonts w:ascii="Calibri" w:hAnsi="Calibri" w:cs="Calibri"/>
          <w:color w:val="000000" w:themeColor="text1"/>
          <w:sz w:val="22"/>
          <w:szCs w:val="22"/>
        </w:rPr>
        <w:t xml:space="preserve"> with </w:t>
      </w:r>
      <w:r w:rsidRPr="00D46F75">
        <w:rPr>
          <w:rFonts w:ascii="Calibri" w:hAnsi="Calibri" w:cs="Calibri"/>
          <w:color w:val="EE0000"/>
          <w:sz w:val="22"/>
          <w:szCs w:val="22"/>
        </w:rPr>
        <w:t>governance rules, and measurement and connected to Braze for content management and centralization.</w:t>
      </w:r>
    </w:p>
    <w:p w:rsidRPr="007706DE" w:rsidR="00957439" w:rsidP="004D0259" w:rsidRDefault="00957439" w14:paraId="5ADE1A95" w14:textId="77777777">
      <w:pPr>
        <w:numPr>
          <w:ilvl w:val="0"/>
          <w:numId w:val="66"/>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ORN/Salesforce/Outlook ad</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hoc flows are brought under </w:t>
      </w:r>
      <w:r w:rsidRPr="007706DE">
        <w:rPr>
          <w:rStyle w:val="Strong"/>
          <w:rFonts w:ascii="Calibri" w:hAnsi="Calibri" w:cs="Calibri" w:eastAsiaTheme="majorEastAsia"/>
          <w:color w:val="000000" w:themeColor="text1"/>
          <w:sz w:val="22"/>
          <w:szCs w:val="22"/>
        </w:rPr>
        <w:t>governance visibility</w:t>
      </w:r>
      <w:r w:rsidRPr="007706DE">
        <w:rPr>
          <w:rFonts w:ascii="Calibri" w:hAnsi="Calibri" w:cs="Calibri"/>
          <w:color w:val="000000" w:themeColor="text1"/>
          <w:sz w:val="22"/>
          <w:szCs w:val="22"/>
        </w:rPr>
        <w:t xml:space="preserve"> (BO ledger) and considered for future recreation once owners, purpose, and frameworks are defined.</w:t>
      </w:r>
    </w:p>
    <w:p w:rsidRPr="007706DE" w:rsidR="00957439" w:rsidP="00957439" w:rsidRDefault="00957439" w14:paraId="15AEBB05"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D) Plan — Journey</w:t>
      </w:r>
      <w:r w:rsidRPr="007706DE">
        <w:rPr>
          <w:rStyle w:val="Strong"/>
          <w:rFonts w:ascii="Calibri" w:hAnsi="Calibri" w:cs="Calibri"/>
          <w:color w:val="000000" w:themeColor="text1"/>
          <w:sz w:val="22"/>
          <w:szCs w:val="22"/>
        </w:rPr>
        <w:noBreakHyphen/>
      </w:r>
      <w:r w:rsidRPr="007706DE">
        <w:rPr>
          <w:rStyle w:val="Strong"/>
          <w:rFonts w:ascii="Calibri" w:hAnsi="Calibri" w:cs="Calibri"/>
          <w:color w:val="000000" w:themeColor="text1"/>
          <w:sz w:val="22"/>
          <w:szCs w:val="22"/>
        </w:rPr>
        <w:t>led recreation (not migration)</w:t>
      </w:r>
    </w:p>
    <w:p w:rsidRPr="007706DE" w:rsidR="00957439" w:rsidP="00957439" w:rsidRDefault="00957439" w14:paraId="6B497014"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1) Layered execution (Q1–Q3 2026)</w:t>
      </w:r>
    </w:p>
    <w:p w:rsidRPr="007706DE" w:rsidR="00957439" w:rsidP="004D0259" w:rsidRDefault="00957439" w14:paraId="7B5D911E" w14:textId="77777777">
      <w:pPr>
        <w:numPr>
          <w:ilvl w:val="0"/>
          <w:numId w:val="6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Scope (Q1):</w:t>
      </w:r>
      <w:r w:rsidRPr="007706DE">
        <w:rPr>
          <w:rFonts w:ascii="Calibri" w:hAnsi="Calibri" w:cs="Calibri"/>
          <w:color w:val="000000" w:themeColor="text1"/>
          <w:sz w:val="22"/>
          <w:szCs w:val="22"/>
        </w:rPr>
        <w:t xml:space="preserve"> Concentrate on </w:t>
      </w:r>
      <w:r w:rsidRPr="007706DE">
        <w:rPr>
          <w:rStyle w:val="Strong"/>
          <w:rFonts w:ascii="Calibri" w:hAnsi="Calibri" w:cs="Calibri" w:eastAsiaTheme="majorEastAsia"/>
          <w:color w:val="000000" w:themeColor="text1"/>
          <w:sz w:val="22"/>
          <w:szCs w:val="22"/>
        </w:rPr>
        <w:t>ongoing</w:t>
      </w:r>
      <w:r w:rsidRPr="007706DE">
        <w:rPr>
          <w:rFonts w:ascii="Calibri" w:hAnsi="Calibri" w:cs="Calibri"/>
          <w:color w:val="000000" w:themeColor="text1"/>
          <w:sz w:val="22"/>
          <w:szCs w:val="22"/>
        </w:rPr>
        <w:t xml:space="preserve"> communications, Channels = </w:t>
      </w:r>
      <w:r w:rsidRPr="007706DE">
        <w:rPr>
          <w:rStyle w:val="Strong"/>
          <w:rFonts w:ascii="Calibri" w:hAnsi="Calibri" w:cs="Calibri" w:eastAsiaTheme="majorEastAsia"/>
          <w:color w:val="000000" w:themeColor="text1"/>
          <w:sz w:val="22"/>
          <w:szCs w:val="22"/>
        </w:rPr>
        <w:t>Email + Push</w:t>
      </w:r>
      <w:r w:rsidRPr="007706DE">
        <w:rPr>
          <w:rFonts w:ascii="Calibri" w:hAnsi="Calibri" w:cs="Calibri"/>
          <w:color w:val="000000" w:themeColor="text1"/>
          <w:sz w:val="22"/>
          <w:szCs w:val="22"/>
        </w:rPr>
        <w:t>. Exclude: Security (remains on dedicated rails), Partnerships (</w:t>
      </w:r>
      <w:r>
        <w:rPr>
          <w:rFonts w:ascii="Calibri" w:hAnsi="Calibri" w:cs="Calibri"/>
          <w:color w:val="000000" w:themeColor="text1"/>
          <w:sz w:val="22"/>
          <w:szCs w:val="22"/>
        </w:rPr>
        <w:t xml:space="preserve">requires </w:t>
      </w:r>
      <w:r w:rsidRPr="007706DE">
        <w:rPr>
          <w:rFonts w:ascii="Calibri" w:hAnsi="Calibri" w:cs="Calibri"/>
          <w:color w:val="000000" w:themeColor="text1"/>
          <w:sz w:val="22"/>
          <w:szCs w:val="22"/>
        </w:rPr>
        <w:t>discovery first)</w:t>
      </w:r>
      <w:r>
        <w:rPr>
          <w:rFonts w:ascii="Calibri" w:hAnsi="Calibri" w:cs="Calibri"/>
          <w:color w:val="000000" w:themeColor="text1"/>
          <w:sz w:val="22"/>
          <w:szCs w:val="22"/>
        </w:rPr>
        <w:t xml:space="preserve">. </w:t>
      </w:r>
      <w:r w:rsidRPr="007706DE">
        <w:rPr>
          <w:rFonts w:ascii="Calibri" w:hAnsi="Calibri" w:cs="Calibri"/>
          <w:color w:val="000000" w:themeColor="text1"/>
          <w:sz w:val="22"/>
          <w:szCs w:val="22"/>
        </w:rPr>
        <w:t>Enforce ownership: only customer</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facing domains (</w:t>
      </w:r>
      <w:proofErr w:type="spellStart"/>
      <w:r w:rsidRPr="007706DE">
        <w:rPr>
          <w:rFonts w:ascii="Calibri" w:hAnsi="Calibri" w:cs="Calibri"/>
          <w:color w:val="000000" w:themeColor="text1"/>
          <w:sz w:val="22"/>
          <w:szCs w:val="22"/>
        </w:rPr>
        <w:t>BizApps</w:t>
      </w:r>
      <w:proofErr w:type="spellEnd"/>
      <w:r w:rsidRPr="007706DE">
        <w:rPr>
          <w:rFonts w:ascii="Calibri" w:hAnsi="Calibri" w:cs="Calibri"/>
          <w:color w:val="000000" w:themeColor="text1"/>
          <w:sz w:val="22"/>
          <w:szCs w:val="22"/>
        </w:rPr>
        <w:t xml:space="preserve">, Ecosystem, CLM) </w:t>
      </w:r>
      <w:r>
        <w:rPr>
          <w:rFonts w:ascii="Calibri" w:hAnsi="Calibri" w:cs="Calibri"/>
          <w:color w:val="000000" w:themeColor="text1"/>
          <w:sz w:val="22"/>
          <w:szCs w:val="22"/>
        </w:rPr>
        <w:t>that will own their communication</w:t>
      </w:r>
      <w:r w:rsidRPr="007706DE">
        <w:rPr>
          <w:rFonts w:ascii="Calibri" w:hAnsi="Calibri" w:cs="Calibri"/>
          <w:color w:val="000000" w:themeColor="text1"/>
          <w:sz w:val="22"/>
          <w:szCs w:val="22"/>
        </w:rPr>
        <w:t>; unknowns are reassigned before build.</w:t>
      </w:r>
    </w:p>
    <w:p w:rsidRPr="007706DE" w:rsidR="00957439" w:rsidP="004D0259" w:rsidRDefault="00957439" w14:paraId="2883C534" w14:textId="0FD24132">
      <w:pPr>
        <w:numPr>
          <w:ilvl w:val="0"/>
          <w:numId w:val="6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Clean</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up (Q1):</w:t>
      </w:r>
      <w:r w:rsidRPr="007706DE">
        <w:rPr>
          <w:rFonts w:ascii="Calibri" w:hAnsi="Calibri" w:cs="Calibri"/>
          <w:color w:val="000000" w:themeColor="text1"/>
          <w:sz w:val="22"/>
          <w:szCs w:val="22"/>
        </w:rPr>
        <w:t xml:space="preserve"> Remove &lt;10 sends/year (unless regulatory), remove </w:t>
      </w:r>
      <w:r w:rsidR="00166741">
        <w:rPr>
          <w:rFonts w:ascii="Calibri" w:hAnsi="Calibri" w:cs="Calibri"/>
          <w:color w:val="000000" w:themeColor="text1"/>
          <w:sz w:val="22"/>
          <w:szCs w:val="22"/>
        </w:rPr>
        <w:t xml:space="preserve">10&lt;x&lt;100 </w:t>
      </w:r>
      <w:r w:rsidRPr="007706DE" w:rsidR="00166741">
        <w:rPr>
          <w:rFonts w:ascii="Calibri" w:hAnsi="Calibri" w:cs="Calibri"/>
          <w:color w:val="000000" w:themeColor="text1"/>
          <w:sz w:val="22"/>
          <w:szCs w:val="22"/>
        </w:rPr>
        <w:t xml:space="preserve">sends/year </w:t>
      </w:r>
      <w:r w:rsidRPr="007706DE">
        <w:rPr>
          <w:rFonts w:ascii="Calibri" w:hAnsi="Calibri" w:cs="Calibri"/>
          <w:color w:val="000000" w:themeColor="text1"/>
          <w:sz w:val="22"/>
          <w:szCs w:val="22"/>
        </w:rPr>
        <w:t>(unless critical), merge duplicates; keep only a lean, validated catalog for recreation.</w:t>
      </w:r>
    </w:p>
    <w:p w:rsidRPr="007706DE" w:rsidR="00957439" w:rsidP="004D0259" w:rsidRDefault="00957439" w14:paraId="62312458" w14:textId="1081D6BC">
      <w:pPr>
        <w:numPr>
          <w:ilvl w:val="0"/>
          <w:numId w:val="6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Recreation (Q2–Q3):</w:t>
      </w:r>
      <w:r w:rsidRPr="007706DE">
        <w:rPr>
          <w:rFonts w:ascii="Calibri" w:hAnsi="Calibri" w:cs="Calibri"/>
          <w:color w:val="000000" w:themeColor="text1"/>
          <w:sz w:val="22"/>
          <w:szCs w:val="22"/>
        </w:rPr>
        <w:t xml:space="preserve"> Rebuild per a standardized </w:t>
      </w:r>
      <w:r w:rsidRPr="007706DE">
        <w:rPr>
          <w:rStyle w:val="Strong"/>
          <w:rFonts w:ascii="Calibri" w:hAnsi="Calibri" w:cs="Calibri" w:eastAsiaTheme="majorEastAsia"/>
          <w:color w:val="000000" w:themeColor="text1"/>
          <w:sz w:val="22"/>
          <w:szCs w:val="22"/>
        </w:rPr>
        <w:t>Journey Blueprint</w:t>
      </w:r>
      <w:r w:rsidRPr="007706DE">
        <w:rPr>
          <w:rFonts w:ascii="Calibri" w:hAnsi="Calibri" w:cs="Calibri"/>
          <w:color w:val="000000" w:themeColor="text1"/>
          <w:sz w:val="22"/>
          <w:szCs w:val="22"/>
        </w:rPr>
        <w:t xml:space="preserve"> (events → eligibility → templates → channel hierarchy → legal components → NBA). </w:t>
      </w:r>
      <w:r w:rsidRPr="007706DE">
        <w:rPr>
          <w:rStyle w:val="Strong"/>
          <w:rFonts w:ascii="Calibri" w:hAnsi="Calibri" w:cs="Calibri" w:eastAsiaTheme="majorEastAsia"/>
          <w:color w:val="000000" w:themeColor="text1"/>
          <w:sz w:val="22"/>
          <w:szCs w:val="22"/>
        </w:rPr>
        <w:t>Deprecate CNH</w:t>
      </w:r>
      <w:r w:rsidRPr="007706DE">
        <w:rPr>
          <w:rFonts w:ascii="Calibri" w:hAnsi="Calibri" w:cs="Calibri"/>
          <w:color w:val="000000" w:themeColor="text1"/>
          <w:sz w:val="22"/>
          <w:szCs w:val="22"/>
        </w:rPr>
        <w:t xml:space="preserve"> equivalents immediately after CEP go</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live to avoid drift. Apply policy</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as</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code at build</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 and send</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time (naming/metadata, consent and preferences, fatigue/suppression, priority).</w:t>
      </w:r>
    </w:p>
    <w:p w:rsidRPr="007706DE" w:rsidR="00957439" w:rsidP="00957439" w:rsidRDefault="00957439" w14:paraId="124C369D"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2) Frameworks &amp; assets used in every flow</w:t>
      </w:r>
    </w:p>
    <w:p w:rsidRPr="007706DE" w:rsidR="00957439" w:rsidP="004D0259" w:rsidRDefault="00957439" w14:paraId="10D7D511" w14:textId="6017B274">
      <w:pPr>
        <w:numPr>
          <w:ilvl w:val="0"/>
          <w:numId w:val="6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Journey Blueprint:</w:t>
      </w:r>
      <w:r w:rsidRPr="007706DE">
        <w:rPr>
          <w:rFonts w:ascii="Calibri" w:hAnsi="Calibri" w:cs="Calibri"/>
          <w:color w:val="000000" w:themeColor="text1"/>
          <w:sz w:val="22"/>
          <w:szCs w:val="22"/>
        </w:rPr>
        <w:t xml:space="preserve"> shared, version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controlled “When/Where/What/How/Who.”</w:t>
      </w:r>
    </w:p>
    <w:p w:rsidRPr="007706DE" w:rsidR="00957439" w:rsidP="004D0259" w:rsidRDefault="00957439" w14:paraId="4315B136" w14:textId="77777777">
      <w:pPr>
        <w:numPr>
          <w:ilvl w:val="0"/>
          <w:numId w:val="6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Reusable components:</w:t>
      </w:r>
      <w:r w:rsidRPr="007706DE">
        <w:rPr>
          <w:rFonts w:ascii="Calibri" w:hAnsi="Calibri" w:cs="Calibri"/>
          <w:color w:val="000000" w:themeColor="text1"/>
          <w:sz w:val="22"/>
          <w:szCs w:val="22"/>
        </w:rPr>
        <w:t xml:space="preserve"> template families (Email/Push), content blocks (status badges, receipts, KYC prompts), compliance packs (pre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approved language, locale timing, audit checklist), channel hierarchy modules (primary/secondary/fallback + failover).</w:t>
      </w:r>
    </w:p>
    <w:p w:rsidRPr="007706DE" w:rsidR="00957439" w:rsidP="004D0259" w:rsidRDefault="00957439" w14:paraId="323C3BC3" w14:textId="0825E2E9">
      <w:pPr>
        <w:numPr>
          <w:ilvl w:val="0"/>
          <w:numId w:val="6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Event &amp; data contracts:</w:t>
      </w:r>
      <w:r w:rsidRPr="007706DE">
        <w:rPr>
          <w:rFonts w:ascii="Calibri" w:hAnsi="Calibri" w:cs="Calibri"/>
          <w:color w:val="000000" w:themeColor="text1"/>
          <w:sz w:val="22"/>
          <w:szCs w:val="22"/>
        </w:rPr>
        <w:t xml:space="preserve"> versioned specs; </w:t>
      </w:r>
      <w:r w:rsidRPr="007706DE">
        <w:rPr>
          <w:rStyle w:val="Strong"/>
          <w:rFonts w:ascii="Calibri" w:hAnsi="Calibri" w:cs="Calibri" w:eastAsiaTheme="majorEastAsia"/>
          <w:color w:val="000000" w:themeColor="text1"/>
          <w:sz w:val="22"/>
          <w:szCs w:val="22"/>
        </w:rPr>
        <w:t>No event → No communication</w:t>
      </w:r>
      <w:r w:rsidRPr="007706DE">
        <w:rPr>
          <w:rFonts w:ascii="Calibri" w:hAnsi="Calibri" w:cs="Calibri"/>
          <w:color w:val="000000" w:themeColor="text1"/>
          <w:sz w:val="22"/>
          <w:szCs w:val="22"/>
        </w:rPr>
        <w:t>; phased Aurora + Braze SDKs for reliable real</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time triggers, segmentation, and suppression logic.</w:t>
      </w:r>
    </w:p>
    <w:p w:rsidRPr="007706DE" w:rsidR="00957439" w:rsidP="00957439" w:rsidRDefault="00957439" w14:paraId="4BCD64D5"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3) Channels &amp; fallbacks</w:t>
      </w:r>
    </w:p>
    <w:p w:rsidRPr="007706DE" w:rsidR="00957439" w:rsidP="004D0259" w:rsidRDefault="00957439" w14:paraId="58961DFD" w14:textId="77777777">
      <w:pPr>
        <w:pStyle w:val="ListParagraph"/>
        <w:numPr>
          <w:ilvl w:val="0"/>
          <w:numId w:val="69"/>
        </w:numPr>
        <w:spacing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Email and Push</w:t>
      </w:r>
      <w:r w:rsidRPr="007706DE">
        <w:rPr>
          <w:rFonts w:ascii="Calibri" w:hAnsi="Calibri" w:cs="Calibri"/>
          <w:color w:val="000000" w:themeColor="text1"/>
          <w:sz w:val="22"/>
          <w:szCs w:val="22"/>
        </w:rPr>
        <w:t xml:space="preserve"> are mandatory channels to recreate for transactional and operational communications—Email serving as the primary web channel and Push as the primary mobile channel.</w:t>
      </w:r>
    </w:p>
    <w:p w:rsidRPr="007706DE" w:rsidR="00957439" w:rsidP="004D0259" w:rsidRDefault="00957439" w14:paraId="7E2D29E3" w14:textId="77777777">
      <w:pPr>
        <w:numPr>
          <w:ilvl w:val="0"/>
          <w:numId w:val="6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In</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app</w:t>
      </w:r>
      <w:r w:rsidRPr="007706DE">
        <w:rPr>
          <w:rFonts w:ascii="Calibri" w:hAnsi="Calibri" w:cs="Calibri"/>
          <w:color w:val="000000" w:themeColor="text1"/>
          <w:sz w:val="22"/>
          <w:szCs w:val="22"/>
        </w:rPr>
        <w:t xml:space="preserve"> is </w:t>
      </w:r>
      <w:r w:rsidRPr="007706DE">
        <w:rPr>
          <w:rStyle w:val="Strong"/>
          <w:rFonts w:ascii="Calibri" w:hAnsi="Calibri" w:cs="Calibri" w:eastAsiaTheme="majorEastAsia"/>
          <w:color w:val="000000" w:themeColor="text1"/>
          <w:sz w:val="22"/>
          <w:szCs w:val="22"/>
        </w:rPr>
        <w:t>redesigned</w:t>
      </w:r>
      <w:r w:rsidRPr="007706DE">
        <w:rPr>
          <w:rFonts w:ascii="Calibri" w:hAnsi="Calibri" w:cs="Calibri"/>
          <w:color w:val="000000" w:themeColor="text1"/>
          <w:sz w:val="22"/>
          <w:szCs w:val="22"/>
        </w:rPr>
        <w:t>; selected real</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estate leverages </w:t>
      </w:r>
      <w:r w:rsidRPr="007706DE">
        <w:rPr>
          <w:rStyle w:val="Strong"/>
          <w:rFonts w:ascii="Calibri" w:hAnsi="Calibri" w:cs="Calibri" w:eastAsiaTheme="majorEastAsia"/>
          <w:color w:val="000000" w:themeColor="text1"/>
          <w:sz w:val="22"/>
          <w:szCs w:val="22"/>
        </w:rPr>
        <w:t>Braze components</w:t>
      </w:r>
      <w:r w:rsidRPr="007706DE">
        <w:rPr>
          <w:rFonts w:ascii="Calibri" w:hAnsi="Calibri" w:cs="Calibri"/>
          <w:color w:val="000000" w:themeColor="text1"/>
          <w:sz w:val="22"/>
          <w:szCs w:val="22"/>
        </w:rPr>
        <w:t xml:space="preserve"> (e.g., banners/content cards) for speed and governance.</w:t>
      </w:r>
    </w:p>
    <w:p w:rsidRPr="007706DE" w:rsidR="00957439" w:rsidP="004D0259" w:rsidRDefault="00957439" w14:paraId="732615EE" w14:textId="77777777">
      <w:pPr>
        <w:numPr>
          <w:ilvl w:val="0"/>
          <w:numId w:val="6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Fallback rules:</w:t>
      </w:r>
      <w:r w:rsidRPr="007706DE">
        <w:rPr>
          <w:rFonts w:ascii="Calibri" w:hAnsi="Calibri" w:cs="Calibri"/>
          <w:color w:val="000000" w:themeColor="text1"/>
          <w:sz w:val="22"/>
          <w:szCs w:val="22"/>
        </w:rPr>
        <w:t xml:space="preserve"> Transactional → Email → Notification Center → SMS/Push (regulatory/urgent only). Security continues on dedicated rails; </w:t>
      </w:r>
      <w:r w:rsidRPr="007706DE">
        <w:rPr>
          <w:rStyle w:val="Strong"/>
          <w:rFonts w:ascii="Calibri" w:hAnsi="Calibri" w:cs="Calibri" w:eastAsiaTheme="majorEastAsia"/>
          <w:color w:val="000000" w:themeColor="text1"/>
          <w:sz w:val="22"/>
          <w:szCs w:val="22"/>
        </w:rPr>
        <w:t>metadata</w:t>
      </w:r>
      <w:r w:rsidRPr="007706DE">
        <w:rPr>
          <w:rFonts w:ascii="Calibri" w:hAnsi="Calibri" w:cs="Calibri"/>
          <w:color w:val="000000" w:themeColor="text1"/>
          <w:sz w:val="22"/>
          <w:szCs w:val="22"/>
        </w:rPr>
        <w:t xml:space="preserve"> mirrored to the BO ledger for visibility.</w:t>
      </w:r>
    </w:p>
    <w:p w:rsidRPr="007706DE" w:rsidR="00957439" w:rsidP="00957439" w:rsidRDefault="00957439" w14:paraId="17244AB1"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4) Operating model &amp; monitoring</w:t>
      </w:r>
    </w:p>
    <w:p w:rsidRPr="007706DE" w:rsidR="00957439" w:rsidP="004D0259" w:rsidRDefault="00957439" w14:paraId="1933F473" w14:textId="77777777">
      <w:pPr>
        <w:numPr>
          <w:ilvl w:val="0"/>
          <w:numId w:val="7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PM accountability</w:t>
      </w:r>
      <w:r w:rsidRPr="007706DE">
        <w:rPr>
          <w:rFonts w:ascii="Calibri" w:hAnsi="Calibri" w:cs="Calibri"/>
          <w:color w:val="000000" w:themeColor="text1"/>
          <w:sz w:val="22"/>
          <w:szCs w:val="22"/>
        </w:rPr>
        <w:t xml:space="preserve"> for product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journey communications; LCM co</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owns promotional.</w:t>
      </w:r>
    </w:p>
    <w:p w:rsidRPr="007706DE" w:rsidR="00957439" w:rsidP="004D0259" w:rsidRDefault="00957439" w14:paraId="793599FE" w14:textId="77777777">
      <w:pPr>
        <w:numPr>
          <w:ilvl w:val="0"/>
          <w:numId w:val="7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BO ledger</w:t>
      </w:r>
      <w:r w:rsidRPr="007706DE">
        <w:rPr>
          <w:rFonts w:ascii="Calibri" w:hAnsi="Calibri" w:cs="Calibri"/>
          <w:color w:val="000000" w:themeColor="text1"/>
          <w:sz w:val="22"/>
          <w:szCs w:val="22"/>
        </w:rPr>
        <w:t xml:space="preserve"> as the authoritative record of </w:t>
      </w:r>
      <w:r w:rsidRPr="007706DE">
        <w:rPr>
          <w:rStyle w:val="Strong"/>
          <w:rFonts w:ascii="Calibri" w:hAnsi="Calibri" w:cs="Calibri" w:eastAsiaTheme="majorEastAsia"/>
          <w:color w:val="000000" w:themeColor="text1"/>
          <w:sz w:val="22"/>
          <w:szCs w:val="22"/>
        </w:rPr>
        <w:t>who/what/when/where/why</w:t>
      </w:r>
      <w:r w:rsidRPr="007706DE">
        <w:rPr>
          <w:rFonts w:ascii="Calibri" w:hAnsi="Calibri" w:cs="Calibri"/>
          <w:color w:val="000000" w:themeColor="text1"/>
          <w:sz w:val="22"/>
          <w:szCs w:val="22"/>
        </w:rPr>
        <w:t>, with the applied policy pack and the preference snapshot at send</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time.</w:t>
      </w:r>
    </w:p>
    <w:p w:rsidRPr="007706DE" w:rsidR="00957439" w:rsidP="004D0259" w:rsidRDefault="00957439" w14:paraId="4F3D7349" w14:textId="77777777">
      <w:pPr>
        <w:numPr>
          <w:ilvl w:val="0"/>
          <w:numId w:val="7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Dashboards &amp; KPIs:</w:t>
      </w:r>
      <w:r w:rsidRPr="007706DE">
        <w:rPr>
          <w:rFonts w:ascii="Calibri" w:hAnsi="Calibri" w:cs="Calibri"/>
          <w:color w:val="000000" w:themeColor="text1"/>
          <w:sz w:val="22"/>
          <w:szCs w:val="22"/>
        </w:rPr>
        <w:t xml:space="preserve"> TTM, action completion, engagement, segmentation precision, noise reduction, compliance pass rate, rework rate.</w:t>
      </w:r>
    </w:p>
    <w:p w:rsidRPr="007706DE" w:rsidR="00957439" w:rsidP="00957439" w:rsidRDefault="00957439" w14:paraId="037C8AC5" w14:textId="31E82BEA">
      <w:pPr>
        <w:spacing w:line="300" w:lineRule="atLeast"/>
        <w:rPr>
          <w:rFonts w:ascii="Calibri" w:hAnsi="Calibri" w:cs="Calibri"/>
          <w:color w:val="000000" w:themeColor="text1"/>
          <w:sz w:val="22"/>
          <w:szCs w:val="22"/>
        </w:rPr>
      </w:pPr>
    </w:p>
    <w:p w:rsidRPr="007706DE" w:rsidR="00957439" w:rsidP="00957439" w:rsidRDefault="00957439" w14:paraId="5BE45379"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d) Risks, Decisions, Open Questions</w:t>
      </w:r>
    </w:p>
    <w:p w:rsidRPr="007706DE" w:rsidR="00957439" w:rsidP="00957439" w:rsidRDefault="00957439" w14:paraId="5731DF4A"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Risks</w:t>
      </w:r>
    </w:p>
    <w:p w:rsidRPr="007706DE" w:rsidR="00957439" w:rsidP="004D0259" w:rsidRDefault="00957439" w14:paraId="2F4FEFD4" w14:textId="77777777">
      <w:pPr>
        <w:numPr>
          <w:ilvl w:val="0"/>
          <w:numId w:val="7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Event readiness &amp; latency:</w:t>
      </w:r>
      <w:r w:rsidRPr="007706DE">
        <w:rPr>
          <w:rFonts w:ascii="Calibri" w:hAnsi="Calibri" w:cs="Calibri"/>
          <w:sz w:val="22"/>
          <w:szCs w:val="22"/>
        </w:rPr>
        <w:t xml:space="preserve"> Delays or gaps in event availability jeopardize the “No event → No communication” principle and stall journey triggers.</w:t>
      </w:r>
      <w:r w:rsidRPr="007706DE">
        <w:rPr>
          <w:rFonts w:ascii="Calibri" w:hAnsi="Calibri" w:cs="Calibri"/>
          <w:sz w:val="22"/>
          <w:szCs w:val="22"/>
        </w:rPr>
        <w:br/>
      </w:r>
      <w:r w:rsidRPr="007706DE">
        <w:rPr>
          <w:rFonts w:ascii="Calibri" w:hAnsi="Calibri" w:cs="Calibri"/>
          <w:i/>
          <w:iCs/>
          <w:sz w:val="22"/>
          <w:szCs w:val="22"/>
        </w:rPr>
        <w:t>Mitigation:</w:t>
      </w:r>
      <w:r w:rsidRPr="007706DE">
        <w:rPr>
          <w:rFonts w:ascii="Calibri" w:hAnsi="Calibri" w:cs="Calibri"/>
          <w:sz w:val="22"/>
          <w:szCs w:val="22"/>
        </w:rPr>
        <w:t xml:space="preserve"> tiered SLAs, contract tests, and interim fallbacks for non</w:t>
      </w:r>
      <w:r w:rsidRPr="007706DE">
        <w:rPr>
          <w:rFonts w:ascii="Calibri" w:hAnsi="Calibri" w:cs="Calibri"/>
          <w:sz w:val="22"/>
          <w:szCs w:val="22"/>
        </w:rPr>
        <w:noBreakHyphen/>
      </w:r>
      <w:r w:rsidRPr="007706DE">
        <w:rPr>
          <w:rFonts w:ascii="Calibri" w:hAnsi="Calibri" w:cs="Calibri"/>
          <w:sz w:val="22"/>
          <w:szCs w:val="22"/>
        </w:rPr>
        <w:t>critical sends.</w:t>
      </w:r>
    </w:p>
    <w:p w:rsidRPr="007706DE" w:rsidR="00957439" w:rsidP="004D0259" w:rsidRDefault="00957439" w14:paraId="28B0589B" w14:textId="307EC529">
      <w:pPr>
        <w:numPr>
          <w:ilvl w:val="0"/>
          <w:numId w:val="7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Governance bypass via legacy paths:</w:t>
      </w:r>
      <w:r w:rsidRPr="007706DE">
        <w:rPr>
          <w:rFonts w:ascii="Calibri" w:hAnsi="Calibri" w:cs="Calibri"/>
          <w:sz w:val="22"/>
          <w:szCs w:val="22"/>
        </w:rPr>
        <w:t xml:space="preserve"> Partial adoption (or easy access to old senders) can re</w:t>
      </w:r>
      <w:r w:rsidRPr="007706DE">
        <w:rPr>
          <w:rFonts w:ascii="Calibri" w:hAnsi="Calibri" w:cs="Calibri"/>
          <w:sz w:val="22"/>
          <w:szCs w:val="22"/>
        </w:rPr>
        <w:noBreakHyphen/>
      </w:r>
      <w:r w:rsidRPr="007706DE">
        <w:rPr>
          <w:rFonts w:ascii="Calibri" w:hAnsi="Calibri" w:cs="Calibri"/>
          <w:sz w:val="22"/>
          <w:szCs w:val="22"/>
        </w:rPr>
        <w:t>introduce duplicates and noise.</w:t>
      </w:r>
      <w:r w:rsidRPr="007706DE">
        <w:rPr>
          <w:rFonts w:ascii="Calibri" w:hAnsi="Calibri" w:cs="Calibri"/>
          <w:sz w:val="22"/>
          <w:szCs w:val="22"/>
        </w:rPr>
        <w:br/>
      </w:r>
      <w:r w:rsidRPr="007706DE">
        <w:rPr>
          <w:rFonts w:ascii="Calibri" w:hAnsi="Calibri" w:cs="Calibri"/>
          <w:i/>
          <w:iCs/>
          <w:sz w:val="22"/>
          <w:szCs w:val="22"/>
        </w:rPr>
        <w:t>Mitigation:</w:t>
      </w:r>
      <w:r w:rsidRPr="007706DE">
        <w:rPr>
          <w:rFonts w:ascii="Calibri" w:hAnsi="Calibri" w:cs="Calibri"/>
          <w:sz w:val="22"/>
          <w:szCs w:val="22"/>
        </w:rPr>
        <w:t xml:space="preserve"> policy</w:t>
      </w:r>
      <w:r w:rsidRPr="007706DE">
        <w:rPr>
          <w:rFonts w:ascii="Calibri" w:hAnsi="Calibri" w:cs="Calibri"/>
          <w:sz w:val="22"/>
          <w:szCs w:val="22"/>
        </w:rPr>
        <w:noBreakHyphen/>
      </w:r>
      <w:r w:rsidRPr="007706DE">
        <w:rPr>
          <w:rFonts w:ascii="Calibri" w:hAnsi="Calibri" w:cs="Calibri"/>
          <w:sz w:val="22"/>
          <w:szCs w:val="22"/>
        </w:rPr>
        <w:t>as</w:t>
      </w:r>
      <w:r w:rsidRPr="007706DE">
        <w:rPr>
          <w:rFonts w:ascii="Calibri" w:hAnsi="Calibri" w:cs="Calibri"/>
          <w:sz w:val="22"/>
          <w:szCs w:val="22"/>
        </w:rPr>
        <w:noBreakHyphen/>
      </w:r>
      <w:r w:rsidRPr="007706DE">
        <w:rPr>
          <w:rFonts w:ascii="Calibri" w:hAnsi="Calibri" w:cs="Calibri"/>
          <w:sz w:val="22"/>
          <w:szCs w:val="22"/>
        </w:rPr>
        <w:t>code at build/enforcement in Braze, deprecation gates, and BO monitoring.</w:t>
      </w:r>
    </w:p>
    <w:p w:rsidRPr="007706DE" w:rsidR="00957439" w:rsidP="004D0259" w:rsidRDefault="00957439" w14:paraId="40C91BE4" w14:textId="77777777">
      <w:pPr>
        <w:numPr>
          <w:ilvl w:val="0"/>
          <w:numId w:val="7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Capacity constraints across domains:</w:t>
      </w:r>
      <w:r w:rsidRPr="007706DE">
        <w:rPr>
          <w:rFonts w:ascii="Calibri" w:hAnsi="Calibri" w:cs="Calibri"/>
          <w:sz w:val="22"/>
          <w:szCs w:val="22"/>
        </w:rPr>
        <w:t xml:space="preserve"> Concurrent </w:t>
      </w:r>
      <w:r w:rsidRPr="007706DE">
        <w:rPr>
          <w:rFonts w:ascii="Calibri" w:hAnsi="Calibri" w:cs="Calibri"/>
          <w:b/>
          <w:bCs/>
          <w:sz w:val="22"/>
          <w:szCs w:val="22"/>
        </w:rPr>
        <w:t>clean</w:t>
      </w:r>
      <w:r w:rsidRPr="007706DE">
        <w:rPr>
          <w:rFonts w:ascii="Calibri" w:hAnsi="Calibri" w:cs="Calibri"/>
          <w:b/>
          <w:bCs/>
          <w:sz w:val="22"/>
          <w:szCs w:val="22"/>
        </w:rPr>
        <w:noBreakHyphen/>
      </w:r>
      <w:r w:rsidRPr="007706DE">
        <w:rPr>
          <w:rFonts w:ascii="Calibri" w:hAnsi="Calibri" w:cs="Calibri"/>
          <w:b/>
          <w:bCs/>
          <w:sz w:val="22"/>
          <w:szCs w:val="22"/>
        </w:rPr>
        <w:t>up → recreation → deprecation</w:t>
      </w:r>
      <w:r w:rsidRPr="007706DE">
        <w:rPr>
          <w:rFonts w:ascii="Calibri" w:hAnsi="Calibri" w:cs="Calibri"/>
          <w:sz w:val="22"/>
          <w:szCs w:val="22"/>
        </w:rPr>
        <w:t xml:space="preserve"> requires sustained PM/LCM/Eng/Compliance bandwidth.</w:t>
      </w:r>
      <w:r w:rsidRPr="007706DE">
        <w:rPr>
          <w:rFonts w:ascii="Calibri" w:hAnsi="Calibri" w:cs="Calibri"/>
          <w:sz w:val="22"/>
          <w:szCs w:val="22"/>
        </w:rPr>
        <w:br/>
      </w:r>
      <w:r w:rsidRPr="007706DE">
        <w:rPr>
          <w:rFonts w:ascii="Calibri" w:hAnsi="Calibri" w:cs="Calibri"/>
          <w:i/>
          <w:iCs/>
          <w:sz w:val="22"/>
          <w:szCs w:val="22"/>
        </w:rPr>
        <w:t>Mitigation:</w:t>
      </w:r>
      <w:r w:rsidRPr="007706DE">
        <w:rPr>
          <w:rFonts w:ascii="Calibri" w:hAnsi="Calibri" w:cs="Calibri"/>
          <w:sz w:val="22"/>
          <w:szCs w:val="22"/>
        </w:rPr>
        <w:t xml:space="preserve"> phased sequencing, shared KPIs, and sprint</w:t>
      </w:r>
      <w:r w:rsidRPr="007706DE">
        <w:rPr>
          <w:rFonts w:ascii="Calibri" w:hAnsi="Calibri" w:cs="Calibri"/>
          <w:sz w:val="22"/>
          <w:szCs w:val="22"/>
        </w:rPr>
        <w:noBreakHyphen/>
      </w:r>
      <w:r w:rsidRPr="007706DE">
        <w:rPr>
          <w:rFonts w:ascii="Calibri" w:hAnsi="Calibri" w:cs="Calibri"/>
          <w:sz w:val="22"/>
          <w:szCs w:val="22"/>
        </w:rPr>
        <w:t>aligned decommission gates (formal checkpoints).</w:t>
      </w:r>
    </w:p>
    <w:p w:rsidRPr="007706DE" w:rsidR="00957439" w:rsidP="004D0259" w:rsidRDefault="00957439" w14:paraId="7E3FE1FA" w14:textId="77777777">
      <w:pPr>
        <w:pStyle w:val="NormalWeb"/>
        <w:numPr>
          <w:ilvl w:val="0"/>
          <w:numId w:val="71"/>
        </w:numPr>
        <w:spacing w:line="300" w:lineRule="atLeast"/>
        <w:rPr>
          <w:rFonts w:ascii="Calibri" w:hAnsi="Calibri" w:cs="Calibri"/>
          <w:sz w:val="22"/>
          <w:szCs w:val="22"/>
        </w:rPr>
      </w:pPr>
      <w:r w:rsidRPr="007706DE">
        <w:rPr>
          <w:rStyle w:val="Strong"/>
          <w:rFonts w:ascii="Calibri" w:hAnsi="Calibri" w:cs="Calibri" w:eastAsiaTheme="majorEastAsia"/>
          <w:sz w:val="22"/>
          <w:szCs w:val="22"/>
        </w:rPr>
        <w:t>Regulation/Compliance dependency:</w:t>
      </w:r>
      <w:r w:rsidRPr="007706DE">
        <w:rPr>
          <w:rFonts w:ascii="Calibri" w:hAnsi="Calibri" w:cs="Calibri"/>
          <w:sz w:val="22"/>
          <w:szCs w:val="22"/>
        </w:rPr>
        <w:t xml:space="preserve"> Embedding compliance into communications—via </w:t>
      </w:r>
      <w:r w:rsidRPr="007706DE">
        <w:rPr>
          <w:rStyle w:val="Strong"/>
          <w:rFonts w:ascii="Calibri" w:hAnsi="Calibri" w:cs="Calibri" w:eastAsiaTheme="majorEastAsia"/>
          <w:sz w:val="22"/>
          <w:szCs w:val="22"/>
        </w:rPr>
        <w:t>compliance</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by</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design</w:t>
      </w:r>
      <w:r w:rsidRPr="007706DE">
        <w:rPr>
          <w:rFonts w:ascii="Calibri" w:hAnsi="Calibri" w:cs="Calibri"/>
          <w:sz w:val="22"/>
          <w:szCs w:val="22"/>
        </w:rPr>
        <w:t xml:space="preserve">, </w:t>
      </w:r>
      <w:r w:rsidRPr="007706DE">
        <w:rPr>
          <w:rStyle w:val="Strong"/>
          <w:rFonts w:ascii="Calibri" w:hAnsi="Calibri" w:cs="Calibri" w:eastAsiaTheme="majorEastAsia"/>
          <w:sz w:val="22"/>
          <w:szCs w:val="22"/>
        </w:rPr>
        <w:t>reusable compliance packs</w:t>
      </w:r>
      <w:r w:rsidRPr="007706DE">
        <w:rPr>
          <w:rFonts w:ascii="Calibri" w:hAnsi="Calibri" w:cs="Calibri"/>
          <w:sz w:val="22"/>
          <w:szCs w:val="22"/>
        </w:rPr>
        <w:t xml:space="preserve">, and </w:t>
      </w:r>
      <w:r w:rsidRPr="007706DE">
        <w:rPr>
          <w:rStyle w:val="Strong"/>
          <w:rFonts w:ascii="Calibri" w:hAnsi="Calibri" w:cs="Calibri" w:eastAsiaTheme="majorEastAsia"/>
          <w:sz w:val="22"/>
          <w:szCs w:val="22"/>
        </w:rPr>
        <w:t>journey sign</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offs</w:t>
      </w:r>
      <w:r w:rsidRPr="007706DE">
        <w:rPr>
          <w:rFonts w:ascii="Calibri" w:hAnsi="Calibri" w:cs="Calibri"/>
          <w:sz w:val="22"/>
          <w:szCs w:val="22"/>
        </w:rPr>
        <w:t xml:space="preserve">—requires clear ownership and </w:t>
      </w:r>
      <w:r w:rsidRPr="007706DE">
        <w:rPr>
          <w:rStyle w:val="Strong"/>
          <w:rFonts w:ascii="Calibri" w:hAnsi="Calibri" w:cs="Calibri" w:eastAsiaTheme="majorEastAsia"/>
          <w:sz w:val="22"/>
          <w:szCs w:val="22"/>
        </w:rPr>
        <w:t>SLA</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bound</w:t>
      </w:r>
      <w:r w:rsidRPr="007706DE">
        <w:rPr>
          <w:rFonts w:ascii="Calibri" w:hAnsi="Calibri" w:cs="Calibri"/>
          <w:sz w:val="22"/>
          <w:szCs w:val="22"/>
        </w:rPr>
        <w:t xml:space="preserve"> review cycles.</w:t>
      </w:r>
      <w:r w:rsidRPr="007706DE">
        <w:rPr>
          <w:rFonts w:ascii="Calibri" w:hAnsi="Calibri" w:cs="Calibri"/>
          <w:sz w:val="22"/>
          <w:szCs w:val="22"/>
        </w:rPr>
        <w:br/>
      </w:r>
      <w:r w:rsidRPr="007706DE">
        <w:rPr>
          <w:rStyle w:val="Strong"/>
          <w:rFonts w:ascii="Calibri" w:hAnsi="Calibri" w:cs="Calibri" w:eastAsiaTheme="majorEastAsia"/>
          <w:sz w:val="22"/>
          <w:szCs w:val="22"/>
        </w:rPr>
        <w:t>Mitigation:</w:t>
      </w:r>
      <w:r w:rsidRPr="007706DE">
        <w:rPr>
          <w:rFonts w:ascii="Calibri" w:hAnsi="Calibri" w:cs="Calibri"/>
          <w:sz w:val="22"/>
          <w:szCs w:val="22"/>
        </w:rPr>
        <w:t xml:space="preserve"> Phase sequencing, shared KPIs, standardized templates,</w:t>
      </w:r>
      <w:r w:rsidRPr="007706DE">
        <w:rPr>
          <w:rFonts w:ascii="Calibri" w:hAnsi="Calibri" w:cs="Calibri"/>
          <w:b/>
          <w:bCs/>
          <w:sz w:val="22"/>
          <w:szCs w:val="22"/>
        </w:rPr>
        <w:t xml:space="preserve"> </w:t>
      </w:r>
      <w:r w:rsidRPr="007706DE">
        <w:rPr>
          <w:rStyle w:val="Strong"/>
          <w:rFonts w:ascii="Calibri" w:hAnsi="Calibri" w:cs="Calibri" w:eastAsiaTheme="majorEastAsia"/>
          <w:b w:val="0"/>
          <w:bCs w:val="0"/>
          <w:sz w:val="22"/>
          <w:szCs w:val="22"/>
        </w:rPr>
        <w:t>pre</w:t>
      </w:r>
      <w:r w:rsidRPr="007706DE">
        <w:rPr>
          <w:rStyle w:val="Strong"/>
          <w:rFonts w:ascii="Calibri" w:hAnsi="Calibri" w:cs="Calibri" w:eastAsiaTheme="majorEastAsia"/>
          <w:b w:val="0"/>
          <w:bCs w:val="0"/>
          <w:sz w:val="22"/>
          <w:szCs w:val="22"/>
        </w:rPr>
        <w:noBreakHyphen/>
      </w:r>
      <w:r w:rsidRPr="007706DE">
        <w:rPr>
          <w:rStyle w:val="Strong"/>
          <w:rFonts w:ascii="Calibri" w:hAnsi="Calibri" w:cs="Calibri" w:eastAsiaTheme="majorEastAsia"/>
          <w:b w:val="0"/>
          <w:bCs w:val="0"/>
          <w:sz w:val="22"/>
          <w:szCs w:val="22"/>
        </w:rPr>
        <w:t>approved language libraries</w:t>
      </w:r>
      <w:r w:rsidRPr="007706DE">
        <w:rPr>
          <w:rFonts w:ascii="Calibri" w:hAnsi="Calibri" w:cs="Calibri"/>
          <w:b/>
          <w:bCs/>
          <w:sz w:val="22"/>
          <w:szCs w:val="22"/>
        </w:rPr>
        <w:t xml:space="preserve">, </w:t>
      </w:r>
      <w:r w:rsidRPr="007706DE">
        <w:rPr>
          <w:rFonts w:ascii="Calibri" w:hAnsi="Calibri" w:cs="Calibri"/>
          <w:sz w:val="22"/>
          <w:szCs w:val="22"/>
        </w:rPr>
        <w:t>and an</w:t>
      </w:r>
      <w:r w:rsidRPr="007706DE">
        <w:rPr>
          <w:rFonts w:ascii="Calibri" w:hAnsi="Calibri" w:cs="Calibri"/>
          <w:b/>
          <w:bCs/>
          <w:sz w:val="22"/>
          <w:szCs w:val="22"/>
        </w:rPr>
        <w:t xml:space="preserve"> </w:t>
      </w:r>
      <w:r w:rsidRPr="007706DE">
        <w:rPr>
          <w:rStyle w:val="Strong"/>
          <w:rFonts w:ascii="Calibri" w:hAnsi="Calibri" w:cs="Calibri" w:eastAsiaTheme="majorEastAsia"/>
          <w:b w:val="0"/>
          <w:bCs w:val="0"/>
          <w:sz w:val="22"/>
          <w:szCs w:val="22"/>
        </w:rPr>
        <w:t>exception workflow with expiry</w:t>
      </w:r>
      <w:r w:rsidRPr="007706DE">
        <w:rPr>
          <w:rFonts w:ascii="Calibri" w:hAnsi="Calibri" w:cs="Calibri"/>
          <w:b/>
          <w:bCs/>
          <w:sz w:val="22"/>
          <w:szCs w:val="22"/>
        </w:rPr>
        <w:t>.</w:t>
      </w:r>
    </w:p>
    <w:p w:rsidRPr="007706DE" w:rsidR="00957439" w:rsidP="00957439" w:rsidRDefault="00957439" w14:paraId="73CD2017"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Decisions</w:t>
      </w:r>
    </w:p>
    <w:p w:rsidRPr="007706DE" w:rsidR="00957439" w:rsidP="004D0259" w:rsidRDefault="00957439" w14:paraId="1F54FE54" w14:textId="77777777">
      <w:pPr>
        <w:numPr>
          <w:ilvl w:val="0"/>
          <w:numId w:val="72"/>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China architecture:</w:t>
      </w:r>
      <w:r w:rsidRPr="007706DE">
        <w:rPr>
          <w:rFonts w:ascii="Calibri" w:hAnsi="Calibri" w:cs="Calibri"/>
          <w:sz w:val="22"/>
          <w:szCs w:val="22"/>
        </w:rPr>
        <w:t xml:space="preserve"> Executed separately using two CEPs (</w:t>
      </w:r>
      <w:r w:rsidRPr="007706DE">
        <w:rPr>
          <w:rFonts w:ascii="Calibri" w:hAnsi="Calibri" w:cs="Calibri"/>
          <w:b/>
          <w:bCs/>
          <w:sz w:val="22"/>
          <w:szCs w:val="22"/>
        </w:rPr>
        <w:t>Braze</w:t>
      </w:r>
      <w:r w:rsidRPr="007706DE">
        <w:rPr>
          <w:rFonts w:ascii="Calibri" w:hAnsi="Calibri" w:cs="Calibri"/>
          <w:sz w:val="22"/>
          <w:szCs w:val="22"/>
        </w:rPr>
        <w:t xml:space="preserve"> and </w:t>
      </w:r>
      <w:proofErr w:type="spellStart"/>
      <w:r w:rsidRPr="007706DE">
        <w:rPr>
          <w:rFonts w:ascii="Calibri" w:hAnsi="Calibri" w:cs="Calibri"/>
          <w:b/>
          <w:bCs/>
          <w:sz w:val="22"/>
          <w:szCs w:val="22"/>
        </w:rPr>
        <w:t>Besschannels</w:t>
      </w:r>
      <w:proofErr w:type="spellEnd"/>
      <w:r w:rsidRPr="007706DE">
        <w:rPr>
          <w:rFonts w:ascii="Calibri" w:hAnsi="Calibri" w:cs="Calibri"/>
          <w:sz w:val="22"/>
          <w:szCs w:val="22"/>
        </w:rPr>
        <w:t>) to satisfy data</w:t>
      </w:r>
      <w:r w:rsidRPr="007706DE">
        <w:rPr>
          <w:rFonts w:ascii="Calibri" w:hAnsi="Calibri" w:cs="Calibri"/>
          <w:sz w:val="22"/>
          <w:szCs w:val="22"/>
        </w:rPr>
        <w:noBreakHyphen/>
      </w:r>
      <w:r w:rsidRPr="007706DE">
        <w:rPr>
          <w:rFonts w:ascii="Calibri" w:hAnsi="Calibri" w:cs="Calibri"/>
          <w:sz w:val="22"/>
          <w:szCs w:val="22"/>
        </w:rPr>
        <w:t>residency and channel requirements.</w:t>
      </w:r>
    </w:p>
    <w:p w:rsidRPr="007706DE" w:rsidR="00957439" w:rsidP="004D0259" w:rsidRDefault="00957439" w14:paraId="4B8E1D48" w14:textId="77777777">
      <w:pPr>
        <w:numPr>
          <w:ilvl w:val="0"/>
          <w:numId w:val="72"/>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Marketing platforms:</w:t>
      </w:r>
      <w:r w:rsidRPr="007706DE">
        <w:rPr>
          <w:rFonts w:ascii="Calibri" w:hAnsi="Calibri" w:cs="Calibri"/>
          <w:sz w:val="22"/>
          <w:szCs w:val="22"/>
        </w:rPr>
        <w:t xml:space="preserve"> </w:t>
      </w:r>
      <w:r w:rsidRPr="007706DE">
        <w:rPr>
          <w:rFonts w:ascii="Calibri" w:hAnsi="Calibri" w:cs="Calibri"/>
          <w:b/>
          <w:bCs/>
          <w:sz w:val="22"/>
          <w:szCs w:val="22"/>
        </w:rPr>
        <w:t>Marketo/Acoustic</w:t>
      </w:r>
      <w:r w:rsidRPr="007706DE">
        <w:rPr>
          <w:rFonts w:ascii="Calibri" w:hAnsi="Calibri" w:cs="Calibri"/>
          <w:sz w:val="22"/>
          <w:szCs w:val="22"/>
        </w:rPr>
        <w:t xml:space="preserve"> migration milestones and success criteria are </w:t>
      </w:r>
      <w:r w:rsidRPr="007706DE">
        <w:rPr>
          <w:rFonts w:ascii="Calibri" w:hAnsi="Calibri" w:cs="Calibri"/>
          <w:b/>
          <w:bCs/>
          <w:sz w:val="22"/>
          <w:szCs w:val="22"/>
        </w:rPr>
        <w:t>owned by LCM/Marketing</w:t>
      </w:r>
      <w:r w:rsidRPr="007706DE">
        <w:rPr>
          <w:rFonts w:ascii="Calibri" w:hAnsi="Calibri" w:cs="Calibri"/>
          <w:sz w:val="22"/>
          <w:szCs w:val="22"/>
        </w:rPr>
        <w:t xml:space="preserve"> and tracked on their parallel plan.</w:t>
      </w:r>
    </w:p>
    <w:p w:rsidRPr="007706DE" w:rsidR="00957439" w:rsidP="00957439" w:rsidRDefault="00957439" w14:paraId="26062295"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Phase II — Pending Decisions / Next Scope</w:t>
      </w:r>
    </w:p>
    <w:p w:rsidRPr="007706DE" w:rsidR="00957439" w:rsidP="004D0259" w:rsidRDefault="00957439" w14:paraId="54697649" w14:textId="5F767060">
      <w:pPr>
        <w:numPr>
          <w:ilvl w:val="0"/>
          <w:numId w:val="73"/>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Centralization of additional senders:</w:t>
      </w:r>
      <w:r w:rsidRPr="007706DE">
        <w:rPr>
          <w:rFonts w:ascii="Calibri" w:hAnsi="Calibri" w:cs="Calibri"/>
          <w:sz w:val="22"/>
          <w:szCs w:val="22"/>
        </w:rPr>
        <w:t xml:space="preserve"> Define the path (and timing) for </w:t>
      </w:r>
      <w:r w:rsidRPr="007706DE">
        <w:rPr>
          <w:rFonts w:ascii="Calibri" w:hAnsi="Calibri" w:cs="Calibri"/>
          <w:b/>
          <w:bCs/>
          <w:sz w:val="22"/>
          <w:szCs w:val="22"/>
        </w:rPr>
        <w:t>ORN / Salesforce / Outlook</w:t>
      </w:r>
      <w:r w:rsidRPr="007706DE">
        <w:rPr>
          <w:rFonts w:ascii="Calibri" w:hAnsi="Calibri" w:cs="Calibri"/>
          <w:sz w:val="22"/>
          <w:szCs w:val="22"/>
        </w:rPr>
        <w:t xml:space="preserve"> communications to enter governed visibility and, where justified, recreation/centralization.</w:t>
      </w:r>
    </w:p>
    <w:p w:rsidRPr="007706DE" w:rsidR="00957439" w:rsidP="004D0259" w:rsidRDefault="00957439" w14:paraId="76492904" w14:textId="77777777">
      <w:pPr>
        <w:numPr>
          <w:ilvl w:val="0"/>
          <w:numId w:val="73"/>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Ad</w:t>
      </w:r>
      <w:r w:rsidRPr="007706DE">
        <w:rPr>
          <w:rFonts w:ascii="Calibri" w:hAnsi="Calibri" w:cs="Calibri"/>
          <w:b/>
          <w:bCs/>
          <w:sz w:val="22"/>
          <w:szCs w:val="22"/>
        </w:rPr>
        <w:noBreakHyphen/>
      </w:r>
      <w:r w:rsidRPr="007706DE">
        <w:rPr>
          <w:rFonts w:ascii="Calibri" w:hAnsi="Calibri" w:cs="Calibri"/>
          <w:b/>
          <w:bCs/>
          <w:sz w:val="22"/>
          <w:szCs w:val="22"/>
        </w:rPr>
        <w:t>hoc operational comms governance:</w:t>
      </w:r>
      <w:r w:rsidRPr="007706DE">
        <w:rPr>
          <w:rFonts w:ascii="Calibri" w:hAnsi="Calibri" w:cs="Calibri"/>
          <w:sz w:val="22"/>
          <w:szCs w:val="22"/>
        </w:rPr>
        <w:t xml:space="preserve"> Set standards and owners for </w:t>
      </w:r>
      <w:r w:rsidRPr="007706DE">
        <w:rPr>
          <w:rFonts w:ascii="Calibri" w:hAnsi="Calibri" w:cs="Calibri"/>
          <w:b/>
          <w:bCs/>
          <w:sz w:val="22"/>
          <w:szCs w:val="22"/>
        </w:rPr>
        <w:t>non</w:t>
      </w:r>
      <w:r w:rsidRPr="007706DE">
        <w:rPr>
          <w:rFonts w:ascii="Calibri" w:hAnsi="Calibri" w:cs="Calibri"/>
          <w:b/>
          <w:bCs/>
          <w:sz w:val="22"/>
          <w:szCs w:val="22"/>
        </w:rPr>
        <w:noBreakHyphen/>
      </w:r>
      <w:r w:rsidRPr="007706DE">
        <w:rPr>
          <w:rFonts w:ascii="Calibri" w:hAnsi="Calibri" w:cs="Calibri"/>
          <w:b/>
          <w:bCs/>
          <w:sz w:val="22"/>
          <w:szCs w:val="22"/>
        </w:rPr>
        <w:t>ongoing</w:t>
      </w:r>
      <w:r w:rsidRPr="007706DE">
        <w:rPr>
          <w:rFonts w:ascii="Calibri" w:hAnsi="Calibri" w:cs="Calibri"/>
          <w:sz w:val="22"/>
          <w:szCs w:val="22"/>
        </w:rPr>
        <w:t xml:space="preserve"> operational messages (e.g., </w:t>
      </w:r>
      <w:r w:rsidRPr="007706DE">
        <w:rPr>
          <w:rFonts w:ascii="Calibri" w:hAnsi="Calibri" w:cs="Calibri"/>
          <w:b/>
          <w:bCs/>
          <w:sz w:val="22"/>
          <w:szCs w:val="22"/>
        </w:rPr>
        <w:t>pricing updates</w:t>
      </w:r>
      <w:r w:rsidRPr="007706DE">
        <w:rPr>
          <w:rFonts w:ascii="Calibri" w:hAnsi="Calibri" w:cs="Calibri"/>
          <w:sz w:val="22"/>
          <w:szCs w:val="22"/>
        </w:rPr>
        <w:t>, policy changes), including criteria and approval flow.</w:t>
      </w:r>
    </w:p>
    <w:p w:rsidRPr="007706DE" w:rsidR="00957439" w:rsidP="004D0259" w:rsidRDefault="00957439" w14:paraId="6FB76E05" w14:textId="101BE725">
      <w:pPr>
        <w:numPr>
          <w:ilvl w:val="0"/>
          <w:numId w:val="73"/>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Partnership communication plan:</w:t>
      </w:r>
      <w:r w:rsidRPr="007706DE">
        <w:rPr>
          <w:rFonts w:ascii="Calibri" w:hAnsi="Calibri" w:cs="Calibri"/>
          <w:sz w:val="22"/>
          <w:szCs w:val="22"/>
        </w:rPr>
        <w:t xml:space="preserve"> Establish requirements</w:t>
      </w:r>
      <w:r w:rsidR="00166741">
        <w:rPr>
          <w:rFonts w:ascii="Calibri" w:hAnsi="Calibri" w:cs="Calibri"/>
          <w:sz w:val="22"/>
          <w:szCs w:val="22"/>
        </w:rPr>
        <w:t xml:space="preserve"> </w:t>
      </w:r>
      <w:r w:rsidRPr="007706DE">
        <w:rPr>
          <w:rFonts w:ascii="Calibri" w:hAnsi="Calibri" w:cs="Calibri"/>
          <w:sz w:val="22"/>
          <w:szCs w:val="22"/>
        </w:rPr>
        <w:t xml:space="preserve">and the recreation framework for </w:t>
      </w:r>
      <w:r w:rsidRPr="007706DE">
        <w:rPr>
          <w:rFonts w:ascii="Calibri" w:hAnsi="Calibri" w:cs="Calibri"/>
          <w:b/>
          <w:bCs/>
          <w:sz w:val="22"/>
          <w:szCs w:val="22"/>
        </w:rPr>
        <w:t>partner/eco</w:t>
      </w:r>
      <w:r w:rsidRPr="007706DE">
        <w:rPr>
          <w:rFonts w:ascii="Calibri" w:hAnsi="Calibri" w:cs="Calibri"/>
          <w:b/>
          <w:bCs/>
          <w:sz w:val="22"/>
          <w:szCs w:val="22"/>
        </w:rPr>
        <w:noBreakHyphen/>
      </w:r>
      <w:r w:rsidRPr="007706DE">
        <w:rPr>
          <w:rFonts w:ascii="Calibri" w:hAnsi="Calibri" w:cs="Calibri"/>
          <w:b/>
          <w:bCs/>
          <w:sz w:val="22"/>
          <w:szCs w:val="22"/>
        </w:rPr>
        <w:t>system</w:t>
      </w:r>
      <w:r w:rsidRPr="007706DE">
        <w:rPr>
          <w:rFonts w:ascii="Calibri" w:hAnsi="Calibri" w:cs="Calibri"/>
          <w:sz w:val="22"/>
          <w:szCs w:val="22"/>
        </w:rPr>
        <w:t xml:space="preserve"> communications.</w:t>
      </w:r>
    </w:p>
    <w:p w:rsidRPr="007706DE" w:rsidR="00957439" w:rsidP="00957439" w:rsidRDefault="00957439" w14:paraId="6B04A17C" w14:textId="77777777">
      <w:pPr>
        <w:spacing w:before="100" w:beforeAutospacing="1" w:line="300" w:lineRule="atLeast"/>
        <w:outlineLvl w:val="2"/>
        <w:rPr>
          <w:rFonts w:ascii="Calibri" w:hAnsi="Calibri" w:cs="Calibri"/>
          <w:color w:val="000000" w:themeColor="text1"/>
          <w:sz w:val="22"/>
          <w:szCs w:val="22"/>
        </w:rPr>
      </w:pPr>
      <w:r>
        <w:rPr>
          <w:noProof/>
        </w:rPr>
        <mc:AlternateContent>
          <mc:Choice Requires="wps">
            <w:drawing>
              <wp:inline distT="0" distB="0" distL="0" distR="0" wp14:anchorId="67BE279B" wp14:editId="05025EFF">
                <wp:extent cx="5943600" cy="1270"/>
                <wp:effectExtent l="0" t="0" r="12700" b="24130"/>
                <wp:docPr id="435797610" name="Horizontal Line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402046DC">
              <v:rect id="Horizontal Line 104" style="width:468pt;height:.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4B934C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">
                <v:path arrowok="t"/>
                <w10:anchorlock/>
              </v:rect>
            </w:pict>
          </mc:Fallback>
        </mc:AlternateContent>
      </w:r>
    </w:p>
    <w:p w:rsidRPr="007706DE" w:rsidR="00957439" w:rsidP="00957439" w:rsidRDefault="00957439" w14:paraId="407D47C5" w14:textId="77777777">
      <w:pPr>
        <w:spacing w:after="160" w:line="278" w:lineRule="auto"/>
        <w:rPr>
          <w:rFonts w:ascii="Calibri" w:hAnsi="Calibri" w:cs="Calibri"/>
          <w:b/>
          <w:bCs/>
          <w:color w:val="000000" w:themeColor="text1"/>
          <w:sz w:val="22"/>
          <w:szCs w:val="22"/>
        </w:rPr>
      </w:pPr>
      <w:r w:rsidRPr="007706DE">
        <w:rPr>
          <w:rFonts w:ascii="Calibri" w:hAnsi="Calibri" w:cs="Calibri"/>
          <w:b/>
          <w:bCs/>
          <w:color w:val="000000" w:themeColor="text1"/>
          <w:sz w:val="22"/>
          <w:szCs w:val="22"/>
        </w:rPr>
        <w:br w:type="page"/>
      </w:r>
    </w:p>
    <w:p w:rsidRPr="007706DE" w:rsidR="00957439" w:rsidP="00957439" w:rsidRDefault="00957439" w14:paraId="5A5527FA" w14:textId="1AAED710">
      <w:pPr>
        <w:pStyle w:val="Heading3"/>
        <w:rPr>
          <w:rFonts w:ascii="Calibri" w:hAnsi="Calibri" w:cs="Calibri"/>
        </w:rPr>
      </w:pPr>
      <w:r w:rsidRPr="007706DE">
        <w:rPr>
          <w:rFonts w:ascii="Calibri" w:hAnsi="Calibri" w:cs="Calibri"/>
        </w:rPr>
        <w:t>11.2 Pillar: Channels (Internal &amp; External)</w:t>
      </w:r>
    </w:p>
    <w:p w:rsidRPr="007706DE" w:rsidR="00957439" w:rsidP="00957439" w:rsidRDefault="00957439" w14:paraId="1F9906BE" w14:textId="02A5673F">
      <w:pPr>
        <w:pStyle w:val="NormalWeb"/>
        <w:spacing w:line="300" w:lineRule="atLeast"/>
        <w:rPr>
          <w:rFonts w:ascii="Calibri" w:hAnsi="Calibri" w:cs="Calibri"/>
          <w:color w:val="000000" w:themeColor="text1"/>
          <w:sz w:val="22"/>
          <w:szCs w:val="22"/>
        </w:rPr>
      </w:pPr>
      <w:r w:rsidRPr="007706DE">
        <w:rPr>
          <w:rFonts w:ascii="Calibri" w:hAnsi="Calibri" w:cs="Calibri"/>
          <w:sz w:val="22"/>
          <w:szCs w:val="22"/>
        </w:rPr>
        <w:t xml:space="preserve">Channels define all communication surfaces—internal and external—and ensure every message appears in the right place, with the right purpose, governed rules, and measurable outcomes. This pillar creates a unified channel ecosystem powered by CEP orchestration, standardized components, and a clear hierarchy of </w:t>
      </w:r>
      <w:r w:rsidRPr="007706DE">
        <w:rPr>
          <w:rFonts w:ascii="Calibri" w:hAnsi="Calibri" w:cs="Calibri"/>
          <w:color w:val="000000" w:themeColor="text1"/>
          <w:sz w:val="22"/>
          <w:szCs w:val="22"/>
        </w:rPr>
        <w:t>communication surfaces.</w:t>
      </w:r>
    </w:p>
    <w:p w:rsidRPr="007706DE" w:rsidR="00957439" w:rsidP="00957439" w:rsidRDefault="00957439" w14:paraId="4CA468BC" w14:textId="77777777">
      <w:r w:rsidRPr="007706DE">
        <w:rPr>
          <w:rStyle w:val="Strong"/>
          <w:rFonts w:ascii="Calibri" w:hAnsi="Calibri" w:cs="Calibri"/>
          <w:color w:val="000000" w:themeColor="text1"/>
          <w:sz w:val="22"/>
          <w:szCs w:val="22"/>
        </w:rPr>
        <w:t>a) Success Metrics &amp; OKRs</w:t>
      </w:r>
    </w:p>
    <w:p w:rsidRPr="007706DE" w:rsidR="00957439" w:rsidP="004D0259" w:rsidRDefault="00957439" w14:paraId="4ADEB108" w14:textId="77777777">
      <w:pPr>
        <w:numPr>
          <w:ilvl w:val="0"/>
          <w:numId w:val="74"/>
        </w:numPr>
        <w:spacing w:before="100" w:beforeAutospacing="1" w:after="100" w:afterAutospacing="1" w:line="300" w:lineRule="atLeast"/>
        <w:rPr>
          <w:rFonts w:ascii="Calibri" w:hAnsi="Calibri" w:cs="Calibri"/>
          <w:sz w:val="22"/>
          <w:szCs w:val="22"/>
        </w:rPr>
      </w:pPr>
      <w:r w:rsidRPr="007706DE">
        <w:rPr>
          <w:rStyle w:val="Strong"/>
          <w:rFonts w:ascii="Calibri" w:hAnsi="Calibri" w:cs="Calibri" w:eastAsiaTheme="majorEastAsia"/>
          <w:color w:val="000000" w:themeColor="text1"/>
          <w:sz w:val="22"/>
          <w:szCs w:val="22"/>
        </w:rPr>
        <w:t>External CTR:</w:t>
      </w:r>
      <w:r w:rsidRPr="007706DE">
        <w:rPr>
          <w:rFonts w:ascii="Calibri" w:hAnsi="Calibri" w:cs="Calibri"/>
          <w:color w:val="000000" w:themeColor="text1"/>
          <w:sz w:val="22"/>
          <w:szCs w:val="22"/>
        </w:rPr>
        <w:t xml:space="preserve"> +3% baseline </w:t>
      </w:r>
      <w:r w:rsidRPr="007706DE">
        <w:rPr>
          <w:rFonts w:ascii="Calibri" w:hAnsi="Calibri" w:cs="Calibri"/>
          <w:sz w:val="22"/>
          <w:szCs w:val="22"/>
        </w:rPr>
        <w:t>uplift in 2026; +10–15% in 2027 with localization, quiet hours, and send-time optimization in Tier</w:t>
      </w:r>
      <w:r w:rsidRPr="007706DE">
        <w:rPr>
          <w:rFonts w:ascii="Calibri" w:hAnsi="Calibri" w:cs="Calibri"/>
          <w:sz w:val="22"/>
          <w:szCs w:val="22"/>
        </w:rPr>
        <w:noBreakHyphen/>
      </w:r>
      <w:r w:rsidRPr="007706DE">
        <w:rPr>
          <w:rFonts w:ascii="Calibri" w:hAnsi="Calibri" w:cs="Calibri"/>
          <w:sz w:val="22"/>
          <w:szCs w:val="22"/>
        </w:rPr>
        <w:t>1/2 markets.</w:t>
      </w:r>
    </w:p>
    <w:p w:rsidRPr="007706DE" w:rsidR="00957439" w:rsidP="004D0259" w:rsidRDefault="00957439" w14:paraId="12974EB1" w14:textId="77777777">
      <w:pPr>
        <w:numPr>
          <w:ilvl w:val="0"/>
          <w:numId w:val="74"/>
        </w:numPr>
        <w:spacing w:before="100" w:beforeAutospacing="1" w:after="100" w:afterAutospacing="1" w:line="300" w:lineRule="atLeast"/>
        <w:rPr>
          <w:rFonts w:ascii="Calibri" w:hAnsi="Calibri" w:cs="Calibri"/>
          <w:sz w:val="22"/>
          <w:szCs w:val="22"/>
        </w:rPr>
      </w:pPr>
      <w:r w:rsidRPr="007706DE">
        <w:rPr>
          <w:rStyle w:val="Strong"/>
          <w:rFonts w:ascii="Calibri" w:hAnsi="Calibri" w:cs="Calibri" w:eastAsiaTheme="majorEastAsia"/>
          <w:sz w:val="22"/>
          <w:szCs w:val="22"/>
        </w:rPr>
        <w:t>Action completion:</w:t>
      </w:r>
      <w:r w:rsidRPr="007706DE">
        <w:rPr>
          <w:rFonts w:ascii="Calibri" w:hAnsi="Calibri" w:cs="Calibri"/>
          <w:sz w:val="22"/>
          <w:szCs w:val="22"/>
        </w:rPr>
        <w:t xml:space="preserve"> Achieve a +10% uplift in 2026 for defined </w:t>
      </w:r>
      <w:r w:rsidRPr="007706DE">
        <w:rPr>
          <w:rStyle w:val="Strong"/>
          <w:rFonts w:ascii="Calibri" w:hAnsi="Calibri" w:cs="Calibri" w:eastAsiaTheme="majorEastAsia"/>
          <w:sz w:val="22"/>
          <w:szCs w:val="22"/>
        </w:rPr>
        <w:t>promotional</w:t>
      </w:r>
      <w:r w:rsidRPr="007706DE">
        <w:rPr>
          <w:rFonts w:ascii="Calibri" w:hAnsi="Calibri" w:cs="Calibri"/>
          <w:sz w:val="22"/>
          <w:szCs w:val="22"/>
        </w:rPr>
        <w:t xml:space="preserve"> journeys (acquisition, upsell, cross</w:t>
      </w:r>
      <w:r w:rsidRPr="007706DE">
        <w:rPr>
          <w:rFonts w:ascii="Calibri" w:hAnsi="Calibri" w:cs="Calibri"/>
          <w:sz w:val="22"/>
          <w:szCs w:val="22"/>
        </w:rPr>
        <w:noBreakHyphen/>
      </w:r>
      <w:r w:rsidRPr="007706DE">
        <w:rPr>
          <w:rFonts w:ascii="Calibri" w:hAnsi="Calibri" w:cs="Calibri"/>
          <w:sz w:val="22"/>
          <w:szCs w:val="22"/>
        </w:rPr>
        <w:t>sell), increasing to +15–20% in 2027 with enhanced personalization, role/entity targeting, and CEP</w:t>
      </w:r>
      <w:r w:rsidRPr="007706DE">
        <w:rPr>
          <w:rFonts w:ascii="Calibri" w:hAnsi="Calibri" w:cs="Calibri"/>
          <w:sz w:val="22"/>
          <w:szCs w:val="22"/>
        </w:rPr>
        <w:noBreakHyphen/>
      </w:r>
      <w:r w:rsidRPr="007706DE">
        <w:rPr>
          <w:rFonts w:ascii="Calibri" w:hAnsi="Calibri" w:cs="Calibri"/>
          <w:sz w:val="22"/>
          <w:szCs w:val="22"/>
        </w:rPr>
        <w:t>driven segmentation.</w:t>
      </w:r>
    </w:p>
    <w:p w:rsidRPr="007706DE" w:rsidR="00957439" w:rsidP="00957439" w:rsidRDefault="00957439" w14:paraId="51B29505" w14:textId="77777777">
      <w:pPr>
        <w:spacing w:line="300" w:lineRule="atLeast"/>
        <w:rPr>
          <w:rFonts w:ascii="Calibri" w:hAnsi="Calibri" w:cs="Calibri"/>
          <w:color w:val="000000" w:themeColor="text1"/>
          <w:sz w:val="22"/>
          <w:szCs w:val="22"/>
        </w:rPr>
      </w:pPr>
    </w:p>
    <w:p w:rsidRPr="007706DE" w:rsidR="00957439" w:rsidP="00957439" w:rsidRDefault="00957439" w14:paraId="4B0BCDE9" w14:textId="77777777">
      <w:r w:rsidRPr="007706DE">
        <w:rPr>
          <w:rStyle w:val="Strong"/>
          <w:rFonts w:ascii="Calibri" w:hAnsi="Calibri" w:cs="Calibri"/>
          <w:color w:val="000000" w:themeColor="text1"/>
          <w:sz w:val="22"/>
          <w:szCs w:val="22"/>
        </w:rPr>
        <w:t>b) 2026–2027 Big Rocks</w:t>
      </w:r>
    </w:p>
    <w:p w:rsidRPr="007706DE" w:rsidR="00957439" w:rsidP="004D0259" w:rsidRDefault="00957439" w14:paraId="1EE74F78" w14:textId="77777777">
      <w:pPr>
        <w:pStyle w:val="Heading3"/>
        <w:numPr>
          <w:ilvl w:val="0"/>
          <w:numId w:val="79"/>
        </w:numPr>
        <w:spacing w:before="0"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Internal Channels — 2026 H1</w:t>
      </w:r>
    </w:p>
    <w:p w:rsidRPr="007706DE" w:rsidR="00957439" w:rsidP="00957439" w:rsidRDefault="00957439" w14:paraId="2AE070AF" w14:textId="77777777">
      <w:pPr>
        <w:pStyle w:val="NormalWeb"/>
        <w:spacing w:before="0" w:beforeAutospacing="0" w:line="300" w:lineRule="atLeast"/>
        <w:ind w:left="720"/>
        <w:rPr>
          <w:rFonts w:ascii="Calibri" w:hAnsi="Calibri" w:cs="Calibri"/>
          <w:color w:val="000000" w:themeColor="text1"/>
          <w:sz w:val="22"/>
          <w:szCs w:val="22"/>
        </w:rPr>
      </w:pPr>
      <w:r w:rsidRPr="007706DE">
        <w:rPr>
          <w:rFonts w:ascii="Calibri" w:hAnsi="Calibri" w:cs="Calibri"/>
          <w:color w:val="000000" w:themeColor="text1"/>
          <w:sz w:val="22"/>
          <w:szCs w:val="22"/>
        </w:rPr>
        <w:t xml:space="preserve">Implement Braze’s </w:t>
      </w:r>
      <w:r w:rsidRPr="007706DE">
        <w:rPr>
          <w:rStyle w:val="Strong"/>
          <w:rFonts w:ascii="Calibri" w:hAnsi="Calibri" w:cs="Calibri" w:eastAsiaTheme="majorEastAsia"/>
          <w:color w:val="000000" w:themeColor="text1"/>
          <w:sz w:val="22"/>
          <w:szCs w:val="22"/>
        </w:rPr>
        <w:t>in</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app SDK</w:t>
      </w:r>
      <w:r w:rsidRPr="007706DE">
        <w:rPr>
          <w:rFonts w:ascii="Calibri" w:hAnsi="Calibri" w:cs="Calibri"/>
          <w:color w:val="000000" w:themeColor="text1"/>
          <w:sz w:val="22"/>
          <w:szCs w:val="22"/>
        </w:rPr>
        <w:t xml:space="preserve">, enabling the use of </w:t>
      </w:r>
      <w:r w:rsidRPr="007706DE">
        <w:rPr>
          <w:rStyle w:val="Strong"/>
          <w:rFonts w:ascii="Calibri" w:hAnsi="Calibri" w:cs="Calibri" w:eastAsiaTheme="majorEastAsia"/>
          <w:color w:val="000000" w:themeColor="text1"/>
          <w:sz w:val="22"/>
          <w:szCs w:val="22"/>
        </w:rPr>
        <w:t>Braze Content Cards, Banners, and additional components</w:t>
      </w:r>
      <w:r w:rsidRPr="007706DE">
        <w:rPr>
          <w:rFonts w:ascii="Calibri" w:hAnsi="Calibri" w:cs="Calibri"/>
          <w:color w:val="000000" w:themeColor="text1"/>
          <w:sz w:val="22"/>
          <w:szCs w:val="22"/>
        </w:rPr>
        <w:t xml:space="preserve"> as first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class, native in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product surfaces. Define the </w:t>
      </w:r>
      <w:r w:rsidRPr="007706DE">
        <w:rPr>
          <w:rStyle w:val="Strong"/>
          <w:rFonts w:ascii="Calibri" w:hAnsi="Calibri" w:cs="Calibri" w:eastAsiaTheme="majorEastAsia"/>
          <w:color w:val="000000" w:themeColor="text1"/>
          <w:sz w:val="22"/>
          <w:szCs w:val="22"/>
        </w:rPr>
        <w:t>placement taxonomy</w:t>
      </w:r>
      <w:r w:rsidRPr="007706DE">
        <w:rPr>
          <w:rFonts w:ascii="Calibri" w:hAnsi="Calibri" w:cs="Calibri"/>
          <w:color w:val="000000" w:themeColor="text1"/>
          <w:sz w:val="22"/>
          <w:szCs w:val="22"/>
        </w:rPr>
        <w:t xml:space="preserve">, tagging standards, allowed message types per surface, and routing hierarchy. Enable the </w:t>
      </w:r>
      <w:r w:rsidRPr="007706DE">
        <w:rPr>
          <w:rStyle w:val="Strong"/>
          <w:rFonts w:ascii="Calibri" w:hAnsi="Calibri" w:cs="Calibri" w:eastAsiaTheme="majorEastAsia"/>
          <w:color w:val="000000" w:themeColor="text1"/>
          <w:sz w:val="22"/>
          <w:szCs w:val="22"/>
        </w:rPr>
        <w:t>Jumbotron</w:t>
      </w:r>
      <w:r w:rsidRPr="007706DE">
        <w:rPr>
          <w:rFonts w:ascii="Calibri" w:hAnsi="Calibri" w:cs="Calibri"/>
          <w:color w:val="000000" w:themeColor="text1"/>
          <w:sz w:val="22"/>
          <w:szCs w:val="22"/>
        </w:rPr>
        <w:t xml:space="preserve"> through Braze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powered UI components.</w:t>
      </w:r>
    </w:p>
    <w:p w:rsidRPr="007706DE" w:rsidR="00957439" w:rsidP="004D0259" w:rsidRDefault="00957439" w14:paraId="22B54F5D" w14:textId="77777777">
      <w:pPr>
        <w:pStyle w:val="Heading3"/>
        <w:numPr>
          <w:ilvl w:val="0"/>
          <w:numId w:val="79"/>
        </w:numPr>
        <w:spacing w:before="0"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Internal Channels — 2026 H2</w:t>
      </w:r>
    </w:p>
    <w:p w:rsidRPr="007706DE" w:rsidR="00957439" w:rsidP="00957439" w:rsidRDefault="00957439" w14:paraId="20B25DC2" w14:textId="1AD3A4B1">
      <w:pPr>
        <w:pStyle w:val="NormalWeb"/>
        <w:spacing w:before="0" w:beforeAutospacing="0" w:line="300" w:lineRule="atLeast"/>
        <w:ind w:left="720"/>
        <w:rPr>
          <w:rFonts w:ascii="Calibri" w:hAnsi="Calibri" w:cs="Calibri"/>
          <w:color w:val="000000" w:themeColor="text1"/>
          <w:sz w:val="22"/>
          <w:szCs w:val="22"/>
        </w:rPr>
      </w:pPr>
      <w:r w:rsidRPr="007706DE">
        <w:rPr>
          <w:rFonts w:ascii="Calibri" w:hAnsi="Calibri" w:cs="Calibri"/>
          <w:color w:val="000000" w:themeColor="text1"/>
          <w:sz w:val="22"/>
          <w:szCs w:val="22"/>
        </w:rPr>
        <w:t xml:space="preserve">Connect </w:t>
      </w:r>
      <w:r w:rsidRPr="007706DE">
        <w:rPr>
          <w:rStyle w:val="Strong"/>
          <w:rFonts w:ascii="Calibri" w:hAnsi="Calibri" w:cs="Calibri" w:eastAsiaTheme="majorEastAsia"/>
          <w:color w:val="000000" w:themeColor="text1"/>
          <w:sz w:val="22"/>
          <w:szCs w:val="22"/>
        </w:rPr>
        <w:t>What’s New</w:t>
      </w:r>
      <w:r w:rsidRPr="007706DE">
        <w:rPr>
          <w:rFonts w:ascii="Calibri" w:hAnsi="Calibri" w:cs="Calibri"/>
          <w:color w:val="000000" w:themeColor="text1"/>
          <w:sz w:val="22"/>
          <w:szCs w:val="22"/>
        </w:rPr>
        <w:t xml:space="preserve"> and the </w:t>
      </w:r>
      <w:r w:rsidRPr="007706DE">
        <w:rPr>
          <w:rStyle w:val="Strong"/>
          <w:rFonts w:ascii="Calibri" w:hAnsi="Calibri" w:cs="Calibri" w:eastAsiaTheme="majorEastAsia"/>
          <w:color w:val="000000" w:themeColor="text1"/>
          <w:sz w:val="22"/>
          <w:szCs w:val="22"/>
        </w:rPr>
        <w:t>Welcome Banner</w:t>
      </w:r>
      <w:r w:rsidRPr="007706DE">
        <w:rPr>
          <w:rFonts w:ascii="Calibri" w:hAnsi="Calibri" w:cs="Calibri"/>
          <w:color w:val="000000" w:themeColor="text1"/>
          <w:sz w:val="22"/>
          <w:szCs w:val="22"/>
        </w:rPr>
        <w:t xml:space="preserve"> to Braze for eligibility and experimentation. Deliver the </w:t>
      </w:r>
      <w:r w:rsidRPr="007706DE">
        <w:rPr>
          <w:rStyle w:val="Strong"/>
          <w:rFonts w:ascii="Calibri" w:hAnsi="Calibri" w:cs="Calibri" w:eastAsiaTheme="majorEastAsia"/>
          <w:color w:val="000000" w:themeColor="text1"/>
          <w:sz w:val="22"/>
          <w:szCs w:val="22"/>
        </w:rPr>
        <w:t>Notification Center MVP</w:t>
      </w:r>
      <w:r w:rsidRPr="007706DE">
        <w:rPr>
          <w:rFonts w:ascii="Calibri" w:hAnsi="Calibri" w:cs="Calibri"/>
          <w:color w:val="000000" w:themeColor="text1"/>
          <w:sz w:val="22"/>
          <w:szCs w:val="22"/>
        </w:rPr>
        <w:t xml:space="preserve"> (business actions, alerts, What’s New), supported by required instrumentation.</w:t>
      </w:r>
    </w:p>
    <w:p w:rsidRPr="007706DE" w:rsidR="00957439" w:rsidP="004D0259" w:rsidRDefault="00957439" w14:paraId="75C38D13" w14:textId="77777777">
      <w:pPr>
        <w:pStyle w:val="Heading3"/>
        <w:numPr>
          <w:ilvl w:val="0"/>
          <w:numId w:val="79"/>
        </w:numPr>
        <w:spacing w:before="0"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External Channels — 2026 H1</w:t>
      </w:r>
    </w:p>
    <w:p w:rsidRPr="007706DE" w:rsidR="00957439" w:rsidP="00957439" w:rsidRDefault="00957439" w14:paraId="6A081B8B" w14:textId="77777777">
      <w:pPr>
        <w:pStyle w:val="NormalWeb"/>
        <w:spacing w:before="0" w:beforeAutospacing="0" w:line="300" w:lineRule="atLeast"/>
        <w:ind w:left="720"/>
        <w:rPr>
          <w:rFonts w:ascii="Calibri" w:hAnsi="Calibri" w:cs="Calibri"/>
          <w:color w:val="000000" w:themeColor="text1"/>
          <w:sz w:val="22"/>
          <w:szCs w:val="22"/>
        </w:rPr>
      </w:pPr>
      <w:r w:rsidRPr="007706DE">
        <w:rPr>
          <w:rFonts w:ascii="Calibri" w:hAnsi="Calibri" w:cs="Calibri"/>
          <w:color w:val="000000" w:themeColor="text1"/>
          <w:sz w:val="22"/>
          <w:szCs w:val="22"/>
        </w:rPr>
        <w:t xml:space="preserve">Standardize </w:t>
      </w:r>
      <w:r w:rsidRPr="007706DE">
        <w:rPr>
          <w:rStyle w:val="Strong"/>
          <w:rFonts w:ascii="Calibri" w:hAnsi="Calibri" w:cs="Calibri" w:eastAsiaTheme="majorEastAsia"/>
          <w:color w:val="000000" w:themeColor="text1"/>
          <w:sz w:val="22"/>
          <w:szCs w:val="22"/>
        </w:rPr>
        <w:t>transactional and operational Email and Push templates</w:t>
      </w:r>
      <w:r w:rsidRPr="007706DE">
        <w:rPr>
          <w:rFonts w:ascii="Calibri" w:hAnsi="Calibri" w:cs="Calibri"/>
          <w:color w:val="000000" w:themeColor="text1"/>
          <w:sz w:val="22"/>
          <w:szCs w:val="22"/>
        </w:rPr>
        <w:t xml:space="preserve"> under consistent governance, metadata, and localization rules.</w:t>
      </w:r>
    </w:p>
    <w:p w:rsidRPr="007706DE" w:rsidR="00957439" w:rsidP="004D0259" w:rsidRDefault="00957439" w14:paraId="54159742" w14:textId="77777777">
      <w:pPr>
        <w:pStyle w:val="Heading3"/>
        <w:numPr>
          <w:ilvl w:val="0"/>
          <w:numId w:val="79"/>
        </w:numPr>
        <w:spacing w:before="0"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External Channels — 2026 H2</w:t>
      </w:r>
    </w:p>
    <w:p w:rsidRPr="007706DE" w:rsidR="00957439" w:rsidP="00957439" w:rsidRDefault="00957439" w14:paraId="5B58B12A" w14:textId="77777777">
      <w:pPr>
        <w:pStyle w:val="NormalWeb"/>
        <w:spacing w:before="0" w:beforeAutospacing="0" w:line="300" w:lineRule="atLeast"/>
        <w:ind w:left="720"/>
        <w:rPr>
          <w:rFonts w:ascii="Calibri" w:hAnsi="Calibri" w:cs="Calibri"/>
          <w:color w:val="000000" w:themeColor="text1"/>
          <w:sz w:val="22"/>
          <w:szCs w:val="22"/>
        </w:rPr>
      </w:pPr>
      <w:r w:rsidRPr="007706DE">
        <w:rPr>
          <w:rFonts w:ascii="Calibri" w:hAnsi="Calibri" w:cs="Calibri"/>
          <w:color w:val="000000" w:themeColor="text1"/>
          <w:sz w:val="22"/>
          <w:szCs w:val="22"/>
        </w:rPr>
        <w:t xml:space="preserve">Prioritize </w:t>
      </w:r>
      <w:r w:rsidRPr="007706DE">
        <w:rPr>
          <w:rStyle w:val="Strong"/>
          <w:rFonts w:ascii="Calibri" w:hAnsi="Calibri" w:cs="Calibri" w:eastAsiaTheme="majorEastAsia"/>
          <w:color w:val="000000" w:themeColor="text1"/>
          <w:sz w:val="22"/>
          <w:szCs w:val="22"/>
        </w:rPr>
        <w:t>two regional messengers</w:t>
      </w:r>
      <w:r w:rsidRPr="007706DE">
        <w:rPr>
          <w:rFonts w:ascii="Calibri" w:hAnsi="Calibri" w:cs="Calibri"/>
          <w:color w:val="000000" w:themeColor="text1"/>
          <w:sz w:val="22"/>
          <w:szCs w:val="22"/>
        </w:rPr>
        <w:t xml:space="preserve"> (e.g., Kakao, Viber) based on ICP footprint, regulatory feasibility, and channel ROI.</w:t>
      </w:r>
    </w:p>
    <w:p w:rsidRPr="007706DE" w:rsidR="00957439" w:rsidP="004D0259" w:rsidRDefault="00957439" w14:paraId="74919190" w14:textId="77777777">
      <w:pPr>
        <w:pStyle w:val="Heading3"/>
        <w:numPr>
          <w:ilvl w:val="0"/>
          <w:numId w:val="79"/>
        </w:numPr>
        <w:spacing w:before="0"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Internal Channels — 2027</w:t>
      </w:r>
    </w:p>
    <w:p w:rsidRPr="007706DE" w:rsidR="00957439" w:rsidP="00957439" w:rsidRDefault="00957439" w14:paraId="0F8A4471" w14:textId="0A5E786F">
      <w:pPr>
        <w:pStyle w:val="NormalWeb"/>
        <w:spacing w:before="0" w:beforeAutospacing="0" w:line="300" w:lineRule="atLeast"/>
        <w:ind w:left="720"/>
        <w:rPr>
          <w:rFonts w:ascii="Calibri" w:hAnsi="Calibri" w:cs="Calibri"/>
          <w:color w:val="000000" w:themeColor="text1"/>
          <w:sz w:val="22"/>
          <w:szCs w:val="22"/>
        </w:rPr>
      </w:pPr>
      <w:r w:rsidRPr="007706DE">
        <w:rPr>
          <w:rFonts w:ascii="Calibri" w:hAnsi="Calibri" w:cs="Calibri"/>
          <w:color w:val="000000" w:themeColor="text1"/>
          <w:sz w:val="22"/>
          <w:szCs w:val="22"/>
        </w:rPr>
        <w:t xml:space="preserve">Introduce </w:t>
      </w:r>
      <w:r w:rsidRPr="007706DE">
        <w:rPr>
          <w:rStyle w:val="Strong"/>
          <w:rFonts w:ascii="Calibri" w:hAnsi="Calibri" w:cs="Calibri" w:eastAsiaTheme="majorEastAsia"/>
          <w:color w:val="000000" w:themeColor="text1"/>
          <w:sz w:val="22"/>
          <w:szCs w:val="22"/>
        </w:rPr>
        <w:t>activity preferences</w:t>
      </w:r>
      <w:r w:rsidRPr="007706DE">
        <w:rPr>
          <w:rFonts w:ascii="Calibri" w:hAnsi="Calibri" w:cs="Calibri"/>
          <w:color w:val="000000" w:themeColor="text1"/>
          <w:sz w:val="22"/>
          <w:szCs w:val="22"/>
        </w:rPr>
        <w:t xml:space="preserve"> and role/entity</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aware channel controls. Launch </w:t>
      </w:r>
      <w:r w:rsidRPr="007706DE">
        <w:rPr>
          <w:rStyle w:val="Strong"/>
          <w:rFonts w:ascii="Calibri" w:hAnsi="Calibri" w:cs="Calibri" w:eastAsiaTheme="majorEastAsia"/>
          <w:color w:val="000000" w:themeColor="text1"/>
          <w:sz w:val="22"/>
          <w:szCs w:val="22"/>
        </w:rPr>
        <w:t>AI Assistant v1</w:t>
      </w:r>
      <w:r w:rsidRPr="007706DE">
        <w:rPr>
          <w:rFonts w:ascii="Calibri" w:hAnsi="Calibri" w:cs="Calibri"/>
          <w:color w:val="000000" w:themeColor="text1"/>
          <w:sz w:val="22"/>
          <w:szCs w:val="22"/>
        </w:rPr>
        <w:t xml:space="preserve"> to provide contextual explanations (“Why did I get this?”), guided tasks, and lightweight in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flow support. Expand internal surfaces with </w:t>
      </w:r>
      <w:r w:rsidRPr="007706DE">
        <w:rPr>
          <w:rStyle w:val="Strong"/>
          <w:rFonts w:ascii="Calibri" w:hAnsi="Calibri" w:cs="Calibri" w:eastAsiaTheme="majorEastAsia"/>
          <w:color w:val="000000" w:themeColor="text1"/>
          <w:sz w:val="22"/>
          <w:szCs w:val="22"/>
        </w:rPr>
        <w:t>proactive product alerts</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modular upsell blocks</w:t>
      </w:r>
      <w:r w:rsidRPr="007706DE">
        <w:rPr>
          <w:rFonts w:ascii="Calibri" w:hAnsi="Calibri" w:cs="Calibri"/>
          <w:color w:val="000000" w:themeColor="text1"/>
          <w:sz w:val="22"/>
          <w:szCs w:val="22"/>
        </w:rPr>
        <w:t xml:space="preserve">, and </w:t>
      </w:r>
      <w:r w:rsidRPr="007706DE">
        <w:rPr>
          <w:rStyle w:val="Strong"/>
          <w:rFonts w:ascii="Calibri" w:hAnsi="Calibri" w:cs="Calibri" w:eastAsiaTheme="majorEastAsia"/>
          <w:color w:val="000000" w:themeColor="text1"/>
          <w:sz w:val="22"/>
          <w:szCs w:val="22"/>
        </w:rPr>
        <w:t>cross</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application placement unification</w:t>
      </w:r>
      <w:r w:rsidRPr="007706DE">
        <w:rPr>
          <w:rFonts w:ascii="Calibri" w:hAnsi="Calibri" w:cs="Calibri"/>
          <w:color w:val="000000" w:themeColor="text1"/>
          <w:sz w:val="22"/>
          <w:szCs w:val="22"/>
        </w:rPr>
        <w:t>.</w:t>
      </w:r>
    </w:p>
    <w:p w:rsidRPr="007706DE" w:rsidR="00957439" w:rsidP="004D0259" w:rsidRDefault="00957439" w14:paraId="71E7F85F" w14:textId="77777777">
      <w:pPr>
        <w:pStyle w:val="Heading3"/>
        <w:numPr>
          <w:ilvl w:val="0"/>
          <w:numId w:val="79"/>
        </w:numPr>
        <w:spacing w:before="0"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External Channels — 2027</w:t>
      </w:r>
    </w:p>
    <w:p w:rsidRPr="007706DE" w:rsidR="00957439" w:rsidP="00957439" w:rsidRDefault="00957439" w14:paraId="6B303DC9" w14:textId="77777777">
      <w:pPr>
        <w:pStyle w:val="NormalWeb"/>
        <w:spacing w:before="0" w:beforeAutospacing="0" w:line="300" w:lineRule="atLeast"/>
        <w:ind w:left="720"/>
        <w:rPr>
          <w:rFonts w:ascii="Calibri" w:hAnsi="Calibri" w:cs="Calibri"/>
          <w:color w:val="000000" w:themeColor="text1"/>
          <w:sz w:val="22"/>
          <w:szCs w:val="22"/>
        </w:rPr>
      </w:pPr>
      <w:r w:rsidRPr="007706DE">
        <w:rPr>
          <w:rFonts w:ascii="Calibri" w:hAnsi="Calibri" w:cs="Calibri"/>
          <w:color w:val="000000" w:themeColor="text1"/>
          <w:sz w:val="22"/>
          <w:szCs w:val="22"/>
        </w:rPr>
        <w:t xml:space="preserve">Add </w:t>
      </w:r>
      <w:r w:rsidRPr="007706DE">
        <w:rPr>
          <w:rStyle w:val="Strong"/>
          <w:rFonts w:ascii="Calibri" w:hAnsi="Calibri" w:cs="Calibri" w:eastAsiaTheme="majorEastAsia"/>
          <w:color w:val="000000" w:themeColor="text1"/>
          <w:sz w:val="22"/>
          <w:szCs w:val="22"/>
        </w:rPr>
        <w:t>WeChat, Kakao, Viber</w:t>
      </w:r>
      <w:r w:rsidRPr="007706DE">
        <w:rPr>
          <w:rFonts w:ascii="Calibri" w:hAnsi="Calibri" w:cs="Calibri"/>
          <w:color w:val="000000" w:themeColor="text1"/>
          <w:sz w:val="22"/>
          <w:szCs w:val="22"/>
        </w:rPr>
        <w:t xml:space="preserve"> where strategically relevant. Implement </w:t>
      </w:r>
      <w:r w:rsidRPr="007706DE">
        <w:rPr>
          <w:rStyle w:val="Strong"/>
          <w:rFonts w:ascii="Calibri" w:hAnsi="Calibri" w:cs="Calibri" w:eastAsiaTheme="majorEastAsia"/>
          <w:color w:val="000000" w:themeColor="text1"/>
          <w:sz w:val="22"/>
          <w:szCs w:val="22"/>
        </w:rPr>
        <w:t>market</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specific quiet hours</w:t>
      </w:r>
      <w:r w:rsidRPr="007706DE">
        <w:rPr>
          <w:rFonts w:ascii="Calibri" w:hAnsi="Calibri" w:cs="Calibri"/>
          <w:color w:val="000000" w:themeColor="text1"/>
          <w:sz w:val="22"/>
          <w:szCs w:val="22"/>
        </w:rPr>
        <w:t xml:space="preserve">, and scale </w:t>
      </w:r>
      <w:r w:rsidRPr="007706DE">
        <w:rPr>
          <w:rStyle w:val="Strong"/>
          <w:rFonts w:ascii="Calibri" w:hAnsi="Calibri" w:cs="Calibri" w:eastAsiaTheme="majorEastAsia"/>
          <w:color w:val="000000" w:themeColor="text1"/>
          <w:sz w:val="22"/>
          <w:szCs w:val="22"/>
        </w:rPr>
        <w:t>send</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time optimization</w:t>
      </w:r>
      <w:r w:rsidRPr="007706DE">
        <w:rPr>
          <w:rFonts w:ascii="Calibri" w:hAnsi="Calibri" w:cs="Calibri"/>
          <w:color w:val="000000" w:themeColor="text1"/>
          <w:sz w:val="22"/>
          <w:szCs w:val="22"/>
        </w:rPr>
        <w:t xml:space="preserve"> and </w:t>
      </w:r>
      <w:r w:rsidRPr="007706DE">
        <w:rPr>
          <w:rStyle w:val="Strong"/>
          <w:rFonts w:ascii="Calibri" w:hAnsi="Calibri" w:cs="Calibri" w:eastAsiaTheme="majorEastAsia"/>
          <w:color w:val="000000" w:themeColor="text1"/>
          <w:sz w:val="22"/>
          <w:szCs w:val="22"/>
        </w:rPr>
        <w:t>cross</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channel sequencing</w:t>
      </w:r>
      <w:r w:rsidRPr="007706DE">
        <w:rPr>
          <w:rFonts w:ascii="Calibri" w:hAnsi="Calibri" w:cs="Calibri"/>
          <w:color w:val="000000" w:themeColor="text1"/>
          <w:sz w:val="22"/>
          <w:szCs w:val="22"/>
        </w:rPr>
        <w:t xml:space="preserve"> using Braze’s orchestration capabilities.</w:t>
      </w:r>
    </w:p>
    <w:p w:rsidRPr="007706DE" w:rsidR="00957439" w:rsidP="00957439" w:rsidRDefault="00957439" w14:paraId="0628B8E0" w14:textId="77777777">
      <w:r w:rsidRPr="007706DE">
        <w:rPr>
          <w:rStyle w:val="Strong"/>
          <w:rFonts w:ascii="Calibri" w:hAnsi="Calibri" w:cs="Calibri"/>
          <w:color w:val="000000" w:themeColor="text1"/>
          <w:sz w:val="22"/>
          <w:szCs w:val="22"/>
        </w:rPr>
        <w:t>c) Current State of Internal &amp; External Channels (2025–2026)</w:t>
      </w:r>
    </w:p>
    <w:tbl>
      <w:tblPr>
        <w:tblpPr w:leftFromText="180" w:rightFromText="180" w:vertAnchor="text" w:horzAnchor="margin" w:tblpY="1409"/>
        <w:tblW w:w="10130" w:type="dxa"/>
        <w:tblCellSpacing w:w="15" w:type="dxa"/>
        <w:tblCellMar>
          <w:top w:w="15" w:type="dxa"/>
          <w:left w:w="15" w:type="dxa"/>
          <w:bottom w:w="15" w:type="dxa"/>
          <w:right w:w="15" w:type="dxa"/>
        </w:tblCellMar>
        <w:tblLook w:val="04A0" w:firstRow="1" w:lastRow="0" w:firstColumn="1" w:lastColumn="0" w:noHBand="0" w:noVBand="1"/>
      </w:tblPr>
      <w:tblGrid>
        <w:gridCol w:w="897"/>
        <w:gridCol w:w="964"/>
        <w:gridCol w:w="1408"/>
        <w:gridCol w:w="1200"/>
        <w:gridCol w:w="2712"/>
        <w:gridCol w:w="890"/>
        <w:gridCol w:w="663"/>
        <w:gridCol w:w="1555"/>
      </w:tblGrid>
      <w:tr w:rsidRPr="007706DE" w:rsidR="007D15D3" w14:paraId="32600D4A" w14:textId="77777777">
        <w:trPr>
          <w:trHeight w:val="583"/>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24B378F6"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Channel / Surface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143446E4"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What Was Done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34906448" w14:textId="77777777">
            <w:pPr>
              <w:jc w:val="center"/>
              <w:rPr>
                <w:rFonts w:ascii="Calibri" w:hAnsi="Calibri" w:cs="Calibri"/>
                <w:b/>
                <w:bCs/>
                <w:sz w:val="16"/>
                <w:szCs w:val="16"/>
              </w:rPr>
            </w:pPr>
            <w:r w:rsidRPr="7EA8AE3B">
              <w:rPr>
                <w:rStyle w:val="Strong"/>
                <w:rFonts w:ascii="Calibri" w:hAnsi="Calibri" w:cs="Calibri" w:eastAsiaTheme="majorEastAsia"/>
                <w:sz w:val="16"/>
                <w:szCs w:val="16"/>
              </w:rPr>
              <w:t>How It’s Managed Today</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2263F4A0"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Results &amp; Insights</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6FAC6920" w14:textId="77777777">
            <w:pPr>
              <w:jc w:val="center"/>
              <w:rPr>
                <w:rFonts w:ascii="Calibri" w:hAnsi="Calibri" w:cs="Calibri"/>
                <w:b/>
                <w:bCs/>
                <w:sz w:val="16"/>
                <w:szCs w:val="16"/>
              </w:rPr>
            </w:pPr>
            <w:r w:rsidRPr="7EA8AE3B">
              <w:rPr>
                <w:rStyle w:val="Strong"/>
                <w:rFonts w:ascii="Calibri" w:hAnsi="Calibri" w:cs="Calibri" w:eastAsiaTheme="majorEastAsia"/>
                <w:sz w:val="16"/>
                <w:szCs w:val="16"/>
              </w:rPr>
              <w:t xml:space="preserve">Limitations (incl. </w:t>
            </w:r>
            <w:proofErr w:type="spellStart"/>
            <w:r w:rsidRPr="7EA8AE3B">
              <w:rPr>
                <w:rStyle w:val="Strong"/>
                <w:rFonts w:ascii="Calibri" w:hAnsi="Calibri" w:cs="Calibri" w:eastAsiaTheme="majorEastAsia"/>
                <w:sz w:val="16"/>
                <w:szCs w:val="16"/>
              </w:rPr>
              <w:t>availablebutnotusable</w:t>
            </w:r>
            <w:proofErr w:type="spellEnd"/>
            <w:r w:rsidRPr="7EA8AE3B">
              <w:rPr>
                <w:rStyle w:val="Strong"/>
                <w:rFonts w:ascii="Calibri" w:hAnsi="Calibri" w:cs="Calibri" w:eastAsiaTheme="majorEastAsia"/>
                <w:sz w:val="16"/>
                <w:szCs w:val="16"/>
              </w:rPr>
              <w:t>)</w:t>
            </w:r>
            <w:r w:rsidRPr="007706DE">
              <w:rPr>
                <w:rStyle w:val="Strong"/>
                <w:rFonts w:ascii="Calibri" w:hAnsi="Calibri" w:cs="Calibri" w:eastAsiaTheme="majorEastAsia"/>
                <w:sz w:val="16"/>
                <w:szCs w:val="16"/>
              </w:rPr>
              <w:noBreakHyphen/>
            </w:r>
            <w:r w:rsidRPr="007706DE">
              <w:rPr>
                <w:rStyle w:val="Strong"/>
                <w:rFonts w:ascii="Calibri" w:hAnsi="Calibri" w:cs="Calibri" w:eastAsiaTheme="majorEastAsia"/>
                <w:sz w:val="16"/>
                <w:szCs w:val="16"/>
              </w:rPr>
              <w:t>but</w:t>
            </w:r>
            <w:r w:rsidRPr="007706DE">
              <w:rPr>
                <w:rStyle w:val="Strong"/>
                <w:rFonts w:ascii="Calibri" w:hAnsi="Calibri" w:cs="Calibri" w:eastAsiaTheme="majorEastAsia"/>
                <w:sz w:val="16"/>
                <w:szCs w:val="16"/>
              </w:rPr>
              <w:noBreakHyphen/>
            </w:r>
            <w:r w:rsidRPr="007706DE">
              <w:rPr>
                <w:rStyle w:val="Strong"/>
                <w:rFonts w:ascii="Calibri" w:hAnsi="Calibri" w:cs="Calibri" w:eastAsiaTheme="majorEastAsia"/>
                <w:sz w:val="16"/>
                <w:szCs w:val="16"/>
              </w:rPr>
              <w:t>not</w:t>
            </w:r>
            <w:r w:rsidRPr="007706DE">
              <w:rPr>
                <w:rStyle w:val="Strong"/>
                <w:rFonts w:ascii="Calibri" w:hAnsi="Calibri" w:cs="Calibri" w:eastAsiaTheme="majorEastAsia"/>
                <w:sz w:val="16"/>
                <w:szCs w:val="16"/>
              </w:rPr>
              <w:noBreakHyphen/>
            </w:r>
            <w:r w:rsidRPr="007706DE">
              <w:rPr>
                <w:rStyle w:val="Strong"/>
                <w:rFonts w:ascii="Calibri" w:hAnsi="Calibri" w:cs="Calibri" w:eastAsiaTheme="majorEastAsia"/>
                <w:sz w:val="16"/>
                <w:szCs w:val="16"/>
              </w:rPr>
              <w:t>usable)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4449EA02"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Governance Status</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62A33274"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BO Visibility</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29D38347"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Forward Plan (2026–2027)</w:t>
            </w:r>
          </w:p>
        </w:tc>
      </w:tr>
      <w:tr w:rsidRPr="007706DE" w:rsidR="007D15D3" w14:paraId="09521D67" w14:textId="77777777">
        <w:trPr>
          <w:trHeight w:val="1373"/>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29EAA933"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Notification Bell / Notification Center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2A69D0C9" w14:textId="77777777">
            <w:pPr>
              <w:rPr>
                <w:rFonts w:ascii="Calibri" w:hAnsi="Calibri" w:cs="Calibri"/>
                <w:sz w:val="16"/>
                <w:szCs w:val="16"/>
              </w:rPr>
            </w:pPr>
            <w:r w:rsidRPr="007706DE">
              <w:rPr>
                <w:rFonts w:ascii="Calibri" w:hAnsi="Calibri" w:cs="Calibri"/>
                <w:sz w:val="16"/>
                <w:szCs w:val="16"/>
              </w:rPr>
              <w:t>Legacy UI &amp; BE; limited experiments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387B7EE5" w14:textId="77777777">
            <w:pPr>
              <w:rPr>
                <w:rFonts w:ascii="Calibri" w:hAnsi="Calibri" w:cs="Calibri"/>
                <w:sz w:val="16"/>
                <w:szCs w:val="16"/>
              </w:rPr>
            </w:pPr>
            <w:r w:rsidRPr="7EA8AE3B">
              <w:rPr>
                <w:rFonts w:ascii="Calibri" w:hAnsi="Calibri" w:cs="Calibri"/>
                <w:sz w:val="16"/>
                <w:szCs w:val="16"/>
              </w:rPr>
              <w:t>Triggered via code or Braze webhook (</w:t>
            </w:r>
            <w:proofErr w:type="spellStart"/>
            <w:r w:rsidRPr="7EA8AE3B">
              <w:rPr>
                <w:rFonts w:ascii="Calibri" w:hAnsi="Calibri" w:cs="Calibri"/>
                <w:sz w:val="16"/>
                <w:szCs w:val="16"/>
              </w:rPr>
              <w:t>performanceheavy</w:t>
            </w:r>
            <w:proofErr w:type="spellEnd"/>
            <w:r w:rsidRPr="7EA8AE3B">
              <w:rPr>
                <w:rFonts w:ascii="Calibri" w:hAnsi="Calibri" w:cs="Calibri"/>
                <w:sz w:val="16"/>
                <w:szCs w:val="16"/>
              </w:rPr>
              <w:t>, suboptimal)</w:t>
            </w:r>
            <w:r w:rsidRPr="007706DE">
              <w:rPr>
                <w:rFonts w:ascii="Calibri" w:hAnsi="Calibri" w:cs="Calibri"/>
                <w:sz w:val="16"/>
                <w:szCs w:val="16"/>
              </w:rPr>
              <w:noBreakHyphen/>
            </w:r>
            <w:r w:rsidRPr="007706DE">
              <w:rPr>
                <w:rFonts w:ascii="Calibri" w:hAnsi="Calibri" w:cs="Calibri"/>
                <w:sz w:val="16"/>
                <w:szCs w:val="16"/>
              </w:rPr>
              <w:t>heavy, suboptimal)</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74BFE2CB" w14:textId="77777777">
            <w:pPr>
              <w:rPr>
                <w:rFonts w:ascii="Calibri" w:hAnsi="Calibri" w:cs="Calibri"/>
                <w:sz w:val="16"/>
                <w:szCs w:val="16"/>
              </w:rPr>
            </w:pPr>
            <w:r w:rsidRPr="007706DE">
              <w:rPr>
                <w:rFonts w:ascii="Calibri" w:hAnsi="Calibri" w:cs="Calibri"/>
                <w:sz w:val="16"/>
                <w:szCs w:val="16"/>
              </w:rPr>
              <w:t>24–25% click bell; ~44% click a notification (dependent on message type)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006C6A27" w14:textId="77777777">
            <w:pPr>
              <w:rPr>
                <w:rFonts w:ascii="Calibri" w:hAnsi="Calibri" w:cs="Calibri"/>
                <w:sz w:val="16"/>
                <w:szCs w:val="16"/>
              </w:rPr>
            </w:pPr>
            <w:r w:rsidRPr="7EA8AE3B">
              <w:rPr>
                <w:rFonts w:ascii="Calibri" w:hAnsi="Calibri" w:cs="Calibri"/>
                <w:sz w:val="16"/>
                <w:szCs w:val="16"/>
              </w:rPr>
              <w:t xml:space="preserve">Old BE; cannot reliably detect badge; inconsistent message types; limited telemetry; not </w:t>
            </w:r>
            <w:proofErr w:type="spellStart"/>
            <w:r w:rsidRPr="7EA8AE3B">
              <w:rPr>
                <w:rFonts w:ascii="Calibri" w:hAnsi="Calibri" w:cs="Calibri"/>
                <w:sz w:val="16"/>
                <w:szCs w:val="16"/>
              </w:rPr>
              <w:t>CEPintegrated</w:t>
            </w:r>
            <w:proofErr w:type="spellEnd"/>
            <w:r w:rsidRPr="007706DE">
              <w:rPr>
                <w:rFonts w:ascii="Calibri" w:hAnsi="Calibri" w:cs="Calibri"/>
                <w:sz w:val="16"/>
                <w:szCs w:val="16"/>
              </w:rPr>
              <w:noBreakHyphen/>
            </w:r>
            <w:r w:rsidRPr="007706DE">
              <w:rPr>
                <w:rFonts w:ascii="Calibri" w:hAnsi="Calibri" w:cs="Calibri"/>
                <w:sz w:val="16"/>
                <w:szCs w:val="16"/>
              </w:rPr>
              <w:t>integrated</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5A311CEE" w14:textId="77777777">
            <w:pPr>
              <w:rPr>
                <w:rFonts w:ascii="Calibri" w:hAnsi="Calibri" w:cs="Calibri"/>
                <w:sz w:val="16"/>
                <w:szCs w:val="16"/>
              </w:rPr>
            </w:pPr>
            <w:r w:rsidRPr="007706DE">
              <w:rPr>
                <w:rFonts w:ascii="Calibri" w:hAnsi="Calibri" w:cs="Calibri"/>
                <w:sz w:val="16"/>
                <w:szCs w:val="16"/>
              </w:rPr>
              <w:t>None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292FAA3C" w14:textId="77777777">
            <w:pPr>
              <w:rPr>
                <w:rFonts w:ascii="Calibri" w:hAnsi="Calibri" w:cs="Calibri"/>
                <w:sz w:val="16"/>
                <w:szCs w:val="16"/>
              </w:rPr>
            </w:pPr>
            <w:r w:rsidRPr="007706DE">
              <w:rPr>
                <w:rFonts w:ascii="Calibri" w:hAnsi="Calibri" w:cs="Calibri"/>
                <w:sz w:val="16"/>
                <w:szCs w:val="16"/>
              </w:rPr>
              <w:t>Partial</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24A28196" w14:textId="77777777">
            <w:pPr>
              <w:rPr>
                <w:rFonts w:ascii="Calibri" w:hAnsi="Calibri" w:cs="Calibri"/>
                <w:sz w:val="16"/>
                <w:szCs w:val="16"/>
              </w:rPr>
            </w:pPr>
            <w:r w:rsidRPr="007706DE">
              <w:rPr>
                <w:rFonts w:ascii="Calibri" w:hAnsi="Calibri" w:cs="Calibri"/>
                <w:sz w:val="16"/>
                <w:szCs w:val="16"/>
              </w:rPr>
              <w:t>Full UI/BE redesign; CEP-based eligibility &amp; suppression; complete instrumentation (impression → click → action)</w:t>
            </w:r>
          </w:p>
        </w:tc>
      </w:tr>
      <w:tr w:rsidRPr="007706DE" w:rsidR="007D15D3" w14:paraId="58304417" w14:textId="77777777">
        <w:trPr>
          <w:trHeight w:val="778"/>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2E3EBDF4"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Jumbotron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380A02B2" w14:textId="77777777">
            <w:pPr>
              <w:rPr>
                <w:rFonts w:ascii="Calibri" w:hAnsi="Calibri" w:cs="Calibri"/>
                <w:sz w:val="16"/>
                <w:szCs w:val="16"/>
              </w:rPr>
            </w:pPr>
            <w:r w:rsidRPr="007706DE">
              <w:rPr>
                <w:rFonts w:ascii="Calibri" w:hAnsi="Calibri" w:cs="Calibri"/>
                <w:sz w:val="16"/>
                <w:szCs w:val="16"/>
              </w:rPr>
              <w:t>Policy tightened in 2024</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73164452" w14:textId="77777777">
            <w:pPr>
              <w:rPr>
                <w:rFonts w:ascii="Calibri" w:hAnsi="Calibri" w:cs="Calibri"/>
                <w:sz w:val="16"/>
                <w:szCs w:val="16"/>
              </w:rPr>
            </w:pPr>
            <w:r w:rsidRPr="007706DE">
              <w:rPr>
                <w:rFonts w:ascii="Calibri" w:hAnsi="Calibri" w:cs="Calibri"/>
                <w:sz w:val="16"/>
                <w:szCs w:val="16"/>
              </w:rPr>
              <w:t>Managed via BO; LCM avoids BO due to audience-selection complexity</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3847FFF1" w14:textId="77777777">
            <w:pPr>
              <w:rPr>
                <w:rFonts w:ascii="Calibri" w:hAnsi="Calibri" w:cs="Calibri"/>
                <w:sz w:val="16"/>
                <w:szCs w:val="16"/>
              </w:rPr>
            </w:pPr>
            <w:r w:rsidRPr="007706DE">
              <w:rPr>
                <w:rFonts w:ascii="Calibri" w:hAnsi="Calibri" w:cs="Calibri"/>
                <w:sz w:val="16"/>
                <w:szCs w:val="16"/>
              </w:rPr>
              <w:t>High exposure but historical misuse for non</w:t>
            </w:r>
            <w:r w:rsidRPr="007706DE">
              <w:rPr>
                <w:rFonts w:ascii="Calibri" w:hAnsi="Calibri" w:cs="Calibri"/>
                <w:sz w:val="16"/>
                <w:szCs w:val="16"/>
              </w:rPr>
              <w:noBreakHyphen/>
            </w:r>
            <w:r w:rsidRPr="007706DE">
              <w:rPr>
                <w:rFonts w:ascii="Calibri" w:hAnsi="Calibri" w:cs="Calibri"/>
                <w:sz w:val="16"/>
                <w:szCs w:val="16"/>
              </w:rPr>
              <w:t>promotional flows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3D3287A9" w14:textId="77777777">
            <w:pPr>
              <w:rPr>
                <w:rFonts w:ascii="Calibri" w:hAnsi="Calibri" w:cs="Calibri"/>
                <w:sz w:val="16"/>
                <w:szCs w:val="16"/>
              </w:rPr>
            </w:pPr>
            <w:r w:rsidRPr="007706DE">
              <w:rPr>
                <w:rFonts w:ascii="Calibri" w:hAnsi="Calibri" w:cs="Calibri"/>
                <w:sz w:val="16"/>
                <w:szCs w:val="16"/>
              </w:rPr>
              <w:t>BO friction; not CEP-governed; legacy FE; no experimentation framework</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568B2055" w14:textId="77777777">
            <w:pPr>
              <w:rPr>
                <w:rFonts w:ascii="Calibri" w:hAnsi="Calibri" w:cs="Calibri"/>
                <w:sz w:val="16"/>
                <w:szCs w:val="16"/>
              </w:rPr>
            </w:pPr>
            <w:r w:rsidRPr="007706DE">
              <w:rPr>
                <w:rFonts w:ascii="Calibri" w:hAnsi="Calibri" w:cs="Calibri"/>
                <w:sz w:val="16"/>
                <w:szCs w:val="16"/>
              </w:rPr>
              <w:t>Partial</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326430BA" w14:textId="77777777">
            <w:pPr>
              <w:rPr>
                <w:rFonts w:ascii="Calibri" w:hAnsi="Calibri" w:cs="Calibri"/>
                <w:sz w:val="16"/>
                <w:szCs w:val="16"/>
              </w:rPr>
            </w:pPr>
            <w:r w:rsidRPr="007706DE">
              <w:rPr>
                <w:rFonts w:ascii="Calibri" w:hAnsi="Calibri" w:cs="Calibri"/>
                <w:sz w:val="16"/>
                <w:szCs w:val="16"/>
              </w:rPr>
              <w:t>No</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48AE0CDD" w14:textId="77777777">
            <w:pPr>
              <w:rPr>
                <w:rFonts w:ascii="Calibri" w:hAnsi="Calibri" w:cs="Calibri"/>
                <w:sz w:val="16"/>
                <w:szCs w:val="16"/>
              </w:rPr>
            </w:pPr>
            <w:r w:rsidRPr="007706DE">
              <w:rPr>
                <w:rFonts w:ascii="Calibri" w:hAnsi="Calibri" w:cs="Calibri"/>
                <w:sz w:val="16"/>
                <w:szCs w:val="16"/>
              </w:rPr>
              <w:t>Replace with Braze components; enforce strict promotional-only policy; CEP templates + CTR/impact measurement</w:t>
            </w:r>
          </w:p>
        </w:tc>
      </w:tr>
      <w:tr w:rsidRPr="007706DE" w:rsidR="007D15D3" w14:paraId="4B4D7AA3" w14:textId="77777777">
        <w:trPr>
          <w:trHeight w:val="144"/>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4EB0FCF9"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Alerts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76E5B565" w14:textId="77777777">
            <w:pPr>
              <w:rPr>
                <w:rFonts w:ascii="Calibri" w:hAnsi="Calibri" w:cs="Calibri"/>
                <w:sz w:val="16"/>
                <w:szCs w:val="16"/>
              </w:rPr>
            </w:pPr>
            <w:r w:rsidRPr="007706DE">
              <w:rPr>
                <w:rFonts w:ascii="Calibri" w:hAnsi="Calibri" w:cs="Calibri"/>
                <w:sz w:val="16"/>
                <w:szCs w:val="16"/>
              </w:rPr>
              <w:t>Warning, Info &amp; Success variants implemented</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656CD4D5" w14:textId="77777777">
            <w:pPr>
              <w:rPr>
                <w:rFonts w:ascii="Calibri" w:hAnsi="Calibri" w:cs="Calibri"/>
                <w:sz w:val="16"/>
                <w:szCs w:val="16"/>
              </w:rPr>
            </w:pPr>
            <w:r w:rsidRPr="007706DE">
              <w:rPr>
                <w:rFonts w:ascii="Calibri" w:hAnsi="Calibri" w:cs="Calibri"/>
                <w:sz w:val="16"/>
                <w:szCs w:val="16"/>
              </w:rPr>
              <w:t>Triggered via code or BO (BO rarely used)</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1B2DD3DC" w14:textId="77777777">
            <w:pPr>
              <w:rPr>
                <w:rFonts w:ascii="Calibri" w:hAnsi="Calibri" w:cs="Calibri"/>
                <w:sz w:val="16"/>
                <w:szCs w:val="16"/>
              </w:rPr>
            </w:pPr>
            <w:r w:rsidRPr="007706DE">
              <w:rPr>
                <w:rFonts w:ascii="Calibri" w:hAnsi="Calibri" w:cs="Calibri"/>
                <w:sz w:val="16"/>
                <w:szCs w:val="16"/>
              </w:rPr>
              <w:t>“Warning” alerts show 73% CTR; +10% doc completion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482568A7" w14:textId="77777777">
            <w:pPr>
              <w:rPr>
                <w:rFonts w:ascii="Calibri" w:hAnsi="Calibri" w:cs="Calibri"/>
                <w:sz w:val="16"/>
                <w:szCs w:val="16"/>
              </w:rPr>
            </w:pPr>
            <w:r w:rsidRPr="7EA8AE3B">
              <w:rPr>
                <w:rFonts w:ascii="Calibri" w:hAnsi="Calibri" w:cs="Calibri"/>
                <w:sz w:val="16"/>
                <w:szCs w:val="16"/>
              </w:rPr>
              <w:t xml:space="preserve">Partial template family; not </w:t>
            </w:r>
            <w:proofErr w:type="spellStart"/>
            <w:r w:rsidRPr="7EA8AE3B">
              <w:rPr>
                <w:rFonts w:ascii="Calibri" w:hAnsi="Calibri" w:cs="Calibri"/>
                <w:sz w:val="16"/>
                <w:szCs w:val="16"/>
              </w:rPr>
              <w:t>CEPsegmented</w:t>
            </w:r>
            <w:proofErr w:type="spellEnd"/>
            <w:r w:rsidRPr="7EA8AE3B">
              <w:rPr>
                <w:rFonts w:ascii="Calibri" w:hAnsi="Calibri" w:cs="Calibri"/>
                <w:sz w:val="16"/>
                <w:szCs w:val="16"/>
              </w:rPr>
              <w:t>; legacy BE; overuse risk</w:t>
            </w:r>
            <w:r w:rsidRPr="007706DE">
              <w:rPr>
                <w:rFonts w:ascii="Calibri" w:hAnsi="Calibri" w:cs="Calibri"/>
                <w:sz w:val="16"/>
                <w:szCs w:val="16"/>
              </w:rPr>
              <w:noBreakHyphen/>
            </w:r>
            <w:r w:rsidRPr="007706DE">
              <w:rPr>
                <w:rFonts w:ascii="Calibri" w:hAnsi="Calibri" w:cs="Calibri"/>
                <w:sz w:val="16"/>
                <w:szCs w:val="16"/>
              </w:rPr>
              <w:t>segmented; legacy BE; overuse risk</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5E2C9E51" w14:textId="77777777">
            <w:pPr>
              <w:rPr>
                <w:rFonts w:ascii="Calibri" w:hAnsi="Calibri" w:cs="Calibri"/>
                <w:sz w:val="16"/>
                <w:szCs w:val="16"/>
              </w:rPr>
            </w:pPr>
            <w:r w:rsidRPr="007706DE">
              <w:rPr>
                <w:rFonts w:ascii="Calibri" w:hAnsi="Calibri" w:cs="Calibri"/>
                <w:sz w:val="16"/>
                <w:szCs w:val="16"/>
              </w:rPr>
              <w:t>Strong</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70C2667C" w14:textId="77777777">
            <w:pPr>
              <w:rPr>
                <w:rFonts w:ascii="Calibri" w:hAnsi="Calibri" w:cs="Calibri"/>
                <w:sz w:val="16"/>
                <w:szCs w:val="16"/>
              </w:rPr>
            </w:pPr>
            <w:r w:rsidRPr="007706DE">
              <w:rPr>
                <w:rFonts w:ascii="Calibri" w:hAnsi="Calibri" w:cs="Calibri"/>
                <w:sz w:val="16"/>
                <w:szCs w:val="16"/>
              </w:rPr>
              <w:t>Partial</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6CE293D0" w14:textId="77777777">
            <w:pPr>
              <w:rPr>
                <w:rFonts w:ascii="Calibri" w:hAnsi="Calibri" w:cs="Calibri"/>
                <w:sz w:val="16"/>
                <w:szCs w:val="16"/>
              </w:rPr>
            </w:pPr>
            <w:r w:rsidRPr="007706DE">
              <w:rPr>
                <w:rFonts w:ascii="Calibri" w:hAnsi="Calibri" w:cs="Calibri"/>
                <w:sz w:val="16"/>
                <w:szCs w:val="16"/>
              </w:rPr>
              <w:t>Standardize full alert family; enable CEP eligibility/governance; UX refinement; connect marketing use-cases to CEP</w:t>
            </w:r>
          </w:p>
        </w:tc>
      </w:tr>
      <w:tr w:rsidRPr="007706DE" w:rsidR="007D15D3" w14:paraId="0577F2F8" w14:textId="77777777">
        <w:trPr>
          <w:trHeight w:val="144"/>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7666A497"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What’s New</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5AC52BD7" w14:textId="77777777">
            <w:pPr>
              <w:rPr>
                <w:rFonts w:ascii="Calibri" w:hAnsi="Calibri" w:cs="Calibri"/>
                <w:sz w:val="16"/>
                <w:szCs w:val="16"/>
              </w:rPr>
            </w:pPr>
            <w:r w:rsidRPr="007706DE">
              <w:rPr>
                <w:rFonts w:ascii="Calibri" w:hAnsi="Calibri" w:cs="Calibri"/>
                <w:sz w:val="16"/>
                <w:szCs w:val="16"/>
              </w:rPr>
              <w:t>One-off experiment; hard</w:t>
            </w:r>
            <w:r w:rsidRPr="007706DE">
              <w:rPr>
                <w:rFonts w:ascii="Calibri" w:hAnsi="Calibri" w:cs="Calibri"/>
                <w:sz w:val="16"/>
                <w:szCs w:val="16"/>
              </w:rPr>
              <w:noBreakHyphen/>
            </w:r>
            <w:r w:rsidRPr="007706DE">
              <w:rPr>
                <w:rFonts w:ascii="Calibri" w:hAnsi="Calibri" w:cs="Calibri"/>
                <w:sz w:val="16"/>
                <w:szCs w:val="16"/>
              </w:rPr>
              <w:t>coded</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592FC207" w14:textId="77777777">
            <w:pPr>
              <w:rPr>
                <w:rFonts w:ascii="Calibri" w:hAnsi="Calibri" w:cs="Calibri"/>
                <w:sz w:val="16"/>
                <w:szCs w:val="16"/>
              </w:rPr>
            </w:pPr>
            <w:r w:rsidRPr="007706DE">
              <w:rPr>
                <w:rFonts w:ascii="Calibri" w:hAnsi="Calibri" w:cs="Calibri"/>
                <w:sz w:val="16"/>
                <w:szCs w:val="16"/>
              </w:rPr>
              <w:t>Hard</w:t>
            </w:r>
            <w:r w:rsidRPr="007706DE">
              <w:rPr>
                <w:rFonts w:ascii="Calibri" w:hAnsi="Calibri" w:cs="Calibri"/>
                <w:sz w:val="16"/>
                <w:szCs w:val="16"/>
              </w:rPr>
              <w:noBreakHyphen/>
            </w:r>
            <w:r w:rsidRPr="007706DE">
              <w:rPr>
                <w:rFonts w:ascii="Calibri" w:hAnsi="Calibri" w:cs="Calibri"/>
                <w:sz w:val="16"/>
                <w:szCs w:val="16"/>
              </w:rPr>
              <w:t>coded FE carousel; no backend logic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1833681A" w14:textId="77777777">
            <w:pPr>
              <w:rPr>
                <w:rFonts w:ascii="Calibri" w:hAnsi="Calibri" w:cs="Calibri"/>
                <w:sz w:val="16"/>
                <w:szCs w:val="16"/>
              </w:rPr>
            </w:pPr>
            <w:r w:rsidRPr="007706DE">
              <w:rPr>
                <w:rFonts w:ascii="Calibri" w:hAnsi="Calibri" w:cs="Calibri"/>
                <w:sz w:val="16"/>
                <w:szCs w:val="16"/>
              </w:rPr>
              <w:t>High exposure &amp; CTR; weak downstream progression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072D73F5" w14:textId="77777777">
            <w:pPr>
              <w:rPr>
                <w:rFonts w:ascii="Calibri" w:hAnsi="Calibri" w:cs="Calibri"/>
                <w:sz w:val="16"/>
                <w:szCs w:val="16"/>
              </w:rPr>
            </w:pPr>
            <w:r w:rsidRPr="7EA8AE3B">
              <w:rPr>
                <w:rFonts w:ascii="Calibri" w:hAnsi="Calibri" w:cs="Calibri"/>
                <w:sz w:val="16"/>
                <w:szCs w:val="16"/>
              </w:rPr>
              <w:t xml:space="preserve">No eligibility; no </w:t>
            </w:r>
            <w:proofErr w:type="spellStart"/>
            <w:r w:rsidRPr="7EA8AE3B">
              <w:rPr>
                <w:rFonts w:ascii="Calibri" w:hAnsi="Calibri" w:cs="Calibri"/>
                <w:sz w:val="16"/>
                <w:szCs w:val="16"/>
              </w:rPr>
              <w:t>deeplinking</w:t>
            </w:r>
            <w:proofErr w:type="spellEnd"/>
            <w:r w:rsidRPr="7EA8AE3B">
              <w:rPr>
                <w:rFonts w:ascii="Calibri" w:hAnsi="Calibri" w:cs="Calibri"/>
                <w:sz w:val="16"/>
                <w:szCs w:val="16"/>
              </w:rPr>
              <w:t>; breaks with Aurora; should pair with Tours; not maintainable</w:t>
            </w:r>
            <w:r w:rsidRPr="007706DE">
              <w:rPr>
                <w:rFonts w:ascii="Calibri" w:hAnsi="Calibri" w:cs="Calibri"/>
                <w:sz w:val="16"/>
                <w:szCs w:val="16"/>
              </w:rPr>
              <w:noBreakHyphen/>
            </w:r>
            <w:r w:rsidRPr="007706DE">
              <w:rPr>
                <w:rFonts w:ascii="Calibri" w:hAnsi="Calibri" w:cs="Calibri"/>
                <w:sz w:val="16"/>
                <w:szCs w:val="16"/>
              </w:rPr>
              <w:t>linking; breaks with Aurora; should pair with Tours; not maintainable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75C62E8E" w14:textId="77777777">
            <w:pPr>
              <w:rPr>
                <w:rFonts w:ascii="Calibri" w:hAnsi="Calibri" w:cs="Calibri"/>
                <w:sz w:val="16"/>
                <w:szCs w:val="16"/>
              </w:rPr>
            </w:pPr>
            <w:r w:rsidRPr="007706DE">
              <w:rPr>
                <w:rFonts w:ascii="Calibri" w:hAnsi="Calibri" w:cs="Calibri"/>
                <w:sz w:val="16"/>
                <w:szCs w:val="16"/>
              </w:rPr>
              <w:t>Partial</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4EF4F266" w14:textId="77777777">
            <w:pPr>
              <w:rPr>
                <w:rFonts w:ascii="Calibri" w:hAnsi="Calibri" w:cs="Calibri"/>
                <w:sz w:val="16"/>
                <w:szCs w:val="16"/>
              </w:rPr>
            </w:pPr>
            <w:r w:rsidRPr="007706DE">
              <w:rPr>
                <w:rFonts w:ascii="Calibri" w:hAnsi="Calibri" w:cs="Calibri"/>
                <w:sz w:val="16"/>
                <w:szCs w:val="16"/>
              </w:rPr>
              <w:t>No</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260413CA" w14:textId="77777777">
            <w:pPr>
              <w:rPr>
                <w:rFonts w:ascii="Calibri" w:hAnsi="Calibri" w:cs="Calibri"/>
                <w:sz w:val="16"/>
                <w:szCs w:val="16"/>
              </w:rPr>
            </w:pPr>
            <w:r w:rsidRPr="007706DE">
              <w:rPr>
                <w:rFonts w:ascii="Calibri" w:hAnsi="Calibri" w:cs="Calibri"/>
                <w:sz w:val="16"/>
                <w:szCs w:val="16"/>
              </w:rPr>
              <w:t>Rebuild with Braze components; CEP eligibility; couple with Tours; track action completion</w:t>
            </w:r>
          </w:p>
        </w:tc>
      </w:tr>
      <w:tr w:rsidRPr="007706DE" w:rsidR="007D15D3" w14:paraId="41424088" w14:textId="77777777">
        <w:trPr>
          <w:trHeight w:val="144"/>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65B0CB9D"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Tour Guide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4A8036BA" w14:textId="77777777">
            <w:pPr>
              <w:rPr>
                <w:rFonts w:ascii="Calibri" w:hAnsi="Calibri" w:cs="Calibri"/>
                <w:sz w:val="16"/>
                <w:szCs w:val="16"/>
              </w:rPr>
            </w:pPr>
            <w:r w:rsidRPr="7EA8AE3B">
              <w:rPr>
                <w:rFonts w:ascii="Calibri" w:hAnsi="Calibri" w:cs="Calibri"/>
                <w:sz w:val="16"/>
                <w:szCs w:val="16"/>
              </w:rPr>
              <w:t>Old version removed; Aurora version ungoverned</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33C05E9B" w14:textId="77777777">
            <w:pPr>
              <w:rPr>
                <w:rFonts w:ascii="Calibri" w:hAnsi="Calibri" w:cs="Calibri"/>
                <w:sz w:val="16"/>
                <w:szCs w:val="16"/>
              </w:rPr>
            </w:pPr>
            <w:r w:rsidRPr="7EA8AE3B">
              <w:rPr>
                <w:rFonts w:ascii="Calibri" w:hAnsi="Calibri" w:cs="Calibri"/>
                <w:sz w:val="16"/>
                <w:szCs w:val="16"/>
              </w:rPr>
              <w:t xml:space="preserve">Triggered </w:t>
            </w:r>
            <w:proofErr w:type="spellStart"/>
            <w:r w:rsidRPr="7EA8AE3B">
              <w:rPr>
                <w:rFonts w:ascii="Calibri" w:hAnsi="Calibri" w:cs="Calibri"/>
                <w:sz w:val="16"/>
                <w:szCs w:val="16"/>
              </w:rPr>
              <w:t>adhoc</w:t>
            </w:r>
            <w:proofErr w:type="spellEnd"/>
            <w:r w:rsidRPr="7EA8AE3B">
              <w:rPr>
                <w:rFonts w:ascii="Calibri" w:hAnsi="Calibri" w:cs="Calibri"/>
                <w:sz w:val="16"/>
                <w:szCs w:val="16"/>
              </w:rPr>
              <w:t xml:space="preserve"> via code</w:t>
            </w:r>
            <w:r w:rsidRPr="007706DE">
              <w:rPr>
                <w:rFonts w:ascii="Calibri" w:hAnsi="Calibri" w:cs="Calibri"/>
                <w:sz w:val="16"/>
                <w:szCs w:val="16"/>
              </w:rPr>
              <w:noBreakHyphen/>
            </w:r>
            <w:r w:rsidRPr="007706DE">
              <w:rPr>
                <w:rFonts w:ascii="Calibri" w:hAnsi="Calibri" w:cs="Calibri"/>
                <w:sz w:val="16"/>
                <w:szCs w:val="16"/>
              </w:rPr>
              <w:t>hoc via code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75FA1C66" w14:textId="77777777">
            <w:pPr>
              <w:rPr>
                <w:rFonts w:ascii="Calibri" w:hAnsi="Calibri" w:cs="Calibri"/>
                <w:sz w:val="16"/>
                <w:szCs w:val="16"/>
              </w:rPr>
            </w:pPr>
            <w:r w:rsidRPr="007706DE">
              <w:rPr>
                <w:rFonts w:ascii="Calibri" w:hAnsi="Calibri" w:cs="Calibri"/>
                <w:sz w:val="16"/>
                <w:szCs w:val="16"/>
              </w:rPr>
              <w:t>No consistent results; fragmented adoption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172068D2" w14:textId="77777777">
            <w:pPr>
              <w:rPr>
                <w:rFonts w:ascii="Calibri" w:hAnsi="Calibri" w:cs="Calibri"/>
                <w:sz w:val="16"/>
                <w:szCs w:val="16"/>
              </w:rPr>
            </w:pPr>
            <w:r w:rsidRPr="007706DE">
              <w:rPr>
                <w:rFonts w:ascii="Calibri" w:hAnsi="Calibri" w:cs="Calibri"/>
                <w:sz w:val="16"/>
                <w:szCs w:val="16"/>
              </w:rPr>
              <w:t>No queuing; no segmentation; no A/B testing; high misuse risk</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51620C31" w14:textId="77777777">
            <w:pPr>
              <w:rPr>
                <w:rFonts w:ascii="Calibri" w:hAnsi="Calibri" w:cs="Calibri"/>
                <w:sz w:val="16"/>
                <w:szCs w:val="16"/>
              </w:rPr>
            </w:pPr>
            <w:r w:rsidRPr="007706DE">
              <w:rPr>
                <w:rFonts w:ascii="Calibri" w:hAnsi="Calibri" w:cs="Calibri"/>
                <w:sz w:val="16"/>
                <w:szCs w:val="16"/>
              </w:rPr>
              <w:t>None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397A8DB7" w14:textId="77777777">
            <w:pPr>
              <w:rPr>
                <w:rFonts w:ascii="Calibri" w:hAnsi="Calibri" w:cs="Calibri"/>
                <w:sz w:val="16"/>
                <w:szCs w:val="16"/>
              </w:rPr>
            </w:pPr>
            <w:r w:rsidRPr="007706DE">
              <w:rPr>
                <w:rFonts w:ascii="Calibri" w:hAnsi="Calibri" w:cs="Calibri"/>
                <w:sz w:val="16"/>
                <w:szCs w:val="16"/>
              </w:rPr>
              <w:t>No</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2D9B7E1F" w14:textId="77777777">
            <w:pPr>
              <w:rPr>
                <w:rFonts w:ascii="Calibri" w:hAnsi="Calibri" w:cs="Calibri"/>
                <w:sz w:val="16"/>
                <w:szCs w:val="16"/>
              </w:rPr>
            </w:pPr>
            <w:r w:rsidRPr="7EA8AE3B">
              <w:rPr>
                <w:rFonts w:ascii="Calibri" w:hAnsi="Calibri" w:cs="Calibri"/>
                <w:sz w:val="16"/>
                <w:szCs w:val="16"/>
              </w:rPr>
              <w:t xml:space="preserve">Adopt </w:t>
            </w:r>
            <w:proofErr w:type="spellStart"/>
            <w:r w:rsidRPr="7EA8AE3B">
              <w:rPr>
                <w:rFonts w:ascii="Calibri" w:hAnsi="Calibri" w:cs="Calibri"/>
                <w:sz w:val="16"/>
                <w:szCs w:val="16"/>
              </w:rPr>
              <w:t>thirdparty</w:t>
            </w:r>
            <w:proofErr w:type="spellEnd"/>
            <w:r w:rsidRPr="7EA8AE3B">
              <w:rPr>
                <w:rFonts w:ascii="Calibri" w:hAnsi="Calibri" w:cs="Calibri"/>
                <w:sz w:val="16"/>
                <w:szCs w:val="16"/>
              </w:rPr>
              <w:t xml:space="preserve"> tool (Amplitude or similar); implement governance; integrate CEP for targeting &amp; sequencing</w:t>
            </w:r>
            <w:r w:rsidRPr="007706DE">
              <w:rPr>
                <w:rFonts w:ascii="Calibri" w:hAnsi="Calibri" w:cs="Calibri"/>
                <w:sz w:val="16"/>
                <w:szCs w:val="16"/>
              </w:rPr>
              <w:noBreakHyphen/>
            </w:r>
            <w:r w:rsidRPr="007706DE">
              <w:rPr>
                <w:rFonts w:ascii="Calibri" w:hAnsi="Calibri" w:cs="Calibri"/>
                <w:sz w:val="16"/>
                <w:szCs w:val="16"/>
              </w:rPr>
              <w:t>party tool (Amplitude or similar); implement governance; integrate CEP for targeting &amp; sequencing</w:t>
            </w:r>
          </w:p>
        </w:tc>
      </w:tr>
      <w:tr w:rsidRPr="007706DE" w:rsidR="007D15D3" w14:paraId="6EBFC95E" w14:textId="77777777">
        <w:trPr>
          <w:trHeight w:val="144"/>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25B27002"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Welcome Banner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497FC4F5" w14:textId="77777777">
            <w:pPr>
              <w:rPr>
                <w:rFonts w:ascii="Calibri" w:hAnsi="Calibri" w:cs="Calibri"/>
                <w:sz w:val="16"/>
                <w:szCs w:val="16"/>
              </w:rPr>
            </w:pPr>
            <w:r w:rsidRPr="007706DE">
              <w:rPr>
                <w:rFonts w:ascii="Calibri" w:hAnsi="Calibri" w:cs="Calibri"/>
                <w:sz w:val="16"/>
                <w:szCs w:val="16"/>
              </w:rPr>
              <w:t>One experiment showed strong lift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45B3C8BD" w14:textId="77777777">
            <w:pPr>
              <w:rPr>
                <w:rFonts w:ascii="Calibri" w:hAnsi="Calibri" w:cs="Calibri"/>
                <w:sz w:val="16"/>
                <w:szCs w:val="16"/>
              </w:rPr>
            </w:pPr>
            <w:r w:rsidRPr="007706DE">
              <w:rPr>
                <w:rFonts w:ascii="Calibri" w:hAnsi="Calibri" w:cs="Calibri"/>
                <w:sz w:val="16"/>
                <w:szCs w:val="16"/>
              </w:rPr>
              <w:t>Product logic in code (no CEP integration)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1D28DD6B" w14:textId="77777777">
            <w:pPr>
              <w:rPr>
                <w:rFonts w:ascii="Calibri" w:hAnsi="Calibri" w:cs="Calibri"/>
                <w:sz w:val="16"/>
                <w:szCs w:val="16"/>
              </w:rPr>
            </w:pPr>
            <w:r w:rsidRPr="7EA8AE3B">
              <w:rPr>
                <w:rFonts w:ascii="Calibri" w:hAnsi="Calibri" w:cs="Calibri"/>
                <w:sz w:val="16"/>
                <w:szCs w:val="16"/>
              </w:rPr>
              <w:t xml:space="preserve">+35% to +92% CTR (desktop); mobile </w:t>
            </w:r>
            <w:proofErr w:type="spellStart"/>
            <w:r w:rsidRPr="7EA8AE3B">
              <w:rPr>
                <w:rFonts w:ascii="Calibri" w:hAnsi="Calibri" w:cs="Calibri"/>
                <w:sz w:val="16"/>
                <w:szCs w:val="16"/>
              </w:rPr>
              <w:t>downlift</w:t>
            </w:r>
            <w:proofErr w:type="spellEnd"/>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43C314C8" w14:textId="77777777">
            <w:pPr>
              <w:rPr>
                <w:rFonts w:ascii="Calibri" w:hAnsi="Calibri" w:cs="Calibri"/>
                <w:sz w:val="16"/>
                <w:szCs w:val="16"/>
              </w:rPr>
            </w:pPr>
            <w:r w:rsidRPr="007706DE">
              <w:rPr>
                <w:rFonts w:ascii="Calibri" w:hAnsi="Calibri" w:cs="Calibri"/>
                <w:sz w:val="16"/>
                <w:szCs w:val="16"/>
              </w:rPr>
              <w:t>UI standards missing; insights from experiment not implemented; not CEP-governed</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2E011E5D" w14:textId="77777777">
            <w:pPr>
              <w:rPr>
                <w:rFonts w:ascii="Calibri" w:hAnsi="Calibri" w:cs="Calibri"/>
                <w:sz w:val="16"/>
                <w:szCs w:val="16"/>
              </w:rPr>
            </w:pPr>
            <w:r w:rsidRPr="007706DE">
              <w:rPr>
                <w:rFonts w:ascii="Calibri" w:hAnsi="Calibri" w:cs="Calibri"/>
                <w:sz w:val="16"/>
                <w:szCs w:val="16"/>
              </w:rPr>
              <w:t>Partial</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7BF6AA3A" w14:textId="77777777">
            <w:pPr>
              <w:rPr>
                <w:rFonts w:ascii="Calibri" w:hAnsi="Calibri" w:cs="Calibri"/>
                <w:sz w:val="16"/>
                <w:szCs w:val="16"/>
              </w:rPr>
            </w:pPr>
            <w:r w:rsidRPr="007706DE">
              <w:rPr>
                <w:rFonts w:ascii="Calibri" w:hAnsi="Calibri" w:cs="Calibri"/>
                <w:sz w:val="16"/>
                <w:szCs w:val="16"/>
              </w:rPr>
              <w:t>No</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40ED681C" w14:textId="77777777">
            <w:pPr>
              <w:rPr>
                <w:rFonts w:ascii="Calibri" w:hAnsi="Calibri" w:cs="Calibri"/>
                <w:sz w:val="16"/>
                <w:szCs w:val="16"/>
              </w:rPr>
            </w:pPr>
            <w:r w:rsidRPr="007706DE">
              <w:rPr>
                <w:rFonts w:ascii="Calibri" w:hAnsi="Calibri" w:cs="Calibri"/>
                <w:sz w:val="16"/>
                <w:szCs w:val="16"/>
              </w:rPr>
              <w:t>Standardize UI; migrate to CEP templates; test mobile-first variants</w:t>
            </w:r>
          </w:p>
        </w:tc>
      </w:tr>
      <w:tr w:rsidRPr="007706DE" w:rsidR="007D15D3" w14:paraId="13C10E01" w14:textId="77777777">
        <w:trPr>
          <w:trHeight w:val="144"/>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4E9D1B20" w14:textId="77777777">
            <w:pPr>
              <w:jc w:val="center"/>
              <w:rPr>
                <w:rFonts w:ascii="Calibri" w:hAnsi="Calibri" w:cs="Calibri"/>
                <w:b/>
                <w:bCs/>
                <w:sz w:val="16"/>
                <w:szCs w:val="16"/>
              </w:rPr>
            </w:pPr>
            <w:proofErr w:type="spellStart"/>
            <w:r w:rsidRPr="7EA8AE3B">
              <w:rPr>
                <w:rStyle w:val="Strong"/>
                <w:rFonts w:ascii="Calibri" w:hAnsi="Calibri" w:cs="Calibri" w:eastAsiaTheme="majorEastAsia"/>
                <w:sz w:val="16"/>
                <w:szCs w:val="16"/>
              </w:rPr>
              <w:t>FirstUse</w:t>
            </w:r>
            <w:proofErr w:type="spellEnd"/>
            <w:r w:rsidRPr="7EA8AE3B">
              <w:rPr>
                <w:rStyle w:val="Strong"/>
                <w:rFonts w:ascii="Calibri" w:hAnsi="Calibri" w:cs="Calibri" w:eastAsiaTheme="majorEastAsia"/>
                <w:sz w:val="16"/>
                <w:szCs w:val="16"/>
              </w:rPr>
              <w:t xml:space="preserve"> States</w:t>
            </w:r>
            <w:r w:rsidRPr="007706DE">
              <w:rPr>
                <w:rStyle w:val="Strong"/>
                <w:rFonts w:ascii="Calibri" w:hAnsi="Calibri" w:cs="Calibri" w:eastAsiaTheme="majorEastAsia"/>
                <w:sz w:val="16"/>
                <w:szCs w:val="16"/>
              </w:rPr>
              <w:noBreakHyphen/>
            </w:r>
            <w:r w:rsidRPr="007706DE">
              <w:rPr>
                <w:rStyle w:val="Strong"/>
                <w:rFonts w:ascii="Calibri" w:hAnsi="Calibri" w:cs="Calibri" w:eastAsiaTheme="majorEastAsia"/>
                <w:sz w:val="16"/>
                <w:szCs w:val="16"/>
              </w:rPr>
              <w:t>Use States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7C267DC0" w14:textId="77777777">
            <w:pPr>
              <w:rPr>
                <w:rFonts w:ascii="Calibri" w:hAnsi="Calibri" w:cs="Calibri"/>
                <w:sz w:val="16"/>
                <w:szCs w:val="16"/>
              </w:rPr>
            </w:pPr>
            <w:r w:rsidRPr="007706DE">
              <w:rPr>
                <w:rFonts w:ascii="Calibri" w:hAnsi="Calibri" w:cs="Calibri"/>
                <w:sz w:val="16"/>
                <w:szCs w:val="16"/>
              </w:rPr>
              <w:t>Extensive A/B tests with strong gains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6BB33ADD" w14:textId="77777777">
            <w:pPr>
              <w:rPr>
                <w:rFonts w:ascii="Calibri" w:hAnsi="Calibri" w:cs="Calibri"/>
                <w:sz w:val="16"/>
                <w:szCs w:val="16"/>
              </w:rPr>
            </w:pPr>
            <w:r w:rsidRPr="007706DE">
              <w:rPr>
                <w:rFonts w:ascii="Calibri" w:hAnsi="Calibri" w:cs="Calibri"/>
                <w:sz w:val="16"/>
                <w:szCs w:val="16"/>
              </w:rPr>
              <w:t>Implemented via Design System templates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55E623C0" w14:textId="77777777">
            <w:pPr>
              <w:rPr>
                <w:rFonts w:ascii="Calibri" w:hAnsi="Calibri" w:cs="Calibri"/>
                <w:sz w:val="16"/>
                <w:szCs w:val="16"/>
              </w:rPr>
            </w:pPr>
            <w:r w:rsidRPr="007706DE">
              <w:rPr>
                <w:rFonts w:ascii="Calibri" w:hAnsi="Calibri" w:cs="Calibri"/>
                <w:sz w:val="16"/>
                <w:szCs w:val="16"/>
              </w:rPr>
              <w:t>+32% senders; +108% opt-in; −29% time to action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78F65324" w14:textId="77777777">
            <w:pPr>
              <w:rPr>
                <w:rFonts w:ascii="Calibri" w:hAnsi="Calibri" w:cs="Calibri"/>
                <w:sz w:val="16"/>
                <w:szCs w:val="16"/>
              </w:rPr>
            </w:pPr>
            <w:r w:rsidRPr="007706DE">
              <w:rPr>
                <w:rFonts w:ascii="Calibri" w:hAnsi="Calibri" w:cs="Calibri"/>
                <w:sz w:val="16"/>
                <w:szCs w:val="16"/>
              </w:rPr>
              <w:t>Missing lifecycle states; inconsistent adoption; telemetry varies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1CE0767B" w14:textId="77777777">
            <w:pPr>
              <w:rPr>
                <w:rFonts w:ascii="Calibri" w:hAnsi="Calibri" w:cs="Calibri"/>
                <w:sz w:val="16"/>
                <w:szCs w:val="16"/>
              </w:rPr>
            </w:pPr>
            <w:r w:rsidRPr="007706DE">
              <w:rPr>
                <w:rFonts w:ascii="Calibri" w:hAnsi="Calibri" w:cs="Calibri"/>
                <w:sz w:val="16"/>
                <w:szCs w:val="16"/>
              </w:rPr>
              <w:t>Partial</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6A2DFD76" w14:textId="77777777">
            <w:pPr>
              <w:rPr>
                <w:rFonts w:ascii="Calibri" w:hAnsi="Calibri" w:cs="Calibri"/>
                <w:sz w:val="16"/>
                <w:szCs w:val="16"/>
              </w:rPr>
            </w:pPr>
            <w:r w:rsidRPr="007706DE">
              <w:rPr>
                <w:rFonts w:ascii="Calibri" w:hAnsi="Calibri" w:cs="Calibri"/>
                <w:sz w:val="16"/>
                <w:szCs w:val="16"/>
              </w:rPr>
              <w:t>Partial</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01617B3A" w14:textId="77777777">
            <w:pPr>
              <w:rPr>
                <w:rFonts w:ascii="Calibri" w:hAnsi="Calibri" w:cs="Calibri"/>
                <w:sz w:val="16"/>
                <w:szCs w:val="16"/>
              </w:rPr>
            </w:pPr>
            <w:r w:rsidRPr="007706DE">
              <w:rPr>
                <w:rFonts w:ascii="Calibri" w:hAnsi="Calibri" w:cs="Calibri"/>
                <w:sz w:val="16"/>
                <w:szCs w:val="16"/>
              </w:rPr>
              <w:t>Expand lifecycle states; enforce CEP eligibility; standardize instrumentation</w:t>
            </w:r>
          </w:p>
        </w:tc>
      </w:tr>
      <w:tr w:rsidRPr="007706DE" w:rsidR="007D15D3" w14:paraId="4D2304C0" w14:textId="77777777">
        <w:trPr>
          <w:trHeight w:val="144"/>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7042FD1A"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Email</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54F4B163" w14:textId="77777777">
            <w:pPr>
              <w:rPr>
                <w:rFonts w:ascii="Calibri" w:hAnsi="Calibri" w:cs="Calibri"/>
                <w:sz w:val="16"/>
                <w:szCs w:val="16"/>
              </w:rPr>
            </w:pPr>
            <w:r w:rsidRPr="007706DE">
              <w:rPr>
                <w:rFonts w:ascii="Calibri" w:hAnsi="Calibri" w:cs="Calibri"/>
                <w:sz w:val="16"/>
                <w:szCs w:val="16"/>
              </w:rPr>
              <w:t>Long history; fragmented</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4A460A71" w14:textId="77777777">
            <w:pPr>
              <w:rPr>
                <w:rFonts w:ascii="Calibri" w:hAnsi="Calibri" w:cs="Calibri"/>
                <w:sz w:val="16"/>
                <w:szCs w:val="16"/>
              </w:rPr>
            </w:pPr>
            <w:r w:rsidRPr="007706DE">
              <w:rPr>
                <w:rFonts w:ascii="Calibri" w:hAnsi="Calibri" w:cs="Calibri"/>
                <w:sz w:val="16"/>
                <w:szCs w:val="16"/>
              </w:rPr>
              <w:t>Mix of legacy services, BO, and some CEP</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7C0B64F8" w14:textId="77777777">
            <w:pPr>
              <w:rPr>
                <w:rFonts w:ascii="Calibri" w:hAnsi="Calibri" w:cs="Calibri"/>
                <w:sz w:val="16"/>
                <w:szCs w:val="16"/>
              </w:rPr>
            </w:pPr>
            <w:r w:rsidRPr="007706DE">
              <w:rPr>
                <w:rFonts w:ascii="Calibri" w:hAnsi="Calibri" w:cs="Calibri"/>
                <w:sz w:val="16"/>
                <w:szCs w:val="16"/>
              </w:rPr>
              <w:t>Varies by domain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5C2D68B7" w14:textId="77777777">
            <w:pPr>
              <w:rPr>
                <w:rFonts w:ascii="Calibri" w:hAnsi="Calibri" w:cs="Calibri"/>
                <w:sz w:val="16"/>
                <w:szCs w:val="16"/>
              </w:rPr>
            </w:pPr>
            <w:r w:rsidRPr="007706DE">
              <w:rPr>
                <w:rFonts w:ascii="Calibri" w:hAnsi="Calibri" w:cs="Calibri"/>
                <w:sz w:val="16"/>
                <w:szCs w:val="16"/>
              </w:rPr>
              <w:t>Template sprawl; inconsistent localization; weak governance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5517209A" w14:textId="77777777">
            <w:pPr>
              <w:rPr>
                <w:rFonts w:ascii="Calibri" w:hAnsi="Calibri" w:cs="Calibri"/>
                <w:sz w:val="16"/>
                <w:szCs w:val="16"/>
              </w:rPr>
            </w:pPr>
            <w:r w:rsidRPr="007706DE">
              <w:rPr>
                <w:rFonts w:ascii="Calibri" w:hAnsi="Calibri" w:cs="Calibri"/>
                <w:sz w:val="16"/>
                <w:szCs w:val="16"/>
              </w:rPr>
              <w:t>Weak</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734A91E7" w14:textId="77777777">
            <w:pPr>
              <w:rPr>
                <w:rFonts w:ascii="Calibri" w:hAnsi="Calibri" w:cs="Calibri"/>
                <w:sz w:val="16"/>
                <w:szCs w:val="16"/>
              </w:rPr>
            </w:pPr>
            <w:r w:rsidRPr="007706DE">
              <w:rPr>
                <w:rFonts w:ascii="Calibri" w:hAnsi="Calibri" w:cs="Calibri"/>
                <w:sz w:val="16"/>
                <w:szCs w:val="16"/>
              </w:rPr>
              <w:t>Yes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0ECC4295" w14:textId="77777777">
            <w:pPr>
              <w:rPr>
                <w:rFonts w:ascii="Calibri" w:hAnsi="Calibri" w:cs="Calibri"/>
                <w:sz w:val="16"/>
                <w:szCs w:val="16"/>
              </w:rPr>
            </w:pPr>
            <w:r w:rsidRPr="007706DE">
              <w:rPr>
                <w:rFonts w:ascii="Calibri" w:hAnsi="Calibri" w:cs="Calibri"/>
                <w:sz w:val="16"/>
                <w:szCs w:val="16"/>
              </w:rPr>
              <w:t>Full CEP standardization; introduce locale playbooks; enforce deliverability SLOs &amp; ROI</w:t>
            </w:r>
          </w:p>
        </w:tc>
      </w:tr>
      <w:tr w:rsidRPr="007706DE" w:rsidR="007D15D3" w14:paraId="4C22B167" w14:textId="77777777">
        <w:trPr>
          <w:trHeight w:val="144"/>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537A238C"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Push</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0FB29DFC" w14:textId="77777777">
            <w:pPr>
              <w:rPr>
                <w:rFonts w:ascii="Calibri" w:hAnsi="Calibri" w:cs="Calibri"/>
                <w:sz w:val="16"/>
                <w:szCs w:val="16"/>
              </w:rPr>
            </w:pPr>
            <w:r w:rsidRPr="007706DE">
              <w:rPr>
                <w:rFonts w:ascii="Calibri" w:hAnsi="Calibri" w:cs="Calibri"/>
                <w:sz w:val="16"/>
                <w:szCs w:val="16"/>
              </w:rPr>
              <w:t>Under-governed</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52638425" w14:textId="77777777">
            <w:pPr>
              <w:rPr>
                <w:rFonts w:ascii="Calibri" w:hAnsi="Calibri" w:cs="Calibri"/>
                <w:sz w:val="16"/>
                <w:szCs w:val="16"/>
              </w:rPr>
            </w:pPr>
            <w:r w:rsidRPr="007706DE">
              <w:rPr>
                <w:rFonts w:ascii="Calibri" w:hAnsi="Calibri" w:cs="Calibri"/>
                <w:sz w:val="16"/>
                <w:szCs w:val="16"/>
              </w:rPr>
              <w:t>Partially CEP-driven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4ED150BD" w14:textId="77777777">
            <w:pPr>
              <w:rPr>
                <w:rFonts w:ascii="Calibri" w:hAnsi="Calibri" w:cs="Calibri"/>
                <w:sz w:val="16"/>
                <w:szCs w:val="16"/>
              </w:rPr>
            </w:pPr>
            <w:r w:rsidRPr="007706DE">
              <w:rPr>
                <w:rFonts w:ascii="Calibri" w:hAnsi="Calibri" w:cs="Calibri"/>
                <w:sz w:val="16"/>
                <w:szCs w:val="16"/>
              </w:rPr>
              <w:t>Limited structured testing</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4F133F92" w14:textId="77777777">
            <w:pPr>
              <w:rPr>
                <w:rFonts w:ascii="Calibri" w:hAnsi="Calibri" w:cs="Calibri"/>
                <w:sz w:val="16"/>
                <w:szCs w:val="16"/>
              </w:rPr>
            </w:pPr>
            <w:r w:rsidRPr="007706DE">
              <w:rPr>
                <w:rFonts w:ascii="Calibri" w:hAnsi="Calibri" w:cs="Calibri"/>
                <w:sz w:val="16"/>
                <w:szCs w:val="16"/>
              </w:rPr>
              <w:t>No priority model; inconsistent routing; risk of duplications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307AA6DF" w14:textId="77777777">
            <w:pPr>
              <w:rPr>
                <w:rFonts w:ascii="Calibri" w:hAnsi="Calibri" w:cs="Calibri"/>
                <w:sz w:val="16"/>
                <w:szCs w:val="16"/>
              </w:rPr>
            </w:pPr>
            <w:r w:rsidRPr="007706DE">
              <w:rPr>
                <w:rFonts w:ascii="Calibri" w:hAnsi="Calibri" w:cs="Calibri"/>
                <w:sz w:val="16"/>
                <w:szCs w:val="16"/>
              </w:rPr>
              <w:t>None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6C6082E3" w14:textId="77777777">
            <w:pPr>
              <w:rPr>
                <w:rFonts w:ascii="Calibri" w:hAnsi="Calibri" w:cs="Calibri"/>
                <w:sz w:val="16"/>
                <w:szCs w:val="16"/>
              </w:rPr>
            </w:pPr>
            <w:r w:rsidRPr="007706DE">
              <w:rPr>
                <w:rFonts w:ascii="Calibri" w:hAnsi="Calibri" w:cs="Calibri"/>
                <w:sz w:val="16"/>
                <w:szCs w:val="16"/>
              </w:rPr>
              <w:t>Partial</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4D8A426A" w14:textId="77777777">
            <w:pPr>
              <w:rPr>
                <w:rFonts w:ascii="Calibri" w:hAnsi="Calibri" w:cs="Calibri"/>
                <w:sz w:val="16"/>
                <w:szCs w:val="16"/>
              </w:rPr>
            </w:pPr>
            <w:r w:rsidRPr="7EA8AE3B">
              <w:rPr>
                <w:rFonts w:ascii="Calibri" w:hAnsi="Calibri" w:cs="Calibri"/>
                <w:sz w:val="16"/>
                <w:szCs w:val="16"/>
              </w:rPr>
              <w:t xml:space="preserve">Apply priority matrix; CEP suppression; enforce </w:t>
            </w:r>
            <w:proofErr w:type="spellStart"/>
            <w:r w:rsidRPr="7EA8AE3B">
              <w:rPr>
                <w:rFonts w:ascii="Calibri" w:hAnsi="Calibri" w:cs="Calibri"/>
                <w:sz w:val="16"/>
                <w:szCs w:val="16"/>
              </w:rPr>
              <w:t>timetoaction</w:t>
            </w:r>
            <w:proofErr w:type="spellEnd"/>
            <w:r w:rsidRPr="7EA8AE3B">
              <w:rPr>
                <w:rFonts w:ascii="Calibri" w:hAnsi="Calibri" w:cs="Calibri"/>
                <w:sz w:val="16"/>
                <w:szCs w:val="16"/>
              </w:rPr>
              <w:t xml:space="preserve"> KPIs</w:t>
            </w:r>
            <w:r w:rsidRPr="007706DE">
              <w:rPr>
                <w:rFonts w:ascii="Calibri" w:hAnsi="Calibri" w:cs="Calibri"/>
                <w:sz w:val="16"/>
                <w:szCs w:val="16"/>
              </w:rPr>
              <w:noBreakHyphen/>
            </w:r>
            <w:r w:rsidRPr="007706DE">
              <w:rPr>
                <w:rFonts w:ascii="Calibri" w:hAnsi="Calibri" w:cs="Calibri"/>
                <w:sz w:val="16"/>
                <w:szCs w:val="16"/>
              </w:rPr>
              <w:t>to</w:t>
            </w:r>
            <w:r w:rsidRPr="007706DE">
              <w:rPr>
                <w:rFonts w:ascii="Calibri" w:hAnsi="Calibri" w:cs="Calibri"/>
                <w:sz w:val="16"/>
                <w:szCs w:val="16"/>
              </w:rPr>
              <w:noBreakHyphen/>
            </w:r>
            <w:r w:rsidRPr="007706DE">
              <w:rPr>
                <w:rFonts w:ascii="Calibri" w:hAnsi="Calibri" w:cs="Calibri"/>
                <w:sz w:val="16"/>
                <w:szCs w:val="16"/>
              </w:rPr>
              <w:t>action KPIs</w:t>
            </w:r>
          </w:p>
        </w:tc>
      </w:tr>
      <w:tr w:rsidRPr="007706DE" w:rsidR="007D15D3" w14:paraId="223E7EC2" w14:textId="77777777">
        <w:trPr>
          <w:trHeight w:val="984"/>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7706DE" w:rsidR="00957439" w:rsidRDefault="00957439" w14:paraId="69FC8E8A" w14:textId="77777777">
            <w:pPr>
              <w:jc w:val="center"/>
              <w:rPr>
                <w:rFonts w:ascii="Calibri" w:hAnsi="Calibri" w:cs="Calibri"/>
                <w:b/>
                <w:bCs/>
                <w:sz w:val="16"/>
                <w:szCs w:val="16"/>
              </w:rPr>
            </w:pPr>
            <w:r w:rsidRPr="007706DE">
              <w:rPr>
                <w:rStyle w:val="Strong"/>
                <w:rFonts w:ascii="Calibri" w:hAnsi="Calibri" w:cs="Calibri" w:eastAsiaTheme="majorEastAsia"/>
                <w:sz w:val="16"/>
                <w:szCs w:val="16"/>
              </w:rPr>
              <w:t>Regional Messengers (WeChat / Kakao / Viber)</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18F520F9" w14:textId="77777777">
            <w:pPr>
              <w:rPr>
                <w:rFonts w:ascii="Calibri" w:hAnsi="Calibri" w:cs="Calibri"/>
                <w:sz w:val="16"/>
                <w:szCs w:val="16"/>
              </w:rPr>
            </w:pPr>
            <w:r w:rsidRPr="007706DE">
              <w:rPr>
                <w:rFonts w:ascii="Calibri" w:hAnsi="Calibri" w:cs="Calibri"/>
                <w:sz w:val="16"/>
                <w:szCs w:val="16"/>
              </w:rPr>
              <w:t>Minimal usage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0EFEA5F6" w14:textId="77777777">
            <w:pPr>
              <w:rPr>
                <w:rFonts w:ascii="Calibri" w:hAnsi="Calibri" w:cs="Calibri"/>
                <w:sz w:val="16"/>
                <w:szCs w:val="16"/>
              </w:rPr>
            </w:pPr>
            <w:proofErr w:type="spellStart"/>
            <w:r w:rsidRPr="7EA8AE3B">
              <w:rPr>
                <w:rFonts w:ascii="Calibri" w:hAnsi="Calibri" w:cs="Calibri"/>
                <w:sz w:val="16"/>
                <w:szCs w:val="16"/>
              </w:rPr>
              <w:t>Adhoc</w:t>
            </w:r>
            <w:proofErr w:type="spellEnd"/>
            <w:r w:rsidRPr="7EA8AE3B">
              <w:rPr>
                <w:rFonts w:ascii="Calibri" w:hAnsi="Calibri" w:cs="Calibri"/>
                <w:sz w:val="16"/>
                <w:szCs w:val="16"/>
              </w:rPr>
              <w:t>, no governance</w:t>
            </w:r>
            <w:r w:rsidRPr="007706DE">
              <w:rPr>
                <w:rFonts w:ascii="Calibri" w:hAnsi="Calibri" w:cs="Calibri"/>
                <w:sz w:val="16"/>
                <w:szCs w:val="16"/>
              </w:rPr>
              <w:noBreakHyphen/>
            </w:r>
            <w:r w:rsidRPr="007706DE">
              <w:rPr>
                <w:rFonts w:ascii="Calibri" w:hAnsi="Calibri" w:cs="Calibri"/>
                <w:sz w:val="16"/>
                <w:szCs w:val="16"/>
              </w:rPr>
              <w:t>hoc, no governance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5A317601" w14:textId="77777777">
            <w:pPr>
              <w:rPr>
                <w:rFonts w:ascii="Calibri" w:hAnsi="Calibri" w:cs="Calibri"/>
                <w:sz w:val="16"/>
                <w:szCs w:val="16"/>
              </w:rPr>
            </w:pPr>
            <w:r w:rsidRPr="007706DE">
              <w:rPr>
                <w:rFonts w:ascii="Calibri" w:hAnsi="Calibri" w:cs="Calibri"/>
                <w:sz w:val="16"/>
                <w:szCs w:val="16"/>
              </w:rPr>
              <w:t>N/A</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3688E193" w14:textId="77777777">
            <w:pPr>
              <w:rPr>
                <w:rFonts w:ascii="Calibri" w:hAnsi="Calibri" w:cs="Calibri"/>
                <w:sz w:val="16"/>
                <w:szCs w:val="16"/>
              </w:rPr>
            </w:pPr>
            <w:r w:rsidRPr="007706DE">
              <w:rPr>
                <w:rFonts w:ascii="Calibri" w:hAnsi="Calibri" w:cs="Calibri"/>
                <w:sz w:val="16"/>
                <w:szCs w:val="16"/>
              </w:rPr>
              <w:t>No market strategy; no SLOs; no consent/localization rules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3C429CBE" w14:textId="77777777">
            <w:pPr>
              <w:rPr>
                <w:rFonts w:ascii="Calibri" w:hAnsi="Calibri" w:cs="Calibri"/>
                <w:sz w:val="16"/>
                <w:szCs w:val="16"/>
              </w:rPr>
            </w:pPr>
            <w:r w:rsidRPr="007706DE">
              <w:rPr>
                <w:rFonts w:ascii="Calibri" w:hAnsi="Calibri" w:cs="Calibri"/>
                <w:sz w:val="16"/>
                <w:szCs w:val="16"/>
              </w:rPr>
              <w:t>None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628404C8" w14:textId="77777777">
            <w:pPr>
              <w:rPr>
                <w:rFonts w:ascii="Calibri" w:hAnsi="Calibri" w:cs="Calibri"/>
                <w:sz w:val="16"/>
                <w:szCs w:val="16"/>
              </w:rPr>
            </w:pPr>
            <w:r w:rsidRPr="007706DE">
              <w:rPr>
                <w:rFonts w:ascii="Calibri" w:hAnsi="Calibri" w:cs="Calibri"/>
                <w:sz w:val="16"/>
                <w:szCs w:val="16"/>
              </w:rPr>
              <w:t>No</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7706DE" w:rsidR="00957439" w:rsidRDefault="00957439" w14:paraId="7DB84BBD" w14:textId="77777777">
            <w:pPr>
              <w:rPr>
                <w:rFonts w:ascii="Calibri" w:hAnsi="Calibri" w:cs="Calibri"/>
                <w:sz w:val="16"/>
                <w:szCs w:val="16"/>
              </w:rPr>
            </w:pPr>
            <w:r w:rsidRPr="007706DE">
              <w:rPr>
                <w:rFonts w:ascii="Calibri" w:hAnsi="Calibri" w:cs="Calibri"/>
                <w:sz w:val="16"/>
                <w:szCs w:val="16"/>
              </w:rPr>
              <w:t>Build regional strategy; define ROI KPIs; implement quiet hours &amp; regulatory compliance flows</w:t>
            </w:r>
          </w:p>
        </w:tc>
      </w:tr>
    </w:tbl>
    <w:p w:rsidRPr="007706DE" w:rsidR="00957439" w:rsidP="00957439" w:rsidRDefault="00957439" w14:paraId="52919DEF" w14:textId="77777777">
      <w:pPr>
        <w:pStyle w:val="NormalWeb"/>
        <w:spacing w:line="300" w:lineRule="atLeast"/>
        <w:rPr>
          <w:rFonts w:ascii="Calibri" w:hAnsi="Calibri" w:cs="Calibri"/>
          <w:sz w:val="22"/>
          <w:szCs w:val="22"/>
        </w:rPr>
      </w:pPr>
    </w:p>
    <w:p w:rsidRPr="007706DE" w:rsidR="00957439" w:rsidP="00957439" w:rsidRDefault="00957439" w14:paraId="3764C246" w14:textId="77777777">
      <w:pPr>
        <w:pStyle w:val="NormalWeb"/>
        <w:spacing w:line="300" w:lineRule="atLeast"/>
        <w:rPr>
          <w:rFonts w:ascii="Calibri" w:hAnsi="Calibri" w:cs="Calibri"/>
          <w:sz w:val="22"/>
          <w:szCs w:val="22"/>
        </w:rPr>
      </w:pPr>
      <w:proofErr w:type="spellStart"/>
      <w:r w:rsidRPr="007706DE">
        <w:rPr>
          <w:rFonts w:ascii="Calibri" w:hAnsi="Calibri" w:cs="Calibri"/>
          <w:sz w:val="22"/>
          <w:szCs w:val="22"/>
        </w:rPr>
        <w:t>Payoneer’s</w:t>
      </w:r>
      <w:proofErr w:type="spellEnd"/>
      <w:r w:rsidRPr="007706DE">
        <w:rPr>
          <w:rFonts w:ascii="Calibri" w:hAnsi="Calibri" w:cs="Calibri"/>
          <w:sz w:val="22"/>
          <w:szCs w:val="22"/>
        </w:rPr>
        <w:t xml:space="preserve"> communication surfaces operate at </w:t>
      </w:r>
      <w:r w:rsidRPr="007706DE">
        <w:rPr>
          <w:rStyle w:val="Strong"/>
          <w:rFonts w:ascii="Calibri" w:hAnsi="Calibri" w:cs="Calibri" w:eastAsiaTheme="majorEastAsia"/>
          <w:sz w:val="22"/>
          <w:szCs w:val="22"/>
        </w:rPr>
        <w:t>mixed maturity</w:t>
      </w:r>
      <w:r w:rsidRPr="007706DE">
        <w:rPr>
          <w:rFonts w:ascii="Calibri" w:hAnsi="Calibri" w:cs="Calibri"/>
          <w:sz w:val="22"/>
          <w:szCs w:val="22"/>
        </w:rPr>
        <w:t>. Some channels—such as Alerts, simplified Welcome Banners, and First</w:t>
      </w:r>
      <w:r w:rsidRPr="007706DE">
        <w:rPr>
          <w:rFonts w:ascii="Calibri" w:hAnsi="Calibri" w:cs="Calibri"/>
          <w:sz w:val="22"/>
          <w:szCs w:val="22"/>
        </w:rPr>
        <w:noBreakHyphen/>
      </w:r>
      <w:r w:rsidRPr="007706DE">
        <w:rPr>
          <w:rFonts w:ascii="Calibri" w:hAnsi="Calibri" w:cs="Calibri"/>
          <w:sz w:val="22"/>
          <w:szCs w:val="22"/>
        </w:rPr>
        <w:t xml:space="preserve">Use States—show strong performance and clear user behavior improvements. Others (Notification Center, What’s New, Jumbotron, Tours) exist but rely on </w:t>
      </w:r>
      <w:r w:rsidRPr="007706DE">
        <w:rPr>
          <w:rStyle w:val="Strong"/>
          <w:rFonts w:ascii="Calibri" w:hAnsi="Calibri" w:cs="Calibri" w:eastAsiaTheme="majorEastAsia"/>
          <w:sz w:val="22"/>
          <w:szCs w:val="22"/>
        </w:rPr>
        <w:t>legacy UI/backend</w:t>
      </w:r>
      <w:r w:rsidRPr="007706DE">
        <w:rPr>
          <w:rFonts w:ascii="Calibri" w:hAnsi="Calibri" w:cs="Calibri"/>
          <w:sz w:val="22"/>
          <w:szCs w:val="22"/>
        </w:rPr>
        <w:t xml:space="preserve">, lack </w:t>
      </w:r>
      <w:r w:rsidRPr="007706DE">
        <w:rPr>
          <w:rStyle w:val="Strong"/>
          <w:rFonts w:ascii="Calibri" w:hAnsi="Calibri" w:cs="Calibri" w:eastAsiaTheme="majorEastAsia"/>
          <w:sz w:val="22"/>
          <w:szCs w:val="22"/>
        </w:rPr>
        <w:t>eligibility logic</w:t>
      </w:r>
      <w:r w:rsidRPr="007706DE">
        <w:rPr>
          <w:rFonts w:ascii="Calibri" w:hAnsi="Calibri" w:cs="Calibri"/>
          <w:sz w:val="22"/>
          <w:szCs w:val="22"/>
        </w:rPr>
        <w:t xml:space="preserve">, or are </w:t>
      </w:r>
      <w:r w:rsidRPr="007706DE">
        <w:rPr>
          <w:rStyle w:val="Strong"/>
          <w:rFonts w:ascii="Calibri" w:hAnsi="Calibri" w:cs="Calibri" w:eastAsiaTheme="majorEastAsia"/>
          <w:sz w:val="22"/>
          <w:szCs w:val="22"/>
        </w:rPr>
        <w:t>available but not used</w:t>
      </w:r>
      <w:r w:rsidRPr="007706DE">
        <w:rPr>
          <w:rFonts w:ascii="Calibri" w:hAnsi="Calibri" w:cs="Calibri"/>
          <w:sz w:val="22"/>
          <w:szCs w:val="22"/>
        </w:rPr>
        <w:t xml:space="preserve"> due to </w:t>
      </w:r>
      <w:r w:rsidRPr="007706DE">
        <w:rPr>
          <w:rStyle w:val="Strong"/>
          <w:rFonts w:ascii="Calibri" w:hAnsi="Calibri" w:cs="Calibri" w:eastAsiaTheme="majorEastAsia"/>
          <w:sz w:val="22"/>
          <w:szCs w:val="22"/>
        </w:rPr>
        <w:t>back</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office audience selection complexity</w:t>
      </w:r>
      <w:r w:rsidRPr="007706DE">
        <w:rPr>
          <w:rFonts w:ascii="Calibri" w:hAnsi="Calibri" w:cs="Calibri"/>
          <w:sz w:val="22"/>
          <w:szCs w:val="22"/>
        </w:rPr>
        <w:t xml:space="preserve">, </w:t>
      </w:r>
      <w:r w:rsidRPr="007706DE">
        <w:rPr>
          <w:rStyle w:val="Strong"/>
          <w:rFonts w:ascii="Calibri" w:hAnsi="Calibri" w:cs="Calibri" w:eastAsiaTheme="majorEastAsia"/>
          <w:sz w:val="22"/>
          <w:szCs w:val="22"/>
        </w:rPr>
        <w:t>hard</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coded logic</w:t>
      </w:r>
      <w:r w:rsidRPr="007706DE">
        <w:rPr>
          <w:rFonts w:ascii="Calibri" w:hAnsi="Calibri" w:cs="Calibri"/>
          <w:sz w:val="22"/>
          <w:szCs w:val="22"/>
        </w:rPr>
        <w:t xml:space="preserve">, or </w:t>
      </w:r>
      <w:r w:rsidRPr="007706DE">
        <w:rPr>
          <w:rStyle w:val="Strong"/>
          <w:rFonts w:ascii="Calibri" w:hAnsi="Calibri" w:cs="Calibri" w:eastAsiaTheme="majorEastAsia"/>
          <w:sz w:val="22"/>
          <w:szCs w:val="22"/>
        </w:rPr>
        <w:t>missing instrumentation</w:t>
      </w:r>
      <w:r w:rsidRPr="007706DE">
        <w:rPr>
          <w:rFonts w:ascii="Calibri" w:hAnsi="Calibri" w:cs="Calibri"/>
          <w:sz w:val="22"/>
          <w:szCs w:val="22"/>
        </w:rPr>
        <w:t>.</w:t>
      </w:r>
    </w:p>
    <w:p w:rsidRPr="007706DE" w:rsidR="00957439" w:rsidP="00957439" w:rsidRDefault="00957439" w14:paraId="077A2225" w14:textId="77777777">
      <w:pPr>
        <w:pStyle w:val="NormalWeb"/>
        <w:spacing w:line="300" w:lineRule="atLeast"/>
        <w:rPr>
          <w:rFonts w:ascii="Calibri" w:hAnsi="Calibri" w:cs="Calibri"/>
          <w:b/>
          <w:bCs/>
          <w:sz w:val="22"/>
          <w:szCs w:val="22"/>
        </w:rPr>
      </w:pPr>
      <w:r w:rsidRPr="007706DE">
        <w:rPr>
          <w:rFonts w:ascii="Calibri" w:hAnsi="Calibri" w:cs="Calibri"/>
          <w:b/>
          <w:bCs/>
          <w:sz w:val="22"/>
          <w:szCs w:val="22"/>
        </w:rPr>
        <w:t>Across internal surfaces:</w:t>
      </w:r>
    </w:p>
    <w:p w:rsidRPr="007706DE" w:rsidR="00957439" w:rsidP="004D0259" w:rsidRDefault="00957439" w14:paraId="0A02C809" w14:textId="77777777">
      <w:pPr>
        <w:numPr>
          <w:ilvl w:val="0"/>
          <w:numId w:val="75"/>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 xml:space="preserve">Several were introduced as </w:t>
      </w:r>
      <w:r w:rsidRPr="007706DE">
        <w:rPr>
          <w:rStyle w:val="Strong"/>
          <w:rFonts w:ascii="Calibri" w:hAnsi="Calibri" w:cs="Calibri" w:eastAsiaTheme="majorEastAsia"/>
          <w:sz w:val="22"/>
          <w:szCs w:val="22"/>
        </w:rPr>
        <w:t>one</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off experiments</w:t>
      </w:r>
      <w:r w:rsidRPr="007706DE">
        <w:rPr>
          <w:rFonts w:ascii="Calibri" w:hAnsi="Calibri" w:cs="Calibri"/>
          <w:sz w:val="22"/>
          <w:szCs w:val="22"/>
        </w:rPr>
        <w:t xml:space="preserve"> and remained without governance.</w:t>
      </w:r>
    </w:p>
    <w:p w:rsidRPr="007706DE" w:rsidR="00957439" w:rsidP="004D0259" w:rsidRDefault="00957439" w14:paraId="10536668" w14:textId="77777777">
      <w:pPr>
        <w:numPr>
          <w:ilvl w:val="0"/>
          <w:numId w:val="75"/>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Notification behavior is inconsistent across apps and surfaces.</w:t>
      </w:r>
    </w:p>
    <w:p w:rsidRPr="007706DE" w:rsidR="00957439" w:rsidP="004D0259" w:rsidRDefault="00957439" w14:paraId="6A8C51DC" w14:textId="77777777">
      <w:pPr>
        <w:numPr>
          <w:ilvl w:val="0"/>
          <w:numId w:val="75"/>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Telemetry (impressions, badge exposure, click → action) is unreliable or missing.</w:t>
      </w:r>
    </w:p>
    <w:p w:rsidRPr="007706DE" w:rsidR="00957439" w:rsidP="004D0259" w:rsidRDefault="00957439" w14:paraId="242D59F6" w14:textId="77777777">
      <w:pPr>
        <w:numPr>
          <w:ilvl w:val="0"/>
          <w:numId w:val="75"/>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 xml:space="preserve">Routing is not prioritized, causing </w:t>
      </w:r>
      <w:r w:rsidRPr="007706DE">
        <w:rPr>
          <w:rStyle w:val="Strong"/>
          <w:rFonts w:ascii="Calibri" w:hAnsi="Calibri" w:cs="Calibri" w:eastAsiaTheme="majorEastAsia"/>
          <w:sz w:val="22"/>
          <w:szCs w:val="22"/>
        </w:rPr>
        <w:t>collisions</w:t>
      </w:r>
      <w:r w:rsidRPr="007706DE">
        <w:rPr>
          <w:rFonts w:ascii="Calibri" w:hAnsi="Calibri" w:cs="Calibri"/>
          <w:sz w:val="22"/>
          <w:szCs w:val="22"/>
        </w:rPr>
        <w:t xml:space="preserve"> and </w:t>
      </w:r>
      <w:r w:rsidRPr="007706DE">
        <w:rPr>
          <w:rStyle w:val="Strong"/>
          <w:rFonts w:ascii="Calibri" w:hAnsi="Calibri" w:cs="Calibri" w:eastAsiaTheme="majorEastAsia"/>
          <w:sz w:val="22"/>
          <w:szCs w:val="22"/>
        </w:rPr>
        <w:t>shadow channels</w:t>
      </w:r>
      <w:r w:rsidRPr="007706DE">
        <w:rPr>
          <w:rFonts w:ascii="Calibri" w:hAnsi="Calibri" w:cs="Calibri"/>
          <w:sz w:val="22"/>
          <w:szCs w:val="22"/>
        </w:rPr>
        <w:t>.</w:t>
      </w:r>
    </w:p>
    <w:p w:rsidRPr="007706DE" w:rsidR="00957439" w:rsidP="00957439" w:rsidRDefault="00957439" w14:paraId="7AE10190" w14:textId="77777777">
      <w:pPr>
        <w:pStyle w:val="NormalWeb"/>
        <w:spacing w:line="300" w:lineRule="atLeast"/>
        <w:rPr>
          <w:rFonts w:ascii="Calibri" w:hAnsi="Calibri" w:cs="Calibri"/>
          <w:b/>
          <w:bCs/>
          <w:sz w:val="22"/>
          <w:szCs w:val="22"/>
        </w:rPr>
      </w:pPr>
      <w:r w:rsidRPr="007706DE">
        <w:rPr>
          <w:rFonts w:ascii="Calibri" w:hAnsi="Calibri" w:cs="Calibri"/>
          <w:b/>
          <w:bCs/>
          <w:sz w:val="22"/>
          <w:szCs w:val="22"/>
        </w:rPr>
        <w:t>Across external channels:</w:t>
      </w:r>
    </w:p>
    <w:p w:rsidRPr="007706DE" w:rsidR="00957439" w:rsidP="004D0259" w:rsidRDefault="00957439" w14:paraId="2505F14B" w14:textId="77777777">
      <w:pPr>
        <w:numPr>
          <w:ilvl w:val="0"/>
          <w:numId w:val="76"/>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Email is heavily used but fragmented.</w:t>
      </w:r>
    </w:p>
    <w:p w:rsidRPr="007706DE" w:rsidR="00957439" w:rsidP="004D0259" w:rsidRDefault="00957439" w14:paraId="70068703" w14:textId="77777777">
      <w:pPr>
        <w:numPr>
          <w:ilvl w:val="0"/>
          <w:numId w:val="76"/>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Push lacks priority rules vs. email.</w:t>
      </w:r>
    </w:p>
    <w:p w:rsidRPr="007706DE" w:rsidR="00957439" w:rsidP="004D0259" w:rsidRDefault="00957439" w14:paraId="457663D8" w14:textId="77777777">
      <w:pPr>
        <w:numPr>
          <w:ilvl w:val="0"/>
          <w:numId w:val="76"/>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Regional messengers require strategy, governance, and ROI criteria.</w:t>
      </w:r>
    </w:p>
    <w:p w:rsidRPr="007706DE" w:rsidR="00957439" w:rsidP="00957439" w:rsidRDefault="00957439" w14:paraId="28CE8FA7" w14:textId="77777777">
      <w:pPr>
        <w:pStyle w:val="NormalWeb"/>
        <w:spacing w:line="300" w:lineRule="atLeast"/>
        <w:rPr>
          <w:rFonts w:ascii="Calibri" w:hAnsi="Calibri" w:cs="Calibri"/>
          <w:sz w:val="22"/>
          <w:szCs w:val="22"/>
        </w:rPr>
      </w:pPr>
      <w:r w:rsidRPr="007706DE">
        <w:rPr>
          <w:rFonts w:ascii="Calibri" w:hAnsi="Calibri" w:cs="Calibri"/>
          <w:sz w:val="22"/>
          <w:szCs w:val="22"/>
        </w:rPr>
        <w:t xml:space="preserve">This baseline underscores the need for </w:t>
      </w:r>
      <w:r w:rsidRPr="007706DE">
        <w:rPr>
          <w:rStyle w:val="Strong"/>
          <w:rFonts w:ascii="Calibri" w:hAnsi="Calibri" w:cs="Calibri" w:eastAsiaTheme="majorEastAsia"/>
          <w:sz w:val="22"/>
          <w:szCs w:val="22"/>
        </w:rPr>
        <w:t>standardized semantics</w:t>
      </w:r>
      <w:r w:rsidRPr="007706DE">
        <w:rPr>
          <w:rFonts w:ascii="Calibri" w:hAnsi="Calibri" w:cs="Calibri"/>
          <w:sz w:val="22"/>
          <w:szCs w:val="22"/>
        </w:rPr>
        <w:t xml:space="preserve">, </w:t>
      </w:r>
      <w:r w:rsidRPr="007706DE">
        <w:rPr>
          <w:rStyle w:val="Strong"/>
          <w:rFonts w:ascii="Calibri" w:hAnsi="Calibri" w:cs="Calibri" w:eastAsiaTheme="majorEastAsia"/>
          <w:sz w:val="22"/>
          <w:szCs w:val="22"/>
        </w:rPr>
        <w:t>CEP</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driven eligibility</w:t>
      </w:r>
      <w:r w:rsidRPr="007706DE">
        <w:rPr>
          <w:rFonts w:ascii="Calibri" w:hAnsi="Calibri" w:cs="Calibri"/>
          <w:sz w:val="22"/>
          <w:szCs w:val="22"/>
        </w:rPr>
        <w:t xml:space="preserve">, </w:t>
      </w:r>
      <w:r w:rsidRPr="007706DE">
        <w:rPr>
          <w:rStyle w:val="Strong"/>
          <w:rFonts w:ascii="Calibri" w:hAnsi="Calibri" w:cs="Calibri" w:eastAsiaTheme="majorEastAsia"/>
          <w:sz w:val="22"/>
          <w:szCs w:val="22"/>
        </w:rPr>
        <w:t>policy</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as</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code</w:t>
      </w:r>
      <w:r w:rsidRPr="007706DE">
        <w:rPr>
          <w:rFonts w:ascii="Calibri" w:hAnsi="Calibri" w:cs="Calibri"/>
          <w:sz w:val="22"/>
          <w:szCs w:val="22"/>
        </w:rPr>
        <w:t xml:space="preserve">, and </w:t>
      </w:r>
      <w:r w:rsidRPr="007706DE">
        <w:rPr>
          <w:rStyle w:val="Strong"/>
          <w:rFonts w:ascii="Calibri" w:hAnsi="Calibri" w:cs="Calibri" w:eastAsiaTheme="majorEastAsia"/>
          <w:sz w:val="22"/>
          <w:szCs w:val="22"/>
        </w:rPr>
        <w:t>Braze-based in</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app components</w:t>
      </w:r>
      <w:r w:rsidRPr="007706DE">
        <w:rPr>
          <w:rFonts w:ascii="Calibri" w:hAnsi="Calibri" w:cs="Calibri"/>
          <w:sz w:val="22"/>
          <w:szCs w:val="22"/>
        </w:rPr>
        <w:t xml:space="preserve"> for a unified experience.</w:t>
      </w:r>
    </w:p>
    <w:p w:rsidRPr="007706DE" w:rsidR="00957439" w:rsidP="00957439" w:rsidRDefault="00957439" w14:paraId="53BEB37D" w14:textId="77777777">
      <w:r w:rsidRPr="007706DE">
        <w:rPr>
          <w:rStyle w:val="Strong"/>
          <w:rFonts w:ascii="Calibri" w:hAnsi="Calibri" w:cs="Calibri"/>
          <w:color w:val="000000" w:themeColor="text1"/>
          <w:sz w:val="22"/>
          <w:szCs w:val="22"/>
        </w:rPr>
        <w:t>d) Channel-by-Channel Overview &amp; Forward Plan</w:t>
      </w:r>
    </w:p>
    <w:p w:rsidRPr="007706DE" w:rsidR="00957439" w:rsidP="00957439" w:rsidRDefault="00957439" w14:paraId="28621872"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b w:val="0"/>
          <w:bCs w:val="0"/>
          <w:color w:val="000000" w:themeColor="text1"/>
          <w:sz w:val="22"/>
          <w:szCs w:val="22"/>
        </w:rPr>
        <w:t>Internal &amp; External Channels — Current State → Future State Table</w:t>
      </w:r>
      <w:r w:rsidRPr="007706DE">
        <w:rPr>
          <w:rStyle w:val="Strong"/>
          <w:rFonts w:ascii="Calibri" w:hAnsi="Calibri" w:cs="Calibri"/>
          <w:b w:val="0"/>
          <w:bCs w:val="0"/>
          <w:color w:val="000000" w:themeColor="text1"/>
          <w:sz w:val="22"/>
          <w:szCs w:val="22"/>
        </w:rPr>
        <w:br/>
      </w:r>
    </w:p>
    <w:p w:rsidRPr="007706DE" w:rsidR="00957439" w:rsidP="00925235" w:rsidRDefault="00957439" w14:paraId="6EF5D241" w14:textId="14E39C8C">
      <w:pPr>
        <w:spacing w:line="300" w:lineRule="atLeast"/>
        <w:rPr>
          <w:rFonts w:ascii="Calibri" w:hAnsi="Calibri" w:cs="Calibri"/>
          <w:sz w:val="22"/>
          <w:szCs w:val="22"/>
        </w:rPr>
      </w:pPr>
    </w:p>
    <w:p w:rsidR="00957439" w:rsidP="00957439" w:rsidRDefault="00957439" w14:paraId="67900484" w14:textId="01301F2B">
      <w:pPr>
        <w:rPr>
          <w:rStyle w:val="Strong"/>
          <w:rFonts w:ascii="Calibri" w:hAnsi="Calibri" w:cs="Calibri"/>
          <w:color w:val="000000" w:themeColor="text1"/>
          <w:sz w:val="22"/>
          <w:szCs w:val="22"/>
        </w:rPr>
      </w:pPr>
      <w:r w:rsidRPr="00AF54C5">
        <w:rPr>
          <w:rStyle w:val="Strong"/>
          <w:rFonts w:ascii="Calibri" w:hAnsi="Calibri" w:cs="Calibri"/>
          <w:color w:val="000000" w:themeColor="text1"/>
          <w:sz w:val="22"/>
          <w:szCs w:val="22"/>
        </w:rPr>
        <w:t>e) 2026–2027 Plan</w:t>
      </w:r>
    </w:p>
    <w:p w:rsidRPr="00AF54C5" w:rsidR="00957439" w:rsidP="00957439" w:rsidRDefault="00957439" w14:paraId="37FDC75B" w14:textId="77777777"/>
    <w:p w:rsidRPr="007706DE" w:rsidR="00957439" w:rsidP="00957439" w:rsidRDefault="00957439" w14:paraId="4AA77EF1" w14:textId="653EF930">
      <w:r w:rsidRPr="007706DE">
        <w:rPr>
          <w:rStyle w:val="Strong"/>
          <w:rFonts w:ascii="Calibri" w:hAnsi="Calibri" w:cs="Calibri"/>
          <w:b w:val="0"/>
          <w:bCs w:val="0"/>
          <w:color w:val="000000" w:themeColor="text1"/>
          <w:sz w:val="22"/>
          <w:szCs w:val="22"/>
        </w:rPr>
        <w:t xml:space="preserve">1. </w:t>
      </w:r>
      <w:r w:rsidRPr="007706DE">
        <w:rPr>
          <w:rStyle w:val="Strong"/>
          <w:rFonts w:ascii="Calibri" w:hAnsi="Calibri" w:cs="Calibri"/>
          <w:color w:val="000000" w:themeColor="text1"/>
          <w:sz w:val="22"/>
          <w:szCs w:val="22"/>
        </w:rPr>
        <w:t>Internal</w:t>
      </w:r>
      <w:r w:rsidRPr="007706DE">
        <w:rPr>
          <w:rStyle w:val="Strong"/>
          <w:rFonts w:ascii="Calibri" w:hAnsi="Calibri" w:cs="Calibri"/>
          <w:b w:val="0"/>
          <w:bCs w:val="0"/>
          <w:color w:val="000000" w:themeColor="text1"/>
          <w:sz w:val="22"/>
          <w:szCs w:val="22"/>
        </w:rPr>
        <w:t xml:space="preserve"> </w:t>
      </w:r>
      <w:r w:rsidRPr="007706DE">
        <w:rPr>
          <w:rStyle w:val="Strong"/>
          <w:rFonts w:ascii="Calibri" w:hAnsi="Calibri" w:cs="Calibri"/>
          <w:color w:val="000000" w:themeColor="text1"/>
          <w:sz w:val="22"/>
          <w:szCs w:val="22"/>
        </w:rPr>
        <w:t>Purpose</w:t>
      </w:r>
      <w:r w:rsidRPr="007706DE">
        <w:rPr>
          <w:rStyle w:val="Strong"/>
          <w:rFonts w:ascii="Calibri" w:hAnsi="Calibri" w:cs="Calibri"/>
          <w:color w:val="000000" w:themeColor="text1"/>
          <w:sz w:val="22"/>
          <w:szCs w:val="22"/>
        </w:rPr>
        <w:noBreakHyphen/>
      </w:r>
      <w:r w:rsidRPr="007706DE">
        <w:rPr>
          <w:rStyle w:val="Strong"/>
          <w:rFonts w:ascii="Calibri" w:hAnsi="Calibri" w:cs="Calibri"/>
          <w:color w:val="000000" w:themeColor="text1"/>
          <w:sz w:val="22"/>
          <w:szCs w:val="22"/>
        </w:rPr>
        <w:t>Built Surfaces</w:t>
      </w:r>
    </w:p>
    <w:p w:rsidRPr="007706DE" w:rsidR="00957439" w:rsidP="00957439" w:rsidRDefault="00957439" w14:paraId="4A876637"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Each internal surface is assigned a </w:t>
      </w:r>
      <w:r w:rsidRPr="007706DE">
        <w:rPr>
          <w:rStyle w:val="Strong"/>
          <w:rFonts w:ascii="Calibri" w:hAnsi="Calibri" w:cs="Calibri" w:eastAsiaTheme="majorEastAsia"/>
          <w:color w:val="000000" w:themeColor="text1"/>
          <w:sz w:val="22"/>
          <w:szCs w:val="22"/>
        </w:rPr>
        <w:t>clear, non</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overlapping remit</w:t>
      </w:r>
      <w:r w:rsidRPr="007706DE">
        <w:rPr>
          <w:rFonts w:ascii="Calibri" w:hAnsi="Calibri" w:cs="Calibri"/>
          <w:color w:val="000000" w:themeColor="text1"/>
          <w:sz w:val="22"/>
          <w:szCs w:val="22"/>
        </w:rPr>
        <w:t>, forming the semantic model for all in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app communication. This enables consistent routing, reduces collisions, and supports user cognitive expectations across platforms.</w:t>
      </w:r>
    </w:p>
    <w:p w:rsidRPr="00AF54C5" w:rsidR="00957439" w:rsidP="00957439" w:rsidRDefault="00957439" w14:paraId="47692C0A" w14:textId="77777777">
      <w:r w:rsidRPr="00AF54C5">
        <w:rPr>
          <w:rStyle w:val="Strong"/>
          <w:rFonts w:ascii="Calibri" w:hAnsi="Calibri" w:cs="Calibri"/>
          <w:color w:val="000000" w:themeColor="text1"/>
          <w:sz w:val="22"/>
          <w:szCs w:val="22"/>
        </w:rPr>
        <w:t>Primary Surfaces</w:t>
      </w:r>
    </w:p>
    <w:p w:rsidRPr="007706DE" w:rsidR="00957439" w:rsidP="004D0259" w:rsidRDefault="00957439" w14:paraId="63AACB10" w14:textId="3BEA8F7D">
      <w:pPr>
        <w:numPr>
          <w:ilvl w:val="0"/>
          <w:numId w:val="8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Alerts</w:t>
      </w:r>
      <w:r w:rsidRPr="007706DE">
        <w:rPr>
          <w:rFonts w:ascii="Calibri" w:hAnsi="Calibri" w:cs="Calibri"/>
          <w:color w:val="000000" w:themeColor="text1"/>
          <w:sz w:val="22"/>
          <w:szCs w:val="22"/>
        </w:rPr>
        <w:t xml:space="preserve"> → Account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impacting and actionable changes (e.g., status, blocks, risks, required steps).</w:t>
      </w:r>
    </w:p>
    <w:p w:rsidRPr="007706DE" w:rsidR="00957439" w:rsidP="004D0259" w:rsidRDefault="00957439" w14:paraId="2A3D0C24" w14:textId="77777777">
      <w:pPr>
        <w:numPr>
          <w:ilvl w:val="0"/>
          <w:numId w:val="8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Notification Center</w:t>
      </w:r>
      <w:r w:rsidRPr="007706DE">
        <w:rPr>
          <w:rFonts w:ascii="Calibri" w:hAnsi="Calibri" w:cs="Calibri"/>
          <w:color w:val="000000" w:themeColor="text1"/>
          <w:sz w:val="22"/>
          <w:szCs w:val="22"/>
        </w:rPr>
        <w:t xml:space="preserve"> → Business actions and updates; consolidated, structured feed.</w:t>
      </w:r>
    </w:p>
    <w:p w:rsidRPr="007706DE" w:rsidR="00957439" w:rsidP="004D0259" w:rsidRDefault="00957439" w14:paraId="03078711" w14:textId="77777777">
      <w:pPr>
        <w:numPr>
          <w:ilvl w:val="0"/>
          <w:numId w:val="8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Banners</w:t>
      </w:r>
      <w:r w:rsidRPr="007706DE">
        <w:rPr>
          <w:rFonts w:ascii="Calibri" w:hAnsi="Calibri" w:cs="Calibri"/>
          <w:color w:val="000000" w:themeColor="text1"/>
          <w:sz w:val="22"/>
          <w:szCs w:val="22"/>
        </w:rPr>
        <w:t xml:space="preserve"> → Contextual nudges embedded within workflows and pages.</w:t>
      </w:r>
    </w:p>
    <w:p w:rsidRPr="007706DE" w:rsidR="00957439" w:rsidP="004D0259" w:rsidRDefault="00957439" w14:paraId="52D53D50" w14:textId="77777777">
      <w:pPr>
        <w:numPr>
          <w:ilvl w:val="0"/>
          <w:numId w:val="8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What’s New</w:t>
      </w:r>
      <w:r w:rsidRPr="007706DE">
        <w:rPr>
          <w:rFonts w:ascii="Calibri" w:hAnsi="Calibri" w:cs="Calibri"/>
          <w:color w:val="000000" w:themeColor="text1"/>
          <w:sz w:val="22"/>
          <w:szCs w:val="22"/>
        </w:rPr>
        <w:t xml:space="preserve"> → Discovery of new features, capabilities, and relevant announcements.</w:t>
      </w:r>
    </w:p>
    <w:p w:rsidRPr="007706DE" w:rsidR="00957439" w:rsidP="004D0259" w:rsidRDefault="00957439" w14:paraId="599E115C" w14:textId="308F7B37">
      <w:pPr>
        <w:numPr>
          <w:ilvl w:val="0"/>
          <w:numId w:val="8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Jumbotron (future Braze component)</w:t>
      </w:r>
      <w:r w:rsidRPr="007706DE">
        <w:rPr>
          <w:rFonts w:ascii="Calibri" w:hAnsi="Calibri" w:cs="Calibri"/>
          <w:color w:val="000000" w:themeColor="text1"/>
          <w:sz w:val="22"/>
          <w:szCs w:val="22"/>
        </w:rPr>
        <w:t xml:space="preserve"> → Top</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tier promotional placement for high</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impact product or feature releases.</w:t>
      </w:r>
    </w:p>
    <w:p w:rsidRPr="007706DE" w:rsidR="00957439" w:rsidP="004D0259" w:rsidRDefault="00957439" w14:paraId="200CEB76" w14:textId="77777777">
      <w:pPr>
        <w:numPr>
          <w:ilvl w:val="0"/>
          <w:numId w:val="8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Tours / Walkthroughs</w:t>
      </w:r>
      <w:r w:rsidRPr="007706DE">
        <w:rPr>
          <w:rFonts w:ascii="Calibri" w:hAnsi="Calibri" w:cs="Calibri"/>
          <w:color w:val="000000" w:themeColor="text1"/>
          <w:sz w:val="22"/>
          <w:szCs w:val="22"/>
        </w:rPr>
        <w:t xml:space="preserve"> → Deeper guidance; sequenced assistance; coupled with What’s New for feature adoption.</w:t>
      </w:r>
    </w:p>
    <w:p w:rsidRPr="007706DE" w:rsidR="00957439" w:rsidP="004D0259" w:rsidRDefault="00957439" w14:paraId="2AB1DD11" w14:textId="0B76A76E">
      <w:pPr>
        <w:numPr>
          <w:ilvl w:val="0"/>
          <w:numId w:val="8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Welcome Banner</w:t>
      </w:r>
      <w:r w:rsidRPr="007706DE">
        <w:rPr>
          <w:rFonts w:ascii="Calibri" w:hAnsi="Calibri" w:cs="Calibri"/>
          <w:color w:val="000000" w:themeColor="text1"/>
          <w:sz w:val="22"/>
          <w:szCs w:val="22"/>
        </w:rPr>
        <w:t xml:space="preserve"> → Activation and onboarding milestones aligned to first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use and early</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life behaviors.</w:t>
      </w:r>
    </w:p>
    <w:p w:rsidRPr="007706DE" w:rsidR="00957439" w:rsidP="004D0259" w:rsidRDefault="00957439" w14:paraId="09353ECB" w14:textId="77777777">
      <w:pPr>
        <w:numPr>
          <w:ilvl w:val="0"/>
          <w:numId w:val="8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First</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Use States</w:t>
      </w:r>
      <w:r w:rsidRPr="007706DE">
        <w:rPr>
          <w:rFonts w:ascii="Calibri" w:hAnsi="Calibri" w:cs="Calibri"/>
          <w:color w:val="000000" w:themeColor="text1"/>
          <w:sz w:val="22"/>
          <w:szCs w:val="22"/>
        </w:rPr>
        <w:t xml:space="preserve"> → Structured onboarding at the feature/product level, guiding users through initial configuration, thresholds, and value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enabling steps.</w:t>
      </w:r>
    </w:p>
    <w:p w:rsidRPr="007706DE" w:rsidR="00957439" w:rsidP="00957439" w:rsidRDefault="00957439" w14:paraId="5AB6A78B" w14:textId="77777777">
      <w:r w:rsidRPr="007706DE">
        <w:rPr>
          <w:rStyle w:val="Strong"/>
          <w:rFonts w:ascii="Calibri" w:hAnsi="Calibri" w:cs="Calibri"/>
          <w:color w:val="000000" w:themeColor="text1"/>
          <w:sz w:val="22"/>
          <w:szCs w:val="22"/>
        </w:rPr>
        <w:t>Missing / Future Real</w:t>
      </w:r>
      <w:r w:rsidRPr="007706DE">
        <w:rPr>
          <w:rStyle w:val="Strong"/>
          <w:rFonts w:ascii="Calibri" w:hAnsi="Calibri" w:cs="Calibri"/>
          <w:color w:val="000000" w:themeColor="text1"/>
          <w:sz w:val="22"/>
          <w:szCs w:val="22"/>
        </w:rPr>
        <w:noBreakHyphen/>
      </w:r>
      <w:r w:rsidRPr="007706DE">
        <w:rPr>
          <w:rStyle w:val="Strong"/>
          <w:rFonts w:ascii="Calibri" w:hAnsi="Calibri" w:cs="Calibri"/>
          <w:color w:val="000000" w:themeColor="text1"/>
          <w:sz w:val="22"/>
          <w:szCs w:val="22"/>
        </w:rPr>
        <w:t>Estates</w:t>
      </w:r>
    </w:p>
    <w:p w:rsidRPr="007706DE" w:rsidR="00957439" w:rsidP="00957439" w:rsidRDefault="00957439" w14:paraId="071B8CC5" w14:textId="6201CE26">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To complete a unified communication surface model, additional in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app placements must be introduced. These surfaces address current gaps in contextual guidance, lifecycle transparency, and lightweight system signaling.</w:t>
      </w:r>
    </w:p>
    <w:p w:rsidRPr="007706DE" w:rsidR="00957439" w:rsidP="00957439" w:rsidRDefault="00957439" w14:paraId="46F41FAF" w14:textId="77777777">
      <w:r w:rsidRPr="007706DE">
        <w:rPr>
          <w:rStyle w:val="Strong"/>
          <w:rFonts w:ascii="Calibri" w:hAnsi="Calibri" w:cs="Calibri"/>
          <w:b w:val="0"/>
          <w:bCs w:val="0"/>
          <w:color w:val="000000" w:themeColor="text1"/>
          <w:sz w:val="22"/>
          <w:szCs w:val="22"/>
        </w:rPr>
        <w:t xml:space="preserve">1. </w:t>
      </w:r>
      <w:r w:rsidRPr="007706DE">
        <w:rPr>
          <w:rStyle w:val="Strong"/>
          <w:rFonts w:ascii="Calibri" w:hAnsi="Calibri" w:cs="Calibri"/>
          <w:color w:val="000000" w:themeColor="text1"/>
          <w:sz w:val="22"/>
          <w:szCs w:val="22"/>
        </w:rPr>
        <w:t>AI Chatbot (Education + Support + Action)</w:t>
      </w:r>
    </w:p>
    <w:p w:rsidRPr="007706DE" w:rsidR="00957439" w:rsidP="004D0259" w:rsidRDefault="00957439" w14:paraId="1E70464E" w14:textId="77777777">
      <w:pPr>
        <w:numPr>
          <w:ilvl w:val="0"/>
          <w:numId w:val="8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Real</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time contextual explanations (“Why did I get this?”)</w:t>
      </w:r>
    </w:p>
    <w:p w:rsidRPr="007706DE" w:rsidR="00957439" w:rsidP="004D0259" w:rsidRDefault="00957439" w14:paraId="5445EDFC" w14:textId="77777777">
      <w:pPr>
        <w:numPr>
          <w:ilvl w:val="0"/>
          <w:numId w:val="8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Guided tasks, troubleshooting, and decision support</w:t>
      </w:r>
    </w:p>
    <w:p w:rsidRPr="007706DE" w:rsidR="00957439" w:rsidP="004D0259" w:rsidRDefault="00957439" w14:paraId="19C7B99C" w14:textId="77777777">
      <w:pPr>
        <w:numPr>
          <w:ilvl w:val="0"/>
          <w:numId w:val="8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Lightweight actions (eligibility, required docs, renewals, upgrades)</w:t>
      </w:r>
    </w:p>
    <w:p w:rsidRPr="007706DE" w:rsidR="00957439" w:rsidP="004D0259" w:rsidRDefault="00957439" w14:paraId="1807BF9A" w14:textId="77777777">
      <w:pPr>
        <w:numPr>
          <w:ilvl w:val="0"/>
          <w:numId w:val="8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Multi</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entity, role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aware assistance surface</w:t>
      </w:r>
    </w:p>
    <w:p w:rsidRPr="007706DE" w:rsidR="00957439" w:rsidP="00957439" w:rsidRDefault="00957439" w14:paraId="62FB9C40" w14:textId="7A4E6191">
      <w:r w:rsidRPr="007706DE">
        <w:rPr>
          <w:rStyle w:val="Strong"/>
          <w:rFonts w:ascii="Calibri" w:hAnsi="Calibri" w:cs="Calibri"/>
          <w:b w:val="0"/>
          <w:bCs w:val="0"/>
          <w:color w:val="000000" w:themeColor="text1"/>
          <w:sz w:val="22"/>
          <w:szCs w:val="22"/>
        </w:rPr>
        <w:t xml:space="preserve">2. </w:t>
      </w:r>
      <w:r w:rsidRPr="007706DE">
        <w:rPr>
          <w:rStyle w:val="Strong"/>
          <w:rFonts w:ascii="Calibri" w:hAnsi="Calibri" w:cs="Calibri"/>
          <w:color w:val="000000" w:themeColor="text1"/>
          <w:sz w:val="22"/>
          <w:szCs w:val="22"/>
        </w:rPr>
        <w:t>In</w:t>
      </w:r>
      <w:r w:rsidRPr="007706DE">
        <w:rPr>
          <w:rStyle w:val="Strong"/>
          <w:rFonts w:ascii="Calibri" w:hAnsi="Calibri" w:cs="Calibri"/>
          <w:color w:val="000000" w:themeColor="text1"/>
          <w:sz w:val="22"/>
          <w:szCs w:val="22"/>
        </w:rPr>
        <w:noBreakHyphen/>
      </w:r>
      <w:r w:rsidRPr="007706DE">
        <w:rPr>
          <w:rStyle w:val="Strong"/>
          <w:rFonts w:ascii="Calibri" w:hAnsi="Calibri" w:cs="Calibri"/>
          <w:color w:val="000000" w:themeColor="text1"/>
          <w:sz w:val="22"/>
          <w:szCs w:val="22"/>
        </w:rPr>
        <w:t>Product Notifications (Micro</w:t>
      </w:r>
      <w:r w:rsidRPr="007706DE">
        <w:rPr>
          <w:rStyle w:val="Strong"/>
          <w:rFonts w:ascii="Calibri" w:hAnsi="Calibri" w:cs="Calibri"/>
          <w:color w:val="000000" w:themeColor="text1"/>
          <w:sz w:val="22"/>
          <w:szCs w:val="22"/>
        </w:rPr>
        <w:noBreakHyphen/>
      </w:r>
      <w:r w:rsidRPr="007706DE">
        <w:rPr>
          <w:rStyle w:val="Strong"/>
          <w:rFonts w:ascii="Calibri" w:hAnsi="Calibri" w:cs="Calibri"/>
          <w:color w:val="000000" w:themeColor="text1"/>
          <w:sz w:val="22"/>
          <w:szCs w:val="22"/>
        </w:rPr>
        <w:t xml:space="preserve">Alerts / </w:t>
      </w:r>
      <w:proofErr w:type="spellStart"/>
      <w:r w:rsidRPr="007706DE">
        <w:rPr>
          <w:rStyle w:val="Strong"/>
          <w:rFonts w:ascii="Calibri" w:hAnsi="Calibri" w:cs="Calibri"/>
          <w:color w:val="000000" w:themeColor="text1"/>
          <w:sz w:val="22"/>
          <w:szCs w:val="22"/>
        </w:rPr>
        <w:t>Snackbars</w:t>
      </w:r>
      <w:proofErr w:type="spellEnd"/>
      <w:r w:rsidRPr="007706DE">
        <w:rPr>
          <w:rStyle w:val="Strong"/>
          <w:rFonts w:ascii="Calibri" w:hAnsi="Calibri" w:cs="Calibri"/>
          <w:color w:val="000000" w:themeColor="text1"/>
          <w:sz w:val="22"/>
          <w:szCs w:val="22"/>
        </w:rPr>
        <w:t>)</w:t>
      </w:r>
    </w:p>
    <w:p w:rsidRPr="007706DE" w:rsidR="00957439" w:rsidP="004D0259" w:rsidRDefault="00957439" w14:paraId="69A63763" w14:textId="77777777">
      <w:pPr>
        <w:numPr>
          <w:ilvl w:val="0"/>
          <w:numId w:val="82"/>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Lightweight, non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disruptive notifications not tied to Notification Center</w:t>
      </w:r>
    </w:p>
    <w:p w:rsidRPr="007706DE" w:rsidR="00957439" w:rsidP="004D0259" w:rsidRDefault="00957439" w14:paraId="78379C3E" w14:textId="77777777">
      <w:pPr>
        <w:numPr>
          <w:ilvl w:val="0"/>
          <w:numId w:val="82"/>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Used for confirmations and low</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severity updates</w:t>
      </w:r>
    </w:p>
    <w:p w:rsidRPr="007706DE" w:rsidR="00957439" w:rsidP="004D0259" w:rsidRDefault="00957439" w14:paraId="40BCBC38" w14:textId="6DD0D475">
      <w:pPr>
        <w:numPr>
          <w:ilvl w:val="0"/>
          <w:numId w:val="82"/>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Requires clear separation from Alerts and Banners</w:t>
      </w:r>
    </w:p>
    <w:p w:rsidRPr="007706DE" w:rsidR="00957439" w:rsidP="00957439" w:rsidRDefault="00957439" w14:paraId="238D99FF" w14:textId="2C01E8BE">
      <w:r w:rsidRPr="007706DE">
        <w:rPr>
          <w:rStyle w:val="Strong"/>
          <w:rFonts w:ascii="Calibri" w:hAnsi="Calibri" w:cs="Calibri"/>
          <w:b w:val="0"/>
          <w:bCs w:val="0"/>
          <w:color w:val="000000" w:themeColor="text1"/>
          <w:sz w:val="22"/>
          <w:szCs w:val="22"/>
        </w:rPr>
        <w:t xml:space="preserve">3. </w:t>
      </w:r>
      <w:r w:rsidRPr="007706DE">
        <w:rPr>
          <w:rStyle w:val="Strong"/>
          <w:rFonts w:ascii="Calibri" w:hAnsi="Calibri" w:cs="Calibri"/>
          <w:color w:val="000000" w:themeColor="text1"/>
          <w:sz w:val="22"/>
          <w:szCs w:val="22"/>
        </w:rPr>
        <w:t>Transparency Component (Cross</w:t>
      </w:r>
      <w:r w:rsidRPr="007706DE">
        <w:rPr>
          <w:rStyle w:val="Strong"/>
          <w:rFonts w:ascii="Calibri" w:hAnsi="Calibri" w:cs="Calibri"/>
          <w:color w:val="000000" w:themeColor="text1"/>
          <w:sz w:val="22"/>
          <w:szCs w:val="22"/>
        </w:rPr>
        <w:noBreakHyphen/>
      </w:r>
      <w:r w:rsidRPr="007706DE">
        <w:rPr>
          <w:rStyle w:val="Strong"/>
          <w:rFonts w:ascii="Calibri" w:hAnsi="Calibri" w:cs="Calibri"/>
          <w:color w:val="000000" w:themeColor="text1"/>
          <w:sz w:val="22"/>
          <w:szCs w:val="22"/>
        </w:rPr>
        <w:t>Lifecycle Status Surface)</w:t>
      </w:r>
    </w:p>
    <w:p w:rsidRPr="007706DE" w:rsidR="00957439" w:rsidP="00957439" w:rsidRDefault="00957439" w14:paraId="3BB538AD" w14:textId="77777777">
      <w:pPr>
        <w:pStyle w:val="NormalWeb"/>
        <w:spacing w:line="300" w:lineRule="atLeast"/>
        <w:rPr>
          <w:rFonts w:ascii="Calibri" w:hAnsi="Calibri" w:cs="Calibri"/>
          <w:color w:val="000000" w:themeColor="text1"/>
          <w:sz w:val="22"/>
          <w:szCs w:val="22"/>
        </w:rPr>
      </w:pPr>
      <w:r w:rsidRPr="007706DE">
        <w:rPr>
          <w:rStyle w:val="Emphasis"/>
          <w:rFonts w:ascii="Calibri" w:hAnsi="Calibri" w:cs="Calibri" w:eastAsiaTheme="majorEastAsia"/>
          <w:color w:val="000000" w:themeColor="text1"/>
          <w:sz w:val="22"/>
          <w:szCs w:val="22"/>
        </w:rPr>
        <w:t>A unified, reusable component that communicates user</w:t>
      </w:r>
      <w:r w:rsidRPr="007706DE">
        <w:rPr>
          <w:rStyle w:val="Emphasis"/>
          <w:rFonts w:ascii="Calibri" w:hAnsi="Calibri" w:cs="Calibri" w:eastAsiaTheme="majorEastAsia"/>
          <w:color w:val="000000" w:themeColor="text1"/>
          <w:sz w:val="22"/>
          <w:szCs w:val="22"/>
        </w:rPr>
        <w:noBreakHyphen/>
      </w:r>
      <w:r w:rsidRPr="007706DE">
        <w:rPr>
          <w:rStyle w:val="Emphasis"/>
          <w:rFonts w:ascii="Calibri" w:hAnsi="Calibri" w:cs="Calibri" w:eastAsiaTheme="majorEastAsia"/>
          <w:color w:val="000000" w:themeColor="text1"/>
          <w:sz w:val="22"/>
          <w:szCs w:val="22"/>
        </w:rPr>
        <w:t>visible status across multiple journeys.</w:t>
      </w:r>
    </w:p>
    <w:p w:rsidRPr="007706DE" w:rsidR="00957439" w:rsidP="00957439" w:rsidRDefault="00957439" w14:paraId="271505B5"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Used for:</w:t>
      </w:r>
    </w:p>
    <w:p w:rsidRPr="007706DE" w:rsidR="00957439" w:rsidP="004D0259" w:rsidRDefault="00957439" w14:paraId="6C88C14D" w14:textId="77777777">
      <w:pPr>
        <w:numPr>
          <w:ilvl w:val="0"/>
          <w:numId w:val="8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Onboarding lifecycle</w:t>
      </w:r>
      <w:r w:rsidRPr="007706DE">
        <w:rPr>
          <w:rFonts w:ascii="Calibri" w:hAnsi="Calibri" w:cs="Calibri"/>
          <w:color w:val="000000" w:themeColor="text1"/>
          <w:sz w:val="22"/>
          <w:szCs w:val="22"/>
        </w:rPr>
        <w:t xml:space="preserve"> — verification state, missing items, next steps</w:t>
      </w:r>
    </w:p>
    <w:p w:rsidRPr="007706DE" w:rsidR="00957439" w:rsidP="004D0259" w:rsidRDefault="00957439" w14:paraId="556C8AED" w14:textId="77777777">
      <w:pPr>
        <w:numPr>
          <w:ilvl w:val="0"/>
          <w:numId w:val="8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Payments lifecycle</w:t>
      </w:r>
      <w:r w:rsidRPr="007706DE">
        <w:rPr>
          <w:rFonts w:ascii="Calibri" w:hAnsi="Calibri" w:cs="Calibri"/>
          <w:color w:val="000000" w:themeColor="text1"/>
          <w:sz w:val="22"/>
          <w:szCs w:val="22"/>
        </w:rPr>
        <w:t xml:space="preserve"> — sent → pending → review → completed → requires action</w:t>
      </w:r>
    </w:p>
    <w:p w:rsidRPr="007706DE" w:rsidR="00957439" w:rsidP="004D0259" w:rsidRDefault="00957439" w14:paraId="401A8BC7" w14:textId="77777777">
      <w:pPr>
        <w:numPr>
          <w:ilvl w:val="0"/>
          <w:numId w:val="8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Packaging/Pricing lifecycle</w:t>
      </w:r>
      <w:r w:rsidRPr="007706DE">
        <w:rPr>
          <w:rFonts w:ascii="Calibri" w:hAnsi="Calibri" w:cs="Calibri"/>
          <w:color w:val="000000" w:themeColor="text1"/>
          <w:sz w:val="22"/>
          <w:szCs w:val="22"/>
        </w:rPr>
        <w:t xml:space="preserve"> — current package, eligibility, limits, upcoming changes</w:t>
      </w:r>
    </w:p>
    <w:p w:rsidRPr="007706DE" w:rsidR="00957439" w:rsidP="004D0259" w:rsidRDefault="00957439" w14:paraId="5571176D" w14:textId="35AA127B">
      <w:pPr>
        <w:numPr>
          <w:ilvl w:val="0"/>
          <w:numId w:val="8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Regulatory flows</w:t>
      </w:r>
      <w:r w:rsidRPr="007706DE">
        <w:rPr>
          <w:rFonts w:ascii="Calibri" w:hAnsi="Calibri" w:cs="Calibri"/>
          <w:color w:val="000000" w:themeColor="text1"/>
          <w:sz w:val="22"/>
          <w:szCs w:val="22"/>
        </w:rPr>
        <w:t xml:space="preserve"> — compliance holds, remediation paths</w:t>
      </w:r>
    </w:p>
    <w:p w:rsidRPr="007706DE" w:rsidR="00957439" w:rsidP="004D0259" w:rsidRDefault="00957439" w14:paraId="6E9C8B09" w14:textId="77777777">
      <w:pPr>
        <w:numPr>
          <w:ilvl w:val="0"/>
          <w:numId w:val="8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Upgrade/downgrade journeys</w:t>
      </w:r>
    </w:p>
    <w:p w:rsidRPr="007706DE" w:rsidR="00957439" w:rsidP="004D0259" w:rsidRDefault="00957439" w14:paraId="068EBB54" w14:textId="77777777">
      <w:pPr>
        <w:numPr>
          <w:ilvl w:val="0"/>
          <w:numId w:val="8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Tier, entitlement, and usage thresholds</w:t>
      </w:r>
    </w:p>
    <w:p w:rsidRPr="007706DE" w:rsidR="00957439" w:rsidP="00957439" w:rsidRDefault="00957439" w14:paraId="2CB53DF0"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Remit:</w:t>
      </w:r>
    </w:p>
    <w:p w:rsidRPr="007706DE" w:rsidR="00957439" w:rsidP="004D0259" w:rsidRDefault="00957439" w14:paraId="4015F169" w14:textId="77777777">
      <w:pPr>
        <w:numPr>
          <w:ilvl w:val="0"/>
          <w:numId w:val="8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Provide customers with consistent, governed, transparent status</w:t>
      </w:r>
    </w:p>
    <w:p w:rsidRPr="007706DE" w:rsidR="00957439" w:rsidP="004D0259" w:rsidRDefault="00957439" w14:paraId="24DB1F17" w14:textId="77777777">
      <w:pPr>
        <w:numPr>
          <w:ilvl w:val="0"/>
          <w:numId w:val="8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Reduce UI fragmentation and eliminate shadow messaging</w:t>
      </w:r>
    </w:p>
    <w:p w:rsidRPr="007706DE" w:rsidR="00957439" w:rsidP="004D0259" w:rsidRDefault="00957439" w14:paraId="054475F3" w14:textId="77777777">
      <w:pPr>
        <w:numPr>
          <w:ilvl w:val="0"/>
          <w:numId w:val="8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Support AI explanations and CEP-driven eligibility rules</w:t>
      </w:r>
    </w:p>
    <w:p w:rsidRPr="007706DE" w:rsidR="00957439" w:rsidP="004D0259" w:rsidRDefault="00957439" w14:paraId="3BFD7FFB" w14:textId="05C4E53A">
      <w:pPr>
        <w:numPr>
          <w:ilvl w:val="0"/>
          <w:numId w:val="8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Standardize timing, language, state transitions, and severity patterns</w:t>
      </w:r>
    </w:p>
    <w:p w:rsidRPr="007706DE" w:rsidR="00957439" w:rsidP="00957439" w:rsidRDefault="00957439" w14:paraId="07238340"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4. Overlay / Modal (Blocking &amp; High-Importance Surfaces)</w:t>
      </w:r>
    </w:p>
    <w:p w:rsidRPr="007706DE" w:rsidR="00957439" w:rsidP="00957439" w:rsidRDefault="00957439" w14:paraId="786ED12A"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A controlled, interruptive real-estate for:</w:t>
      </w:r>
    </w:p>
    <w:p w:rsidRPr="007706DE" w:rsidR="00957439" w:rsidP="004D0259" w:rsidRDefault="00957439" w14:paraId="4E5B2AD3" w14:textId="77777777">
      <w:pPr>
        <w:numPr>
          <w:ilvl w:val="0"/>
          <w:numId w:val="8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Critical account-impacting events</w:t>
      </w:r>
    </w:p>
    <w:p w:rsidRPr="007706DE" w:rsidR="00957439" w:rsidP="004D0259" w:rsidRDefault="00957439" w14:paraId="1A86B027" w14:textId="77777777">
      <w:pPr>
        <w:numPr>
          <w:ilvl w:val="0"/>
          <w:numId w:val="8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Regulatory notices</w:t>
      </w:r>
    </w:p>
    <w:p w:rsidRPr="007706DE" w:rsidR="00957439" w:rsidP="004D0259" w:rsidRDefault="00957439" w14:paraId="3C20974B" w14:textId="77777777">
      <w:pPr>
        <w:numPr>
          <w:ilvl w:val="0"/>
          <w:numId w:val="8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Security and compliance actions</w:t>
      </w:r>
    </w:p>
    <w:p w:rsidRPr="007706DE" w:rsidR="00957439" w:rsidP="004D0259" w:rsidRDefault="00957439" w14:paraId="4958EAE4" w14:textId="77777777">
      <w:pPr>
        <w:numPr>
          <w:ilvl w:val="0"/>
          <w:numId w:val="8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Mandatory flows (e.g., KYC step required)</w:t>
      </w:r>
    </w:p>
    <w:p w:rsidRPr="007706DE" w:rsidR="00957439" w:rsidP="004D0259" w:rsidRDefault="00957439" w14:paraId="73381414" w14:textId="77777777">
      <w:pPr>
        <w:numPr>
          <w:ilvl w:val="0"/>
          <w:numId w:val="8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Payment failures or irreversible actions</w:t>
      </w:r>
    </w:p>
    <w:p w:rsidRPr="007706DE" w:rsidR="00957439" w:rsidP="00957439" w:rsidRDefault="00957439" w14:paraId="589780C4" w14:textId="3C34CDA4">
      <w:pPr>
        <w:spacing w:line="300" w:lineRule="atLeast"/>
        <w:rPr>
          <w:rFonts w:ascii="Calibri" w:hAnsi="Calibri" w:cs="Calibri"/>
          <w:sz w:val="22"/>
          <w:szCs w:val="22"/>
        </w:rPr>
      </w:pPr>
      <w:r w:rsidRPr="007706DE">
        <w:rPr>
          <w:rStyle w:val="Strong"/>
          <w:rFonts w:ascii="Calibri" w:hAnsi="Calibri" w:cs="Calibri" w:eastAsiaTheme="majorEastAsia"/>
          <w:sz w:val="22"/>
          <w:szCs w:val="22"/>
        </w:rPr>
        <w:t>5. Regional External Channels (TBD)</w:t>
      </w:r>
      <w:r w:rsidRPr="007706DE">
        <w:rPr>
          <w:rFonts w:ascii="Calibri" w:hAnsi="Calibri" w:cs="Calibri"/>
          <w:sz w:val="22"/>
          <w:szCs w:val="22"/>
        </w:rPr>
        <w:br/>
      </w:r>
      <w:r w:rsidRPr="007706DE">
        <w:rPr>
          <w:rStyle w:val="Emphasis"/>
          <w:rFonts w:ascii="Calibri" w:hAnsi="Calibri" w:cs="Calibri" w:eastAsiaTheme="majorEastAsia"/>
          <w:sz w:val="22"/>
          <w:szCs w:val="22"/>
        </w:rPr>
        <w:t>Final selection (WeChat, Kakao, Viber, WhatsApp, etc.) will be prioritized based on TICP footprint, regulatory feasibility, and ROI thresholds.</w:t>
      </w:r>
    </w:p>
    <w:p w:rsidRPr="007706DE" w:rsidR="00957439" w:rsidP="00957439" w:rsidRDefault="00957439" w14:paraId="221D4973" w14:textId="77777777">
      <w:pPr>
        <w:pStyle w:val="Heading3"/>
        <w:spacing w:line="300" w:lineRule="atLeast"/>
        <w:rPr>
          <w:rStyle w:val="Strong"/>
          <w:rFonts w:ascii="Calibri" w:hAnsi="Calibri" w:cs="Calibri"/>
          <w:b w:val="0"/>
          <w:bCs w:val="0"/>
          <w:color w:val="000000" w:themeColor="text1"/>
          <w:sz w:val="22"/>
          <w:szCs w:val="22"/>
        </w:rPr>
      </w:pPr>
    </w:p>
    <w:p w:rsidRPr="007706DE" w:rsidR="00957439" w:rsidP="00957439" w:rsidRDefault="00957439" w14:paraId="264B9E29" w14:textId="36F40819">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6.</w:t>
      </w:r>
      <w:r w:rsidRPr="007706DE">
        <w:rPr>
          <w:rStyle w:val="Strong"/>
          <w:rFonts w:ascii="Calibri" w:hAnsi="Calibri" w:cs="Calibri"/>
          <w:b w:val="0"/>
          <w:bCs w:val="0"/>
          <w:color w:val="000000" w:themeColor="text1"/>
          <w:sz w:val="22"/>
          <w:szCs w:val="22"/>
        </w:rPr>
        <w:t xml:space="preserve"> </w:t>
      </w:r>
      <w:r w:rsidRPr="007706DE">
        <w:rPr>
          <w:rStyle w:val="Strong"/>
          <w:rFonts w:ascii="Calibri" w:hAnsi="Calibri" w:cs="Calibri"/>
          <w:color w:val="000000" w:themeColor="text1"/>
          <w:sz w:val="22"/>
          <w:szCs w:val="22"/>
        </w:rPr>
        <w:t>Routing Hierarchy &amp; Conflict Rules</w:t>
      </w:r>
    </w:p>
    <w:p w:rsidRPr="007706DE" w:rsidR="00957439" w:rsidP="00957439" w:rsidRDefault="00957439" w14:paraId="5087F498" w14:textId="77777777">
      <w:pPr>
        <w:pStyle w:val="NormalWeb"/>
        <w:spacing w:line="300" w:lineRule="atLeast"/>
        <w:rPr>
          <w:rFonts w:ascii="Calibri" w:hAnsi="Calibri" w:cs="Calibri"/>
          <w:sz w:val="22"/>
          <w:szCs w:val="22"/>
        </w:rPr>
      </w:pPr>
      <w:r w:rsidRPr="007706DE">
        <w:rPr>
          <w:rFonts w:ascii="Calibri" w:hAnsi="Calibri" w:cs="Calibri"/>
          <w:sz w:val="22"/>
          <w:szCs w:val="22"/>
        </w:rPr>
        <w:t>To ensure the right message appears on the right surface at the right time, all in</w:t>
      </w:r>
      <w:r w:rsidRPr="007706DE">
        <w:rPr>
          <w:rFonts w:ascii="Calibri" w:hAnsi="Calibri" w:cs="Calibri"/>
          <w:sz w:val="22"/>
          <w:szCs w:val="22"/>
        </w:rPr>
        <w:noBreakHyphen/>
      </w:r>
      <w:r w:rsidRPr="007706DE">
        <w:rPr>
          <w:rFonts w:ascii="Calibri" w:hAnsi="Calibri" w:cs="Calibri"/>
          <w:sz w:val="22"/>
          <w:szCs w:val="22"/>
        </w:rPr>
        <w:t xml:space="preserve">app communication follows a </w:t>
      </w:r>
      <w:r w:rsidRPr="007706DE">
        <w:rPr>
          <w:rStyle w:val="Strong"/>
          <w:rFonts w:ascii="Calibri" w:hAnsi="Calibri" w:cs="Calibri" w:eastAsiaTheme="majorEastAsia"/>
          <w:sz w:val="22"/>
          <w:szCs w:val="22"/>
        </w:rPr>
        <w:t>platform</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wide priority hierarchy</w:t>
      </w:r>
      <w:r w:rsidRPr="007706DE">
        <w:rPr>
          <w:rFonts w:ascii="Calibri" w:hAnsi="Calibri" w:cs="Calibri"/>
          <w:sz w:val="22"/>
          <w:szCs w:val="22"/>
        </w:rPr>
        <w:t>:</w:t>
      </w:r>
    </w:p>
    <w:p w:rsidRPr="007706DE" w:rsidR="00957439" w:rsidP="00957439" w:rsidRDefault="00957439" w14:paraId="6545340B" w14:textId="77777777">
      <w:pPr>
        <w:pStyle w:val="NormalWeb"/>
        <w:spacing w:line="300" w:lineRule="atLeast"/>
        <w:rPr>
          <w:rFonts w:ascii="Calibri" w:hAnsi="Calibri" w:cs="Calibri"/>
          <w:sz w:val="22"/>
          <w:szCs w:val="22"/>
        </w:rPr>
      </w:pPr>
      <w:r w:rsidRPr="007706DE">
        <w:rPr>
          <w:rStyle w:val="Strong"/>
          <w:rFonts w:ascii="Calibri" w:hAnsi="Calibri" w:cs="Calibri" w:eastAsiaTheme="majorEastAsia"/>
          <w:sz w:val="22"/>
          <w:szCs w:val="22"/>
        </w:rPr>
        <w:t>Critical → Blocking Task → Journey Nudge → Discovery</w:t>
      </w:r>
    </w:p>
    <w:p w:rsidRPr="007706DE" w:rsidR="00957439" w:rsidP="004D0259" w:rsidRDefault="00957439" w14:paraId="2AEA6D81" w14:textId="604A9E9B">
      <w:pPr>
        <w:numPr>
          <w:ilvl w:val="0"/>
          <w:numId w:val="86"/>
        </w:numPr>
        <w:spacing w:before="100" w:beforeAutospacing="1" w:after="100" w:afterAutospacing="1" w:line="300" w:lineRule="atLeast"/>
        <w:rPr>
          <w:rFonts w:ascii="Calibri" w:hAnsi="Calibri" w:cs="Calibri"/>
          <w:sz w:val="22"/>
          <w:szCs w:val="22"/>
        </w:rPr>
      </w:pPr>
      <w:r w:rsidRPr="007706DE">
        <w:rPr>
          <w:rStyle w:val="Strong"/>
          <w:rFonts w:ascii="Calibri" w:hAnsi="Calibri" w:cs="Calibri" w:eastAsiaTheme="majorEastAsia"/>
          <w:sz w:val="22"/>
          <w:szCs w:val="22"/>
        </w:rPr>
        <w:t>Critical</w:t>
      </w:r>
      <w:r w:rsidRPr="007706DE">
        <w:rPr>
          <w:rFonts w:ascii="Calibri" w:hAnsi="Calibri" w:cs="Calibri"/>
          <w:sz w:val="22"/>
          <w:szCs w:val="22"/>
        </w:rPr>
        <w:t xml:space="preserve"> messages override all others (e.g., account</w:t>
      </w:r>
      <w:r w:rsidRPr="007706DE">
        <w:rPr>
          <w:rFonts w:ascii="Calibri" w:hAnsi="Calibri" w:cs="Calibri"/>
          <w:sz w:val="22"/>
          <w:szCs w:val="22"/>
        </w:rPr>
        <w:noBreakHyphen/>
      </w:r>
      <w:r w:rsidRPr="007706DE">
        <w:rPr>
          <w:rFonts w:ascii="Calibri" w:hAnsi="Calibri" w:cs="Calibri"/>
          <w:sz w:val="22"/>
          <w:szCs w:val="22"/>
        </w:rPr>
        <w:t>impacting, payment or compliance risks).</w:t>
      </w:r>
    </w:p>
    <w:p w:rsidRPr="007706DE" w:rsidR="00957439" w:rsidP="004D0259" w:rsidRDefault="00957439" w14:paraId="7E77C0BB" w14:textId="77777777">
      <w:pPr>
        <w:numPr>
          <w:ilvl w:val="0"/>
          <w:numId w:val="86"/>
        </w:numPr>
        <w:spacing w:before="100" w:beforeAutospacing="1" w:after="100" w:afterAutospacing="1" w:line="300" w:lineRule="atLeast"/>
        <w:rPr>
          <w:rFonts w:ascii="Calibri" w:hAnsi="Calibri" w:cs="Calibri"/>
          <w:sz w:val="22"/>
          <w:szCs w:val="22"/>
        </w:rPr>
      </w:pPr>
      <w:r w:rsidRPr="007706DE">
        <w:rPr>
          <w:rStyle w:val="Strong"/>
          <w:rFonts w:ascii="Calibri" w:hAnsi="Calibri" w:cs="Calibri" w:eastAsiaTheme="majorEastAsia"/>
          <w:sz w:val="22"/>
          <w:szCs w:val="22"/>
        </w:rPr>
        <w:t>Blocking Tasks</w:t>
      </w:r>
      <w:r w:rsidRPr="007706DE">
        <w:rPr>
          <w:rFonts w:ascii="Calibri" w:hAnsi="Calibri" w:cs="Calibri"/>
          <w:sz w:val="22"/>
          <w:szCs w:val="22"/>
        </w:rPr>
        <w:t xml:space="preserve"> surface when the user must complete a required action to proceed.</w:t>
      </w:r>
    </w:p>
    <w:p w:rsidRPr="007706DE" w:rsidR="00957439" w:rsidP="004D0259" w:rsidRDefault="00957439" w14:paraId="5329C217" w14:textId="77777777">
      <w:pPr>
        <w:numPr>
          <w:ilvl w:val="0"/>
          <w:numId w:val="86"/>
        </w:numPr>
        <w:spacing w:before="100" w:beforeAutospacing="1" w:after="100" w:afterAutospacing="1" w:line="300" w:lineRule="atLeast"/>
        <w:rPr>
          <w:rFonts w:ascii="Calibri" w:hAnsi="Calibri" w:cs="Calibri"/>
          <w:sz w:val="22"/>
          <w:szCs w:val="22"/>
        </w:rPr>
      </w:pPr>
      <w:r w:rsidRPr="007706DE">
        <w:rPr>
          <w:rStyle w:val="Strong"/>
          <w:rFonts w:ascii="Calibri" w:hAnsi="Calibri" w:cs="Calibri" w:eastAsiaTheme="majorEastAsia"/>
          <w:sz w:val="22"/>
          <w:szCs w:val="22"/>
        </w:rPr>
        <w:t>Journey Nudges</w:t>
      </w:r>
      <w:r w:rsidRPr="007706DE">
        <w:rPr>
          <w:rFonts w:ascii="Calibri" w:hAnsi="Calibri" w:cs="Calibri"/>
          <w:sz w:val="22"/>
          <w:szCs w:val="22"/>
        </w:rPr>
        <w:t xml:space="preserve"> guide users toward beneficial behaviors or optimizations.</w:t>
      </w:r>
    </w:p>
    <w:p w:rsidRPr="007706DE" w:rsidR="00957439" w:rsidP="004D0259" w:rsidRDefault="00957439" w14:paraId="0407C573" w14:textId="77777777">
      <w:pPr>
        <w:numPr>
          <w:ilvl w:val="0"/>
          <w:numId w:val="86"/>
        </w:numPr>
        <w:spacing w:before="100" w:beforeAutospacing="1" w:after="100" w:afterAutospacing="1" w:line="300" w:lineRule="atLeast"/>
        <w:rPr>
          <w:rFonts w:ascii="Calibri" w:hAnsi="Calibri" w:cs="Calibri"/>
          <w:sz w:val="22"/>
          <w:szCs w:val="22"/>
        </w:rPr>
      </w:pPr>
      <w:r w:rsidRPr="007706DE">
        <w:rPr>
          <w:rStyle w:val="Strong"/>
          <w:rFonts w:ascii="Calibri" w:hAnsi="Calibri" w:cs="Calibri" w:eastAsiaTheme="majorEastAsia"/>
          <w:sz w:val="22"/>
          <w:szCs w:val="22"/>
        </w:rPr>
        <w:t>Discovery</w:t>
      </w:r>
      <w:r w:rsidRPr="007706DE">
        <w:rPr>
          <w:rFonts w:ascii="Calibri" w:hAnsi="Calibri" w:cs="Calibri"/>
          <w:sz w:val="22"/>
          <w:szCs w:val="22"/>
        </w:rPr>
        <w:t xml:space="preserve"> surfaces new features and general informational content.</w:t>
      </w:r>
    </w:p>
    <w:p w:rsidRPr="007706DE" w:rsidR="00957439" w:rsidP="00957439" w:rsidRDefault="00957439" w14:paraId="5CFE4CF9" w14:textId="77777777">
      <w:pPr>
        <w:pStyle w:val="NormalWeb"/>
        <w:spacing w:line="300" w:lineRule="atLeast"/>
        <w:rPr>
          <w:rFonts w:ascii="Calibri" w:hAnsi="Calibri" w:cs="Calibri"/>
          <w:sz w:val="22"/>
          <w:szCs w:val="22"/>
        </w:rPr>
      </w:pPr>
      <w:r w:rsidRPr="007706DE">
        <w:rPr>
          <w:rFonts w:ascii="Calibri" w:hAnsi="Calibri" w:cs="Calibri"/>
          <w:sz w:val="22"/>
          <w:szCs w:val="22"/>
        </w:rPr>
        <w:t xml:space="preserve">When multiple communications are eligible at once, </w:t>
      </w:r>
      <w:r w:rsidRPr="007706DE">
        <w:rPr>
          <w:rStyle w:val="Strong"/>
          <w:rFonts w:ascii="Calibri" w:hAnsi="Calibri" w:cs="Calibri" w:eastAsiaTheme="majorEastAsia"/>
          <w:sz w:val="22"/>
          <w:szCs w:val="22"/>
        </w:rPr>
        <w:t>higher</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priority messages suppress lower</w:t>
      </w:r>
      <w:r w:rsidRPr="007706DE">
        <w:rPr>
          <w:rStyle w:val="Strong"/>
          <w:rFonts w:ascii="Calibri" w:hAnsi="Calibri" w:cs="Calibri" w:eastAsiaTheme="majorEastAsia"/>
          <w:sz w:val="22"/>
          <w:szCs w:val="22"/>
        </w:rPr>
        <w:noBreakHyphen/>
      </w:r>
      <w:r w:rsidRPr="007706DE">
        <w:rPr>
          <w:rStyle w:val="Strong"/>
          <w:rFonts w:ascii="Calibri" w:hAnsi="Calibri" w:cs="Calibri" w:eastAsiaTheme="majorEastAsia"/>
          <w:sz w:val="22"/>
          <w:szCs w:val="22"/>
        </w:rPr>
        <w:t>priority ones</w:t>
      </w:r>
      <w:r w:rsidRPr="007706DE">
        <w:rPr>
          <w:rFonts w:ascii="Calibri" w:hAnsi="Calibri" w:cs="Calibri"/>
          <w:sz w:val="22"/>
          <w:szCs w:val="22"/>
        </w:rPr>
        <w:t>, and are routed to their designated surfaces (Alerts, Banners, Notification Center, etc.).</w:t>
      </w:r>
    </w:p>
    <w:p w:rsidRPr="007706DE" w:rsidR="00957439" w:rsidP="00957439" w:rsidRDefault="00957439" w14:paraId="47CFF13A" w14:textId="77777777">
      <w:pPr>
        <w:pStyle w:val="NormalWeb"/>
        <w:spacing w:line="300" w:lineRule="atLeast"/>
        <w:rPr>
          <w:rFonts w:ascii="Calibri" w:hAnsi="Calibri" w:cs="Calibri"/>
          <w:sz w:val="22"/>
          <w:szCs w:val="22"/>
        </w:rPr>
      </w:pPr>
      <w:r w:rsidRPr="007706DE">
        <w:rPr>
          <w:rFonts w:ascii="Calibri" w:hAnsi="Calibri" w:cs="Calibri"/>
          <w:sz w:val="22"/>
          <w:szCs w:val="22"/>
        </w:rPr>
        <w:t xml:space="preserve">The </w:t>
      </w:r>
      <w:r w:rsidRPr="007706DE">
        <w:rPr>
          <w:rStyle w:val="Strong"/>
          <w:rFonts w:ascii="Calibri" w:hAnsi="Calibri" w:cs="Calibri" w:eastAsiaTheme="majorEastAsia"/>
          <w:sz w:val="22"/>
          <w:szCs w:val="22"/>
        </w:rPr>
        <w:t>CEP enforces</w:t>
      </w:r>
      <w:r w:rsidRPr="007706DE">
        <w:rPr>
          <w:rFonts w:ascii="Calibri" w:hAnsi="Calibri" w:cs="Calibri"/>
          <w:sz w:val="22"/>
          <w:szCs w:val="22"/>
        </w:rPr>
        <w:t>:</w:t>
      </w:r>
    </w:p>
    <w:p w:rsidRPr="007706DE" w:rsidR="00957439" w:rsidP="004D0259" w:rsidRDefault="00957439" w14:paraId="0F66088D" w14:textId="77777777">
      <w:pPr>
        <w:numPr>
          <w:ilvl w:val="0"/>
          <w:numId w:val="87"/>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Priority resolution</w:t>
      </w:r>
    </w:p>
    <w:p w:rsidRPr="007706DE" w:rsidR="00957439" w:rsidP="004D0259" w:rsidRDefault="00957439" w14:paraId="5862D1D4" w14:textId="77777777">
      <w:pPr>
        <w:numPr>
          <w:ilvl w:val="0"/>
          <w:numId w:val="87"/>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Suppression windows and fatigue rules</w:t>
      </w:r>
    </w:p>
    <w:p w:rsidRPr="007706DE" w:rsidR="00957439" w:rsidP="004D0259" w:rsidRDefault="00957439" w14:paraId="62188C3A" w14:textId="77777777">
      <w:pPr>
        <w:numPr>
          <w:ilvl w:val="0"/>
          <w:numId w:val="87"/>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Quiet hours</w:t>
      </w:r>
    </w:p>
    <w:p w:rsidRPr="007706DE" w:rsidR="00957439" w:rsidP="004D0259" w:rsidRDefault="00957439" w14:paraId="62C88195" w14:textId="77777777">
      <w:pPr>
        <w:numPr>
          <w:ilvl w:val="0"/>
          <w:numId w:val="87"/>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Proportionality (avoiding overload)</w:t>
      </w:r>
    </w:p>
    <w:p w:rsidRPr="007706DE" w:rsidR="00957439" w:rsidP="004D0259" w:rsidRDefault="00957439" w14:paraId="41201C47" w14:textId="77777777">
      <w:pPr>
        <w:numPr>
          <w:ilvl w:val="0"/>
          <w:numId w:val="87"/>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Eligibility based on entity, role, and journey state</w:t>
      </w:r>
    </w:p>
    <w:p w:rsidRPr="007706DE" w:rsidR="00957439" w:rsidP="00957439" w:rsidRDefault="00957439" w14:paraId="07E99FE5" w14:textId="29B39B7E">
      <w:pPr>
        <w:pStyle w:val="NormalWeb"/>
        <w:spacing w:line="300" w:lineRule="atLeast"/>
        <w:rPr>
          <w:rFonts w:ascii="Calibri" w:hAnsi="Calibri" w:cs="Calibri"/>
          <w:sz w:val="22"/>
          <w:szCs w:val="22"/>
        </w:rPr>
      </w:pPr>
      <w:r w:rsidRPr="007706DE">
        <w:rPr>
          <w:rFonts w:ascii="Calibri" w:hAnsi="Calibri" w:cs="Calibri"/>
          <w:sz w:val="22"/>
          <w:szCs w:val="22"/>
        </w:rPr>
        <w:t>This framework prevents collisions, eliminates shadow channels, and guarantees consistent in</w:t>
      </w:r>
      <w:r w:rsidRPr="007706DE">
        <w:rPr>
          <w:rFonts w:ascii="Calibri" w:hAnsi="Calibri" w:cs="Calibri"/>
          <w:sz w:val="22"/>
          <w:szCs w:val="22"/>
        </w:rPr>
        <w:noBreakHyphen/>
      </w:r>
      <w:r w:rsidRPr="007706DE">
        <w:rPr>
          <w:rFonts w:ascii="Calibri" w:hAnsi="Calibri" w:cs="Calibri"/>
          <w:sz w:val="22"/>
          <w:szCs w:val="22"/>
        </w:rPr>
        <w:t>app communication across all products and surfaces.</w:t>
      </w:r>
    </w:p>
    <w:p w:rsidRPr="007706DE" w:rsidR="00957439" w:rsidP="00957439" w:rsidRDefault="00957439" w14:paraId="094417EC" w14:textId="2F6EE237">
      <w:pPr>
        <w:pStyle w:val="Heading3"/>
        <w:spacing w:line="300" w:lineRule="atLeast"/>
        <w:rPr>
          <w:rFonts w:ascii="Calibri" w:hAnsi="Calibri" w:cs="Calibri"/>
          <w:color w:val="000000" w:themeColor="text1"/>
          <w:sz w:val="22"/>
          <w:szCs w:val="22"/>
        </w:rPr>
      </w:pPr>
      <w:r w:rsidRPr="007706DE">
        <w:rPr>
          <w:rStyle w:val="Strong"/>
          <w:rFonts w:ascii="Calibri" w:hAnsi="Calibri" w:cs="Calibri"/>
          <w:b w:val="0"/>
          <w:bCs w:val="0"/>
          <w:color w:val="000000" w:themeColor="text1"/>
          <w:sz w:val="22"/>
          <w:szCs w:val="22"/>
        </w:rPr>
        <w:t xml:space="preserve">7. </w:t>
      </w:r>
      <w:r w:rsidRPr="007706DE">
        <w:rPr>
          <w:rStyle w:val="Strong"/>
          <w:rFonts w:ascii="Calibri" w:hAnsi="Calibri" w:cs="Calibri"/>
          <w:color w:val="000000" w:themeColor="text1"/>
          <w:sz w:val="22"/>
          <w:szCs w:val="22"/>
        </w:rPr>
        <w:t>Instrumentation Baseline</w:t>
      </w:r>
    </w:p>
    <w:p w:rsidRPr="007706DE" w:rsidR="00957439" w:rsidP="00957439" w:rsidRDefault="00957439" w14:paraId="69954ADD"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Every communication surface must emit a minimal, consistent set of signals to enable measurement, optimization, and governance. These signals ensure every message is traceable, explainable, and tied to lifecycle outcomes.</w:t>
      </w:r>
    </w:p>
    <w:p w:rsidRPr="007706DE" w:rsidR="00957439" w:rsidP="00957439" w:rsidRDefault="00957439" w14:paraId="1F65DE8C"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All surfaces must emit:</w:t>
      </w:r>
    </w:p>
    <w:p w:rsidRPr="007706DE" w:rsidR="00957439" w:rsidP="004D0259" w:rsidRDefault="00957439" w14:paraId="221767AB" w14:textId="77777777">
      <w:pPr>
        <w:numPr>
          <w:ilvl w:val="0"/>
          <w:numId w:val="8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Impression</w:t>
      </w:r>
      <w:r w:rsidRPr="007706DE">
        <w:rPr>
          <w:rFonts w:ascii="Calibri" w:hAnsi="Calibri" w:cs="Calibri"/>
          <w:color w:val="000000" w:themeColor="text1"/>
          <w:sz w:val="22"/>
          <w:szCs w:val="22"/>
        </w:rPr>
        <w:t xml:space="preserve"> — the message was displayed</w:t>
      </w:r>
    </w:p>
    <w:p w:rsidRPr="007706DE" w:rsidR="00957439" w:rsidP="004D0259" w:rsidRDefault="00957439" w14:paraId="76F0D78C" w14:textId="77777777">
      <w:pPr>
        <w:numPr>
          <w:ilvl w:val="0"/>
          <w:numId w:val="8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Click</w:t>
      </w:r>
      <w:r w:rsidRPr="007706DE">
        <w:rPr>
          <w:rFonts w:ascii="Calibri" w:hAnsi="Calibri" w:cs="Calibri"/>
          <w:color w:val="000000" w:themeColor="text1"/>
          <w:sz w:val="22"/>
          <w:szCs w:val="22"/>
        </w:rPr>
        <w:t xml:space="preserve"> — the user interacted with the message</w:t>
      </w:r>
    </w:p>
    <w:p w:rsidRPr="007706DE" w:rsidR="00957439" w:rsidP="004D0259" w:rsidRDefault="00957439" w14:paraId="1089FA31" w14:textId="77777777">
      <w:pPr>
        <w:numPr>
          <w:ilvl w:val="0"/>
          <w:numId w:val="8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Action Completion</w:t>
      </w:r>
      <w:r w:rsidRPr="007706DE">
        <w:rPr>
          <w:rFonts w:ascii="Calibri" w:hAnsi="Calibri" w:cs="Calibri"/>
          <w:color w:val="000000" w:themeColor="text1"/>
          <w:sz w:val="22"/>
          <w:szCs w:val="22"/>
        </w:rPr>
        <w:t xml:space="preserve"> — the downstream behavior occurred</w:t>
      </w:r>
    </w:p>
    <w:p w:rsidRPr="007706DE" w:rsidR="00957439" w:rsidP="004D0259" w:rsidRDefault="00957439" w14:paraId="184FE5AC" w14:textId="77777777">
      <w:pPr>
        <w:numPr>
          <w:ilvl w:val="0"/>
          <w:numId w:val="8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Eligibility Reason</w:t>
      </w:r>
      <w:r w:rsidRPr="007706DE">
        <w:rPr>
          <w:rFonts w:ascii="Calibri" w:hAnsi="Calibri" w:cs="Calibri"/>
          <w:color w:val="000000" w:themeColor="text1"/>
          <w:sz w:val="22"/>
          <w:szCs w:val="22"/>
        </w:rPr>
        <w:t xml:space="preserve"> — why the message was shown to this user</w:t>
      </w:r>
    </w:p>
    <w:p w:rsidRPr="007706DE" w:rsidR="00957439" w:rsidP="004D0259" w:rsidRDefault="00957439" w14:paraId="4C2AAFFB" w14:textId="77777777">
      <w:pPr>
        <w:numPr>
          <w:ilvl w:val="0"/>
          <w:numId w:val="8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Role / Entity Context</w:t>
      </w:r>
      <w:r w:rsidRPr="007706DE">
        <w:rPr>
          <w:rFonts w:ascii="Calibri" w:hAnsi="Calibri" w:cs="Calibri"/>
          <w:color w:val="000000" w:themeColor="text1"/>
          <w:sz w:val="22"/>
          <w:szCs w:val="22"/>
        </w:rPr>
        <w:t xml:space="preserve"> </w:t>
      </w:r>
      <w:r w:rsidRPr="007706DE">
        <w:rPr>
          <w:rStyle w:val="Emphasis"/>
          <w:rFonts w:ascii="Calibri" w:hAnsi="Calibri" w:cs="Calibri" w:eastAsiaTheme="majorEastAsia"/>
          <w:color w:val="000000" w:themeColor="text1"/>
          <w:sz w:val="22"/>
          <w:szCs w:val="22"/>
        </w:rPr>
        <w:t>(where applicable)</w:t>
      </w:r>
      <w:r w:rsidRPr="007706DE">
        <w:rPr>
          <w:rFonts w:ascii="Calibri" w:hAnsi="Calibri" w:cs="Calibri"/>
          <w:color w:val="000000" w:themeColor="text1"/>
          <w:sz w:val="22"/>
          <w:szCs w:val="22"/>
        </w:rPr>
        <w:t xml:space="preserve"> — who the message applied to across Business / Account / User scopes</w:t>
      </w:r>
    </w:p>
    <w:p w:rsidRPr="007706DE" w:rsidR="00957439" w:rsidP="00957439" w:rsidRDefault="00957439" w14:paraId="1CAE0860"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KPI Requirement</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 xml:space="preserve">Every message must carry a </w:t>
      </w:r>
      <w:r w:rsidRPr="007706DE">
        <w:rPr>
          <w:rStyle w:val="Strong"/>
          <w:rFonts w:ascii="Calibri" w:hAnsi="Calibri" w:cs="Calibri" w:eastAsiaTheme="majorEastAsia"/>
          <w:color w:val="000000" w:themeColor="text1"/>
          <w:sz w:val="22"/>
          <w:szCs w:val="22"/>
        </w:rPr>
        <w:t>defined KPI</w:t>
      </w:r>
      <w:r w:rsidRPr="007706DE">
        <w:rPr>
          <w:rFonts w:ascii="Calibri" w:hAnsi="Calibri" w:cs="Calibri"/>
          <w:color w:val="000000" w:themeColor="text1"/>
          <w:sz w:val="22"/>
          <w:szCs w:val="22"/>
        </w:rPr>
        <w:t xml:space="preserve"> (e.g., action completion, lift, CTR, adoption).</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 xml:space="preserve">If the KPI </w:t>
      </w:r>
      <w:r w:rsidRPr="007706DE">
        <w:rPr>
          <w:rStyle w:val="Strong"/>
          <w:rFonts w:ascii="Calibri" w:hAnsi="Calibri" w:cs="Calibri" w:eastAsiaTheme="majorEastAsia"/>
          <w:color w:val="000000" w:themeColor="text1"/>
          <w:sz w:val="22"/>
          <w:szCs w:val="22"/>
        </w:rPr>
        <w:t>does not meet expectations</w:t>
      </w:r>
      <w:r w:rsidRPr="007706DE">
        <w:rPr>
          <w:rFonts w:ascii="Calibri" w:hAnsi="Calibri" w:cs="Calibri"/>
          <w:color w:val="000000" w:themeColor="text1"/>
          <w:sz w:val="22"/>
          <w:szCs w:val="22"/>
        </w:rPr>
        <w:t xml:space="preserve">, the communication must be </w:t>
      </w:r>
      <w:r w:rsidRPr="007706DE">
        <w:rPr>
          <w:rStyle w:val="Strong"/>
          <w:rFonts w:ascii="Calibri" w:hAnsi="Calibri" w:cs="Calibri" w:eastAsiaTheme="majorEastAsia"/>
          <w:color w:val="000000" w:themeColor="text1"/>
          <w:sz w:val="22"/>
          <w:szCs w:val="22"/>
        </w:rPr>
        <w:t>iterated, optimized, or deprecated</w:t>
      </w:r>
      <w:r w:rsidRPr="007706DE">
        <w:rPr>
          <w:rFonts w:ascii="Calibri" w:hAnsi="Calibri" w:cs="Calibri"/>
          <w:color w:val="000000" w:themeColor="text1"/>
          <w:sz w:val="22"/>
          <w:szCs w:val="22"/>
        </w:rPr>
        <w:t xml:space="preserve"> as part of continuous improvement and governance.</w:t>
      </w:r>
    </w:p>
    <w:p w:rsidRPr="007706DE" w:rsidR="00957439" w:rsidP="00957439" w:rsidRDefault="00957439" w14:paraId="555182E0" w14:textId="4C5714E4">
      <w:r w:rsidRPr="007706DE">
        <w:rPr>
          <w:rStyle w:val="Strong"/>
          <w:rFonts w:ascii="Calibri" w:hAnsi="Calibri" w:cs="Calibri"/>
          <w:b w:val="0"/>
          <w:bCs w:val="0"/>
          <w:color w:val="000000" w:themeColor="text1"/>
          <w:sz w:val="22"/>
          <w:szCs w:val="22"/>
        </w:rPr>
        <w:t xml:space="preserve">8. </w:t>
      </w:r>
      <w:r w:rsidRPr="007706DE">
        <w:rPr>
          <w:rStyle w:val="Strong"/>
          <w:rFonts w:ascii="Calibri" w:hAnsi="Calibri" w:cs="Calibri"/>
          <w:color w:val="000000" w:themeColor="text1"/>
          <w:sz w:val="22"/>
          <w:szCs w:val="22"/>
        </w:rPr>
        <w:t>Channel Policy, Localization &amp; Governance</w:t>
      </w:r>
    </w:p>
    <w:p w:rsidRPr="007706DE" w:rsidR="00957439" w:rsidP="00957439" w:rsidRDefault="00957439" w14:paraId="3316A285" w14:textId="6A60FBED">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Payoneer currently maintains an internal </w:t>
      </w:r>
      <w:r w:rsidRPr="007706DE">
        <w:rPr>
          <w:rStyle w:val="Strong"/>
          <w:rFonts w:ascii="Calibri" w:hAnsi="Calibri" w:cs="Calibri" w:eastAsiaTheme="majorEastAsia"/>
          <w:color w:val="000000" w:themeColor="text1"/>
          <w:sz w:val="22"/>
          <w:szCs w:val="22"/>
        </w:rPr>
        <w:t>Communication Policy Book</w:t>
      </w:r>
      <w:r w:rsidRPr="007706DE">
        <w:rPr>
          <w:rFonts w:ascii="Calibri" w:hAnsi="Calibri" w:cs="Calibri"/>
          <w:color w:val="000000" w:themeColor="text1"/>
          <w:sz w:val="22"/>
          <w:szCs w:val="22"/>
        </w:rPr>
        <w:t xml:space="preserve"> (</w:t>
      </w:r>
      <w:hyperlink w:history="1" r:id="rId40">
        <w:r w:rsidRPr="007706DE">
          <w:rPr>
            <w:rStyle w:val="Hyperlink"/>
            <w:rFonts w:ascii="Calibri" w:hAnsi="Calibri" w:cs="Calibri" w:eastAsiaTheme="majorEastAsia"/>
            <w:sz w:val="22"/>
            <w:szCs w:val="22"/>
          </w:rPr>
          <w:t>Communication Policy Book.docx</w:t>
        </w:r>
      </w:hyperlink>
      <w:r w:rsidRPr="007706DE">
        <w:rPr>
          <w:rFonts w:ascii="Calibri" w:hAnsi="Calibri" w:cs="Calibri"/>
          <w:color w:val="000000" w:themeColor="text1"/>
          <w:sz w:val="22"/>
          <w:szCs w:val="22"/>
        </w:rPr>
        <w:t>), which defines baseline governance for existing channels. As channel orchestration shifts to CEP and in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app surfaces expand, this policy must be </w:t>
      </w:r>
      <w:r w:rsidRPr="007706DE">
        <w:rPr>
          <w:rStyle w:val="Strong"/>
          <w:rFonts w:ascii="Calibri" w:hAnsi="Calibri" w:cs="Calibri" w:eastAsiaTheme="majorEastAsia"/>
          <w:color w:val="000000" w:themeColor="text1"/>
          <w:sz w:val="22"/>
          <w:szCs w:val="22"/>
        </w:rPr>
        <w:t>broadened and formalized</w:t>
      </w:r>
      <w:r w:rsidRPr="007706DE">
        <w:rPr>
          <w:rFonts w:ascii="Calibri" w:hAnsi="Calibri" w:cs="Calibri"/>
          <w:color w:val="000000" w:themeColor="text1"/>
          <w:sz w:val="22"/>
          <w:szCs w:val="22"/>
        </w:rPr>
        <w:t xml:space="preserve"> into a full, multi</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channel operating standard.</w:t>
      </w:r>
    </w:p>
    <w:p w:rsidRPr="007706DE" w:rsidR="00957439" w:rsidP="00957439" w:rsidRDefault="00957439" w14:paraId="06658550"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The expanded policy will include:</w:t>
      </w:r>
    </w:p>
    <w:p w:rsidRPr="007706DE" w:rsidR="00957439" w:rsidP="004D0259" w:rsidRDefault="00957439" w14:paraId="44255C6E" w14:textId="77777777">
      <w:pPr>
        <w:numPr>
          <w:ilvl w:val="0"/>
          <w:numId w:val="8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Journey</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level communication frameworks</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(rules per lifecycle, entity/role, and use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case)</w:t>
      </w:r>
    </w:p>
    <w:p w:rsidRPr="007706DE" w:rsidR="00957439" w:rsidP="004D0259" w:rsidRDefault="00957439" w14:paraId="6857BB94" w14:textId="77777777">
      <w:pPr>
        <w:numPr>
          <w:ilvl w:val="0"/>
          <w:numId w:val="8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Channel</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specific standards</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(placement semantics, routing, priority, metadata, templates)</w:t>
      </w:r>
    </w:p>
    <w:p w:rsidRPr="007706DE" w:rsidR="00957439" w:rsidP="004D0259" w:rsidRDefault="00957439" w14:paraId="08C411E2" w14:textId="77777777">
      <w:pPr>
        <w:numPr>
          <w:ilvl w:val="0"/>
          <w:numId w:val="8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Localization and market</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level requirements</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(tone, translation guidelines, regulated phrasing, timing constraints)</w:t>
      </w:r>
    </w:p>
    <w:p w:rsidRPr="007706DE" w:rsidR="00957439" w:rsidP="004D0259" w:rsidRDefault="00957439" w14:paraId="64EEBAE7" w14:textId="77777777">
      <w:pPr>
        <w:numPr>
          <w:ilvl w:val="0"/>
          <w:numId w:val="8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Operational thresholds &amp; ROI criteria</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(CPA</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comm, marginal lift, fatigue limits, quiet hours, suppression logic)</w:t>
      </w:r>
    </w:p>
    <w:p w:rsidRPr="007706DE" w:rsidR="00957439" w:rsidP="004D0259" w:rsidRDefault="00957439" w14:paraId="69EDD50E" w14:textId="77777777">
      <w:pPr>
        <w:numPr>
          <w:ilvl w:val="0"/>
          <w:numId w:val="8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Measurement &amp; iteration rules</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(every message must define a KPI and demonstrate value before scaling)</w:t>
      </w:r>
    </w:p>
    <w:p w:rsidRPr="007706DE" w:rsidR="00957439" w:rsidP="00957439" w:rsidRDefault="00957439" w14:paraId="641362AF"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This expanded governance model ensures all channels—internal and external—are </w:t>
      </w:r>
      <w:r w:rsidRPr="007706DE">
        <w:rPr>
          <w:rStyle w:val="Strong"/>
          <w:rFonts w:ascii="Calibri" w:hAnsi="Calibri" w:cs="Calibri" w:eastAsiaTheme="majorEastAsia"/>
          <w:color w:val="000000" w:themeColor="text1"/>
          <w:sz w:val="22"/>
          <w:szCs w:val="22"/>
        </w:rPr>
        <w:t>consistent, compliant, measurable, and optimized</w:t>
      </w:r>
      <w:r w:rsidRPr="007706DE">
        <w:rPr>
          <w:rFonts w:ascii="Calibri" w:hAnsi="Calibri" w:cs="Calibri"/>
          <w:color w:val="000000" w:themeColor="text1"/>
          <w:sz w:val="22"/>
          <w:szCs w:val="22"/>
        </w:rPr>
        <w:t xml:space="preserve"> across markets and lifecycle stages.</w:t>
      </w:r>
    </w:p>
    <w:p w:rsidRPr="007706DE" w:rsidR="00957439" w:rsidP="00957439" w:rsidRDefault="00957439" w14:paraId="397ED3F6" w14:textId="1D8247F3">
      <w:pPr>
        <w:pStyle w:val="Heading3"/>
        <w:spacing w:line="300" w:lineRule="atLeast"/>
        <w:rPr>
          <w:rFonts w:ascii="Calibri" w:hAnsi="Calibri" w:cs="Calibri"/>
          <w:color w:val="000000" w:themeColor="text1"/>
          <w:sz w:val="22"/>
          <w:szCs w:val="22"/>
        </w:rPr>
      </w:pPr>
      <w:r w:rsidRPr="007706DE">
        <w:rPr>
          <w:rStyle w:val="Strong"/>
          <w:rFonts w:ascii="Calibri" w:hAnsi="Calibri" w:cs="Calibri"/>
          <w:b w:val="0"/>
          <w:bCs w:val="0"/>
          <w:color w:val="000000" w:themeColor="text1"/>
          <w:sz w:val="22"/>
          <w:szCs w:val="22"/>
        </w:rPr>
        <w:t xml:space="preserve">9. </w:t>
      </w:r>
      <w:r w:rsidRPr="007706DE">
        <w:rPr>
          <w:rStyle w:val="Strong"/>
          <w:rFonts w:ascii="Calibri" w:hAnsi="Calibri" w:cs="Calibri"/>
          <w:color w:val="000000" w:themeColor="text1"/>
          <w:sz w:val="22"/>
          <w:szCs w:val="22"/>
        </w:rPr>
        <w:t>CEP Integration for In-App Surfaces</w:t>
      </w:r>
    </w:p>
    <w:p w:rsidRPr="007706DE" w:rsidR="00957439" w:rsidP="00957439" w:rsidRDefault="00957439" w14:paraId="51965A29"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Once SDK is integrated, </w:t>
      </w:r>
      <w:r w:rsidRPr="007706DE">
        <w:rPr>
          <w:rStyle w:val="Strong"/>
          <w:rFonts w:ascii="Calibri" w:hAnsi="Calibri" w:cs="Calibri" w:eastAsiaTheme="majorEastAsia"/>
          <w:color w:val="000000" w:themeColor="text1"/>
          <w:sz w:val="22"/>
          <w:szCs w:val="22"/>
        </w:rPr>
        <w:t>Braze Content Cards, Banners, and Alerts</w:t>
      </w:r>
      <w:r w:rsidRPr="007706DE">
        <w:rPr>
          <w:rFonts w:ascii="Calibri" w:hAnsi="Calibri" w:cs="Calibri"/>
          <w:color w:val="000000" w:themeColor="text1"/>
          <w:sz w:val="22"/>
          <w:szCs w:val="22"/>
        </w:rPr>
        <w:t xml:space="preserve"> become native in-app components, enabling:</w:t>
      </w:r>
    </w:p>
    <w:p w:rsidRPr="007706DE" w:rsidR="00957439" w:rsidP="004D0259" w:rsidRDefault="00957439" w14:paraId="100DAFEA" w14:textId="77777777">
      <w:pPr>
        <w:numPr>
          <w:ilvl w:val="0"/>
          <w:numId w:val="77"/>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Eligibility</w:t>
      </w:r>
    </w:p>
    <w:p w:rsidRPr="007706DE" w:rsidR="00957439" w:rsidP="004D0259" w:rsidRDefault="00957439" w14:paraId="78224F63" w14:textId="77777777">
      <w:pPr>
        <w:numPr>
          <w:ilvl w:val="0"/>
          <w:numId w:val="77"/>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Suppression</w:t>
      </w:r>
    </w:p>
    <w:p w:rsidRPr="007706DE" w:rsidR="00957439" w:rsidP="004D0259" w:rsidRDefault="00957439" w14:paraId="574C8FAF" w14:textId="77777777">
      <w:pPr>
        <w:numPr>
          <w:ilvl w:val="0"/>
          <w:numId w:val="77"/>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Targeting</w:t>
      </w:r>
    </w:p>
    <w:p w:rsidRPr="007706DE" w:rsidR="00957439" w:rsidP="004D0259" w:rsidRDefault="00957439" w14:paraId="2F311D0B" w14:textId="6DC949C6">
      <w:pPr>
        <w:numPr>
          <w:ilvl w:val="0"/>
          <w:numId w:val="77"/>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Segmentation</w:t>
      </w:r>
    </w:p>
    <w:p w:rsidRPr="007706DE" w:rsidR="00957439" w:rsidP="004D0259" w:rsidRDefault="00957439" w14:paraId="0A33FB20" w14:textId="77777777">
      <w:pPr>
        <w:numPr>
          <w:ilvl w:val="0"/>
          <w:numId w:val="77"/>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A/B testing</w:t>
      </w:r>
    </w:p>
    <w:p w:rsidRPr="007706DE" w:rsidR="00957439" w:rsidP="004D0259" w:rsidRDefault="00957439" w14:paraId="0735C316" w14:textId="77777777">
      <w:pPr>
        <w:numPr>
          <w:ilvl w:val="0"/>
          <w:numId w:val="77"/>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Consistent look &amp; feel across platforms</w:t>
      </w:r>
    </w:p>
    <w:p w:rsidRPr="007706DE" w:rsidR="00957439" w:rsidP="004D0259" w:rsidRDefault="00957439" w14:paraId="3489C8E8" w14:textId="43D536B1">
      <w:pPr>
        <w:numPr>
          <w:ilvl w:val="0"/>
          <w:numId w:val="77"/>
        </w:num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 xml:space="preserve">Reduced FE cost and faster </w:t>
      </w:r>
      <w:r w:rsidR="00433894">
        <w:rPr>
          <w:rFonts w:ascii="Calibri" w:hAnsi="Calibri" w:cs="Calibri"/>
          <w:sz w:val="22"/>
          <w:szCs w:val="22"/>
        </w:rPr>
        <w:t xml:space="preserve">channel creation </w:t>
      </w:r>
      <w:r w:rsidRPr="007706DE">
        <w:rPr>
          <w:rFonts w:ascii="Calibri" w:hAnsi="Calibri" w:cs="Calibri"/>
          <w:sz w:val="22"/>
          <w:szCs w:val="22"/>
        </w:rPr>
        <w:t>TTM</w:t>
      </w:r>
    </w:p>
    <w:p w:rsidRPr="007706DE" w:rsidR="00957439" w:rsidP="00957439" w:rsidRDefault="00957439" w14:paraId="08BA050B" w14:textId="25AD940F">
      <w:r w:rsidRPr="007706DE">
        <w:rPr>
          <w:rStyle w:val="Strong"/>
          <w:rFonts w:ascii="Calibri" w:hAnsi="Calibri" w:cs="Calibri"/>
          <w:b w:val="0"/>
          <w:bCs w:val="0"/>
          <w:color w:val="000000" w:themeColor="text1"/>
          <w:sz w:val="22"/>
          <w:szCs w:val="22"/>
        </w:rPr>
        <w:t xml:space="preserve">10. Additional Requirement: </w:t>
      </w:r>
      <w:r w:rsidRPr="007706DE">
        <w:rPr>
          <w:rStyle w:val="Strong"/>
          <w:rFonts w:ascii="Calibri" w:hAnsi="Calibri" w:cs="Calibri"/>
          <w:color w:val="000000" w:themeColor="text1"/>
          <w:sz w:val="22"/>
          <w:szCs w:val="22"/>
        </w:rPr>
        <w:t>Centralization Must Support Entity, Role, Eligibility &amp; Pricing Use</w:t>
      </w:r>
      <w:r w:rsidRPr="007706DE">
        <w:rPr>
          <w:rStyle w:val="Strong"/>
          <w:rFonts w:ascii="Calibri" w:hAnsi="Calibri" w:cs="Calibri"/>
          <w:color w:val="000000" w:themeColor="text1"/>
          <w:sz w:val="22"/>
          <w:szCs w:val="22"/>
        </w:rPr>
        <w:noBreakHyphen/>
      </w:r>
      <w:r w:rsidRPr="007706DE">
        <w:rPr>
          <w:rStyle w:val="Strong"/>
          <w:rFonts w:ascii="Calibri" w:hAnsi="Calibri" w:cs="Calibri"/>
          <w:color w:val="000000" w:themeColor="text1"/>
          <w:sz w:val="22"/>
          <w:szCs w:val="22"/>
        </w:rPr>
        <w:t>Cases</w:t>
      </w:r>
    </w:p>
    <w:p w:rsidRPr="007706DE" w:rsidR="00957439" w:rsidP="00957439" w:rsidRDefault="00957439" w14:paraId="63601CAF"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As all channel management centralizes into CEP, the system must support:</w:t>
      </w:r>
    </w:p>
    <w:p w:rsidRPr="007706DE" w:rsidR="00957439" w:rsidP="004D0259" w:rsidRDefault="00957439" w14:paraId="79394D6C" w14:textId="77777777">
      <w:pPr>
        <w:numPr>
          <w:ilvl w:val="0"/>
          <w:numId w:val="7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Entity-level messaging</w:t>
      </w:r>
      <w:r w:rsidRPr="007706DE">
        <w:rPr>
          <w:rFonts w:ascii="Calibri" w:hAnsi="Calibri" w:cs="Calibri"/>
          <w:color w:val="000000" w:themeColor="text1"/>
          <w:sz w:val="22"/>
          <w:szCs w:val="22"/>
        </w:rPr>
        <w:t xml:space="preserve"> (Business, Account, User, Group)</w:t>
      </w:r>
    </w:p>
    <w:p w:rsidRPr="007706DE" w:rsidR="00957439" w:rsidP="004D0259" w:rsidRDefault="00957439" w14:paraId="265C1EFF" w14:textId="77777777">
      <w:pPr>
        <w:numPr>
          <w:ilvl w:val="0"/>
          <w:numId w:val="7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Role-based eligibility</w:t>
      </w:r>
      <w:r w:rsidRPr="007706DE">
        <w:rPr>
          <w:rFonts w:ascii="Calibri" w:hAnsi="Calibri" w:cs="Calibri"/>
          <w:color w:val="000000" w:themeColor="text1"/>
          <w:sz w:val="22"/>
          <w:szCs w:val="22"/>
        </w:rPr>
        <w:t xml:space="preserve"> (Owner, Manager, Contributor, Card User, Approver, etc.)</w:t>
      </w:r>
    </w:p>
    <w:p w:rsidRPr="007706DE" w:rsidR="00957439" w:rsidP="004D0259" w:rsidRDefault="00957439" w14:paraId="371DF2BB" w14:textId="77777777">
      <w:pPr>
        <w:numPr>
          <w:ilvl w:val="0"/>
          <w:numId w:val="7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Pricing &amp; packaging flows</w:t>
      </w:r>
      <w:r w:rsidRPr="007706DE">
        <w:rPr>
          <w:rFonts w:ascii="Calibri" w:hAnsi="Calibri" w:cs="Calibri"/>
          <w:color w:val="000000" w:themeColor="text1"/>
          <w:sz w:val="22"/>
          <w:szCs w:val="22"/>
        </w:rPr>
        <w:t>, including upgrade eligibility, entitlements, and multi-entity implications</w:t>
      </w:r>
    </w:p>
    <w:p w:rsidRPr="007706DE" w:rsidR="00957439" w:rsidP="004D0259" w:rsidRDefault="00957439" w14:paraId="12F5BE76" w14:textId="77777777">
      <w:pPr>
        <w:numPr>
          <w:ilvl w:val="0"/>
          <w:numId w:val="7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Regulatory/market-level policies</w:t>
      </w:r>
      <w:r w:rsidRPr="007706DE">
        <w:rPr>
          <w:rFonts w:ascii="Calibri" w:hAnsi="Calibri" w:cs="Calibri"/>
          <w:color w:val="000000" w:themeColor="text1"/>
          <w:sz w:val="22"/>
          <w:szCs w:val="22"/>
        </w:rPr>
        <w:t xml:space="preserve"> tied to entity or role</w:t>
      </w:r>
    </w:p>
    <w:p w:rsidRPr="007706DE" w:rsidR="00957439" w:rsidP="004D0259" w:rsidRDefault="00957439" w14:paraId="78987620" w14:textId="77777777">
      <w:pPr>
        <w:numPr>
          <w:ilvl w:val="0"/>
          <w:numId w:val="7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Next-best-action frameworks</w:t>
      </w:r>
      <w:r w:rsidRPr="007706DE">
        <w:rPr>
          <w:rFonts w:ascii="Calibri" w:hAnsi="Calibri" w:cs="Calibri"/>
          <w:color w:val="000000" w:themeColor="text1"/>
          <w:sz w:val="22"/>
          <w:szCs w:val="22"/>
        </w:rPr>
        <w:t xml:space="preserve"> dependent on role × entity combinations</w:t>
      </w:r>
    </w:p>
    <w:p w:rsidRPr="007706DE" w:rsidR="00957439" w:rsidP="004D0259" w:rsidRDefault="00957439" w14:paraId="0BF8B1D9" w14:textId="77777777">
      <w:pPr>
        <w:numPr>
          <w:ilvl w:val="0"/>
          <w:numId w:val="7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Cross-channel preference enforcement</w:t>
      </w:r>
      <w:r w:rsidRPr="007706DE">
        <w:rPr>
          <w:rFonts w:ascii="Calibri" w:hAnsi="Calibri" w:cs="Calibri"/>
          <w:color w:val="000000" w:themeColor="text1"/>
          <w:sz w:val="22"/>
          <w:szCs w:val="22"/>
        </w:rPr>
        <w:t xml:space="preserve"> at role/entity level</w:t>
      </w:r>
    </w:p>
    <w:p w:rsidRPr="007706DE" w:rsidR="00957439" w:rsidP="00957439" w:rsidRDefault="00957439" w14:paraId="24ED42AD" w14:textId="386009B6">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This ensures in-app surfaces and external channels deliver </w:t>
      </w:r>
      <w:r w:rsidRPr="007706DE">
        <w:rPr>
          <w:rStyle w:val="Strong"/>
          <w:rFonts w:ascii="Calibri" w:hAnsi="Calibri" w:cs="Calibri" w:eastAsiaTheme="majorEastAsia"/>
          <w:color w:val="000000" w:themeColor="text1"/>
          <w:sz w:val="22"/>
          <w:szCs w:val="22"/>
        </w:rPr>
        <w:t>precise, personalized messages</w:t>
      </w:r>
      <w:r w:rsidRPr="007706DE">
        <w:rPr>
          <w:rFonts w:ascii="Calibri" w:hAnsi="Calibri" w:cs="Calibri"/>
          <w:color w:val="000000" w:themeColor="text1"/>
          <w:sz w:val="22"/>
          <w:szCs w:val="22"/>
        </w:rPr>
        <w:t xml:space="preserve"> aligned to customer context and business structure.</w:t>
      </w:r>
    </w:p>
    <w:p w:rsidR="00957439" w:rsidP="00957439" w:rsidRDefault="00957439" w14:paraId="3D23AAE2" w14:textId="00F283C7">
      <w:pPr>
        <w:rPr>
          <w:rStyle w:val="Strong"/>
          <w:rFonts w:ascii="Calibri" w:hAnsi="Calibri" w:cs="Calibri"/>
          <w:color w:val="000000" w:themeColor="text1"/>
          <w:sz w:val="22"/>
          <w:szCs w:val="22"/>
        </w:rPr>
      </w:pPr>
      <w:r w:rsidRPr="007706DE">
        <w:rPr>
          <w:rStyle w:val="Strong"/>
          <w:rFonts w:ascii="Calibri" w:hAnsi="Calibri" w:cs="Calibri"/>
          <w:color w:val="000000" w:themeColor="text1"/>
          <w:sz w:val="22"/>
          <w:szCs w:val="22"/>
        </w:rPr>
        <w:t>f) Decisions, Risks &amp; Open Questions</w:t>
      </w:r>
    </w:p>
    <w:p w:rsidRPr="007706DE" w:rsidR="00957439" w:rsidP="00957439" w:rsidRDefault="00957439" w14:paraId="0DAE74C3" w14:textId="77777777"/>
    <w:p w:rsidRPr="007706DE" w:rsidR="00957439" w:rsidP="00957439" w:rsidRDefault="00957439" w14:paraId="6523029A" w14:textId="77777777">
      <w:r w:rsidRPr="007706DE">
        <w:rPr>
          <w:rStyle w:val="Strong"/>
          <w:rFonts w:ascii="Calibri" w:hAnsi="Calibri" w:cs="Calibri"/>
          <w:color w:val="000000" w:themeColor="text1"/>
          <w:sz w:val="22"/>
          <w:szCs w:val="22"/>
        </w:rPr>
        <w:t>Decisions</w:t>
      </w:r>
    </w:p>
    <w:p w:rsidRPr="007706DE" w:rsidR="00957439" w:rsidP="004D0259" w:rsidRDefault="00957439" w14:paraId="6C3AD06D" w14:textId="77777777">
      <w:pPr>
        <w:numPr>
          <w:ilvl w:val="0"/>
          <w:numId w:val="9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Product Communication</w:t>
      </w:r>
      <w:r w:rsidRPr="007706DE">
        <w:rPr>
          <w:rFonts w:ascii="Calibri" w:hAnsi="Calibri" w:cs="Calibri"/>
          <w:color w:val="000000" w:themeColor="text1"/>
          <w:sz w:val="22"/>
          <w:szCs w:val="22"/>
        </w:rPr>
        <w:t xml:space="preserve"> is the </w:t>
      </w:r>
      <w:r w:rsidRPr="007706DE">
        <w:rPr>
          <w:rStyle w:val="Strong"/>
          <w:rFonts w:ascii="Calibri" w:hAnsi="Calibri" w:cs="Calibri" w:eastAsiaTheme="majorEastAsia"/>
          <w:color w:val="000000" w:themeColor="text1"/>
          <w:sz w:val="22"/>
          <w:szCs w:val="22"/>
        </w:rPr>
        <w:t>end</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to</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end owner</w:t>
      </w:r>
      <w:r w:rsidRPr="007706DE">
        <w:rPr>
          <w:rFonts w:ascii="Calibri" w:hAnsi="Calibri" w:cs="Calibri"/>
          <w:color w:val="000000" w:themeColor="text1"/>
          <w:sz w:val="22"/>
          <w:szCs w:val="22"/>
        </w:rPr>
        <w:t xml:space="preserve"> of all </w:t>
      </w:r>
      <w:r w:rsidRPr="007706DE">
        <w:rPr>
          <w:rStyle w:val="Strong"/>
          <w:rFonts w:ascii="Calibri" w:hAnsi="Calibri" w:cs="Calibri" w:eastAsiaTheme="majorEastAsia"/>
          <w:color w:val="000000" w:themeColor="text1"/>
          <w:sz w:val="22"/>
          <w:szCs w:val="22"/>
        </w:rPr>
        <w:t>internal and external communication channels and surfaces</w:t>
      </w:r>
      <w:r w:rsidRPr="007706DE">
        <w:rPr>
          <w:rFonts w:ascii="Calibri" w:hAnsi="Calibri" w:cs="Calibri"/>
          <w:color w:val="000000" w:themeColor="text1"/>
          <w:sz w:val="22"/>
          <w:szCs w:val="22"/>
        </w:rPr>
        <w:t>, including governance, semantics, templates, routing rules, and CEP integration.</w:t>
      </w:r>
    </w:p>
    <w:p w:rsidRPr="007706DE" w:rsidR="00957439" w:rsidP="004D0259" w:rsidRDefault="00957439" w14:paraId="0F9B2ACF" w14:textId="77777777">
      <w:pPr>
        <w:numPr>
          <w:ilvl w:val="0"/>
          <w:numId w:val="90"/>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Platform Engineering</w:t>
      </w:r>
      <w:r w:rsidRPr="007706DE">
        <w:rPr>
          <w:rFonts w:ascii="Calibri" w:hAnsi="Calibri" w:cs="Calibri"/>
          <w:color w:val="000000" w:themeColor="text1"/>
          <w:sz w:val="22"/>
          <w:szCs w:val="22"/>
        </w:rPr>
        <w:t xml:space="preserve"> owns </w:t>
      </w:r>
      <w:r w:rsidRPr="007706DE">
        <w:rPr>
          <w:rStyle w:val="Strong"/>
          <w:rFonts w:ascii="Calibri" w:hAnsi="Calibri" w:cs="Calibri" w:eastAsiaTheme="majorEastAsia"/>
          <w:color w:val="000000" w:themeColor="text1"/>
          <w:sz w:val="22"/>
          <w:szCs w:val="22"/>
        </w:rPr>
        <w:t>deliverability and infrastructure</w:t>
      </w:r>
      <w:r w:rsidRPr="007706DE">
        <w:rPr>
          <w:rFonts w:ascii="Calibri" w:hAnsi="Calibri" w:cs="Calibri"/>
          <w:color w:val="000000" w:themeColor="text1"/>
          <w:sz w:val="22"/>
          <w:szCs w:val="22"/>
        </w:rPr>
        <w:t xml:space="preserve"> for all </w:t>
      </w:r>
      <w:r w:rsidRPr="007706DE">
        <w:rPr>
          <w:rStyle w:val="Strong"/>
          <w:rFonts w:ascii="Calibri" w:hAnsi="Calibri" w:cs="Calibri" w:eastAsiaTheme="majorEastAsia"/>
          <w:color w:val="000000" w:themeColor="text1"/>
          <w:sz w:val="22"/>
          <w:szCs w:val="22"/>
        </w:rPr>
        <w:t>external channels</w:t>
      </w:r>
      <w:r w:rsidRPr="007706DE">
        <w:rPr>
          <w:rFonts w:ascii="Calibri" w:hAnsi="Calibri" w:cs="Calibri"/>
          <w:color w:val="000000" w:themeColor="text1"/>
          <w:sz w:val="22"/>
          <w:szCs w:val="22"/>
        </w:rPr>
        <w:t xml:space="preserve"> (Email, Push, SMS, WhatsApp/WeChat/Kakao/Viber, etc.), including SLOs, scaling, and latency pathways.</w:t>
      </w:r>
    </w:p>
    <w:p w:rsidRPr="007706DE" w:rsidR="00957439" w:rsidP="00957439" w:rsidRDefault="00957439" w14:paraId="4EC6095C" w14:textId="61769A80">
      <w:pPr>
        <w:spacing w:line="300" w:lineRule="atLeast"/>
        <w:rPr>
          <w:rFonts w:ascii="Calibri" w:hAnsi="Calibri" w:cs="Calibri"/>
          <w:color w:val="000000" w:themeColor="text1"/>
          <w:sz w:val="22"/>
          <w:szCs w:val="22"/>
        </w:rPr>
      </w:pPr>
    </w:p>
    <w:p w:rsidRPr="007706DE" w:rsidR="00957439" w:rsidP="00957439" w:rsidRDefault="00957439" w14:paraId="1E61F72D" w14:textId="77777777">
      <w:r w:rsidRPr="007706DE">
        <w:rPr>
          <w:rStyle w:val="Strong"/>
          <w:rFonts w:ascii="Calibri" w:hAnsi="Calibri" w:cs="Calibri"/>
          <w:color w:val="000000" w:themeColor="text1"/>
          <w:sz w:val="22"/>
          <w:szCs w:val="22"/>
        </w:rPr>
        <w:t>Risks</w:t>
      </w:r>
    </w:p>
    <w:p w:rsidRPr="007706DE" w:rsidR="00957439" w:rsidP="004D0259" w:rsidRDefault="00957439" w14:paraId="2F542A47" w14:textId="77777777">
      <w:pPr>
        <w:numPr>
          <w:ilvl w:val="0"/>
          <w:numId w:val="91"/>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China operating gap:</w:t>
      </w:r>
      <w:r w:rsidRPr="007706DE">
        <w:rPr>
          <w:rFonts w:ascii="Calibri" w:hAnsi="Calibri" w:cs="Calibri"/>
          <w:color w:val="000000" w:themeColor="text1"/>
          <w:sz w:val="22"/>
          <w:szCs w:val="22"/>
        </w:rPr>
        <w:t xml:space="preserve"> The China communication model and required team are still pending, delaying alignment with the global CEP strategy and limiting regional orchestration capabilities.</w:t>
      </w:r>
    </w:p>
    <w:p w:rsidRPr="007706DE" w:rsidR="00957439" w:rsidP="004D0259" w:rsidRDefault="00957439" w14:paraId="4AE6B0B9" w14:textId="77777777">
      <w:pPr>
        <w:numPr>
          <w:ilvl w:val="0"/>
          <w:numId w:val="91"/>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Legacy channels:</w:t>
      </w:r>
      <w:r w:rsidRPr="007706DE">
        <w:rPr>
          <w:rFonts w:ascii="Calibri" w:hAnsi="Calibri" w:cs="Calibri"/>
          <w:color w:val="000000" w:themeColor="text1"/>
          <w:sz w:val="22"/>
          <w:szCs w:val="22"/>
        </w:rPr>
        <w:t xml:space="preserve"> Existing legacy channels lack ownership, are unmaintained, and highly complex. This creates recurring operational overhead (triage, investigations, bugs) and slows progress toward a unified communication architecture.</w:t>
      </w:r>
    </w:p>
    <w:p w:rsidRPr="007706DE" w:rsidR="00957439" w:rsidP="004D0259" w:rsidRDefault="00957439" w14:paraId="0F167543" w14:textId="0F15B894">
      <w:pPr>
        <w:numPr>
          <w:ilvl w:val="0"/>
          <w:numId w:val="91"/>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High Aurora dependency:</w:t>
      </w:r>
      <w:r w:rsidRPr="007706DE">
        <w:rPr>
          <w:rFonts w:ascii="Calibri" w:hAnsi="Calibri" w:cs="Calibri"/>
          <w:color w:val="000000" w:themeColor="text1"/>
          <w:sz w:val="22"/>
          <w:szCs w:val="22"/>
        </w:rPr>
        <w:t xml:space="preserve"> Surface activation, events, and eligibility logic depend heavily on Aurora timelines, which may impact sequencing for in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app surfaces, routing, and observability.</w:t>
      </w:r>
    </w:p>
    <w:p w:rsidRPr="007706DE" w:rsidR="00957439" w:rsidP="004D0259" w:rsidRDefault="00957439" w14:paraId="6B9D4CD3" w14:textId="77777777">
      <w:pPr>
        <w:numPr>
          <w:ilvl w:val="0"/>
          <w:numId w:val="91"/>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BackOffice (BO) scope gap:</w:t>
      </w:r>
      <w:r w:rsidRPr="007706DE">
        <w:rPr>
          <w:rFonts w:ascii="Calibri" w:hAnsi="Calibri" w:cs="Calibri"/>
          <w:color w:val="000000" w:themeColor="text1"/>
          <w:sz w:val="22"/>
          <w:szCs w:val="22"/>
        </w:rPr>
        <w:t xml:space="preserve"> BO was not originally included as part of the communication team’s scope or roadmap, resulting in limited auditability, inconsistent visibility over send events, and unclear responsibility for BO insights and tooling.</w:t>
      </w:r>
    </w:p>
    <w:p w:rsidRPr="007706DE" w:rsidR="00957439" w:rsidP="00957439" w:rsidRDefault="00957439" w14:paraId="0C99316B" w14:textId="6E55825A"/>
    <w:p w:rsidRPr="007706DE" w:rsidR="00957439" w:rsidP="00957439" w:rsidRDefault="00957439" w14:paraId="6C098599" w14:textId="77777777">
      <w:r w:rsidRPr="007706DE">
        <w:rPr>
          <w:rStyle w:val="Strong"/>
          <w:rFonts w:ascii="Calibri" w:hAnsi="Calibri" w:cs="Calibri"/>
          <w:color w:val="000000" w:themeColor="text1"/>
          <w:sz w:val="22"/>
          <w:szCs w:val="22"/>
        </w:rPr>
        <w:t>Open Questions / Outstanding Decisions</w:t>
      </w:r>
    </w:p>
    <w:p w:rsidRPr="007706DE" w:rsidR="00957439" w:rsidP="004D0259" w:rsidRDefault="00957439" w14:paraId="44573378" w14:textId="77777777">
      <w:pPr>
        <w:numPr>
          <w:ilvl w:val="0"/>
          <w:numId w:val="92"/>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China model:</w:t>
      </w:r>
      <w:r w:rsidRPr="007706DE">
        <w:rPr>
          <w:rFonts w:ascii="Calibri" w:hAnsi="Calibri" w:cs="Calibri"/>
          <w:color w:val="000000" w:themeColor="text1"/>
          <w:sz w:val="22"/>
          <w:szCs w:val="22"/>
        </w:rPr>
        <w:t xml:space="preserve"> What is the final team structure, ownership model, and technology stack required to support CH orchestration with data residency and regional channel requirements?</w:t>
      </w:r>
    </w:p>
    <w:p w:rsidRPr="007706DE" w:rsidR="00957439" w:rsidP="004D0259" w:rsidRDefault="00957439" w14:paraId="605E6A38" w14:textId="4F56B0EC">
      <w:pPr>
        <w:numPr>
          <w:ilvl w:val="0"/>
          <w:numId w:val="92"/>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Legacy channel retirement:</w:t>
      </w:r>
      <w:r w:rsidRPr="007706DE">
        <w:rPr>
          <w:rFonts w:ascii="Calibri" w:hAnsi="Calibri" w:cs="Calibri"/>
          <w:color w:val="000000" w:themeColor="text1"/>
          <w:sz w:val="22"/>
          <w:szCs w:val="22"/>
        </w:rPr>
        <w:t xml:space="preserve"> Which legacy surfaces must be actively deprecated first to unblock SDK rollout, reduce noise, and prevent shadow</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channel behavior?</w:t>
      </w:r>
    </w:p>
    <w:p w:rsidRPr="007706DE" w:rsidR="00957439" w:rsidP="004D0259" w:rsidRDefault="00957439" w14:paraId="47083C7E" w14:textId="77777777">
      <w:pPr>
        <w:numPr>
          <w:ilvl w:val="0"/>
          <w:numId w:val="92"/>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BO integration:</w:t>
      </w:r>
      <w:r w:rsidRPr="007706DE">
        <w:rPr>
          <w:rFonts w:ascii="Calibri" w:hAnsi="Calibri" w:cs="Calibri"/>
          <w:color w:val="000000" w:themeColor="text1"/>
          <w:sz w:val="22"/>
          <w:szCs w:val="22"/>
        </w:rPr>
        <w:t xml:space="preserve"> What is the long</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term ownership model for BO as a communication audit and visibility tool (e.g., Product Communication vs. Platform Engineering)?</w:t>
      </w:r>
    </w:p>
    <w:p w:rsidRPr="007706DE" w:rsidR="00957439" w:rsidP="004D0259" w:rsidRDefault="00957439" w14:paraId="22058465" w14:textId="77777777">
      <w:pPr>
        <w:numPr>
          <w:ilvl w:val="0"/>
          <w:numId w:val="92"/>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Cross</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team adoption:</w:t>
      </w:r>
      <w:r w:rsidRPr="007706DE">
        <w:rPr>
          <w:rFonts w:ascii="Calibri" w:hAnsi="Calibri" w:cs="Calibri"/>
          <w:color w:val="000000" w:themeColor="text1"/>
          <w:sz w:val="22"/>
          <w:szCs w:val="22"/>
        </w:rPr>
        <w:t xml:space="preserve"> How do we ensure complete adherence to new channel semantics, routing rules, and governance workflows across all domains?</w:t>
      </w:r>
    </w:p>
    <w:p w:rsidRPr="007706DE" w:rsidR="00957439" w:rsidP="00957439" w:rsidRDefault="00957439" w14:paraId="48B4C945" w14:textId="77777777">
      <w:pPr>
        <w:spacing w:after="160" w:line="278" w:lineRule="auto"/>
        <w:rPr>
          <w:rFonts w:ascii="Calibri" w:hAnsi="Calibri" w:cs="Calibri"/>
          <w:b/>
          <w:bCs/>
          <w:color w:val="000000" w:themeColor="text1"/>
          <w:sz w:val="22"/>
          <w:szCs w:val="22"/>
        </w:rPr>
      </w:pPr>
      <w:r w:rsidRPr="007706DE">
        <w:rPr>
          <w:rFonts w:ascii="Calibri" w:hAnsi="Calibri" w:cs="Calibri"/>
          <w:b/>
          <w:bCs/>
          <w:color w:val="000000" w:themeColor="text1"/>
          <w:sz w:val="22"/>
          <w:szCs w:val="22"/>
        </w:rPr>
        <w:br w:type="page"/>
      </w:r>
    </w:p>
    <w:p w:rsidRPr="007706DE" w:rsidR="00957439" w:rsidP="00957439" w:rsidRDefault="00957439" w14:paraId="5A9A26D8" w14:textId="77777777">
      <w:pPr>
        <w:pStyle w:val="Heading3"/>
        <w:rPr>
          <w:rFonts w:ascii="Calibri" w:hAnsi="Calibri" w:cs="Calibri"/>
        </w:rPr>
      </w:pPr>
      <w:r w:rsidRPr="007706DE">
        <w:rPr>
          <w:rStyle w:val="Strong"/>
          <w:rFonts w:ascii="Calibri" w:hAnsi="Calibri" w:cs="Calibri"/>
          <w:b w:val="0"/>
          <w:bCs w:val="0"/>
        </w:rPr>
        <w:t>11.3 Pillar: Preference Center</w:t>
      </w:r>
    </w:p>
    <w:p w:rsidRPr="007706DE" w:rsidR="00957439" w:rsidP="00957439" w:rsidRDefault="00957439" w14:paraId="66D110F2"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The Preference Center is the </w:t>
      </w:r>
      <w:r w:rsidRPr="007706DE">
        <w:rPr>
          <w:rStyle w:val="Strong"/>
          <w:rFonts w:ascii="Calibri" w:hAnsi="Calibri" w:cs="Calibri" w:eastAsiaTheme="majorEastAsia"/>
          <w:color w:val="000000" w:themeColor="text1"/>
          <w:sz w:val="22"/>
          <w:szCs w:val="22"/>
        </w:rPr>
        <w:t>central control layer</w:t>
      </w:r>
      <w:r w:rsidRPr="007706DE">
        <w:rPr>
          <w:rFonts w:ascii="Calibri" w:hAnsi="Calibri" w:cs="Calibri"/>
          <w:color w:val="000000" w:themeColor="text1"/>
          <w:sz w:val="22"/>
          <w:szCs w:val="22"/>
        </w:rPr>
        <w:t xml:space="preserve"> through which customers manage </w:t>
      </w:r>
      <w:r w:rsidRPr="007706DE">
        <w:rPr>
          <w:rStyle w:val="Strong"/>
          <w:rFonts w:ascii="Calibri" w:hAnsi="Calibri" w:cs="Calibri" w:eastAsiaTheme="majorEastAsia"/>
          <w:color w:val="000000" w:themeColor="text1"/>
          <w:sz w:val="22"/>
          <w:szCs w:val="22"/>
        </w:rPr>
        <w:t>how, when, and through which channels</w:t>
      </w:r>
      <w:r w:rsidRPr="007706DE">
        <w:rPr>
          <w:rFonts w:ascii="Calibri" w:hAnsi="Calibri" w:cs="Calibri"/>
          <w:color w:val="000000" w:themeColor="text1"/>
          <w:sz w:val="22"/>
          <w:szCs w:val="22"/>
        </w:rPr>
        <w:t xml:space="preserve"> they receive communication—personalized by entity, role, communication category, frequency, and channel availability. It transforms communication into a </w:t>
      </w:r>
      <w:r w:rsidRPr="007706DE">
        <w:rPr>
          <w:rStyle w:val="Strong"/>
          <w:rFonts w:ascii="Calibri" w:hAnsi="Calibri" w:cs="Calibri" w:eastAsiaTheme="majorEastAsia"/>
          <w:color w:val="000000" w:themeColor="text1"/>
          <w:sz w:val="22"/>
          <w:szCs w:val="22"/>
        </w:rPr>
        <w:t>customer</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driven, transparent, and compliant system</w:t>
      </w:r>
      <w:r w:rsidRPr="007706DE">
        <w:rPr>
          <w:rFonts w:ascii="Calibri" w:hAnsi="Calibri" w:cs="Calibri"/>
          <w:color w:val="000000" w:themeColor="text1"/>
          <w:sz w:val="22"/>
          <w:szCs w:val="22"/>
        </w:rPr>
        <w:t xml:space="preserve">, powered by </w:t>
      </w:r>
      <w:r w:rsidRPr="007706DE">
        <w:rPr>
          <w:rStyle w:val="Strong"/>
          <w:rFonts w:ascii="Calibri" w:hAnsi="Calibri" w:cs="Calibri" w:eastAsiaTheme="majorEastAsia"/>
          <w:color w:val="000000" w:themeColor="text1"/>
          <w:sz w:val="22"/>
          <w:szCs w:val="22"/>
        </w:rPr>
        <w:t>CEP enforcement</w:t>
      </w:r>
      <w:r w:rsidRPr="007706DE">
        <w:rPr>
          <w:rFonts w:ascii="Calibri" w:hAnsi="Calibri" w:cs="Calibri"/>
          <w:color w:val="000000" w:themeColor="text1"/>
          <w:sz w:val="22"/>
          <w:szCs w:val="22"/>
        </w:rPr>
        <w:t>.</w:t>
      </w:r>
    </w:p>
    <w:p w:rsidRPr="007706DE" w:rsidR="00957439" w:rsidP="00957439" w:rsidRDefault="00957439" w14:paraId="5DE0B787" w14:textId="77777777">
      <w:r w:rsidRPr="007706DE">
        <w:rPr>
          <w:rStyle w:val="Strong"/>
          <w:rFonts w:ascii="Calibri" w:hAnsi="Calibri" w:cs="Calibri"/>
          <w:color w:val="000000" w:themeColor="text1"/>
          <w:sz w:val="22"/>
          <w:szCs w:val="22"/>
        </w:rPr>
        <w:t>a. Success Metrics &amp; OKRs</w:t>
      </w:r>
    </w:p>
    <w:p w:rsidRPr="007706DE" w:rsidR="00957439" w:rsidP="004D0259" w:rsidRDefault="00957439" w14:paraId="4C9A9060" w14:textId="77777777">
      <w:pPr>
        <w:pStyle w:val="NormalWeb"/>
        <w:numPr>
          <w:ilvl w:val="0"/>
          <w:numId w:val="91"/>
        </w:numPr>
        <w:spacing w:line="300" w:lineRule="atLeast"/>
        <w:rPr>
          <w:rFonts w:ascii="Calibri" w:hAnsi="Calibri" w:cs="Calibri"/>
          <w:color w:val="000000" w:themeColor="text1"/>
          <w:sz w:val="22"/>
          <w:szCs w:val="22"/>
        </w:rPr>
      </w:pPr>
      <w:proofErr w:type="spellStart"/>
      <w:r w:rsidRPr="007706DE">
        <w:rPr>
          <w:rStyle w:val="Strong"/>
          <w:rFonts w:ascii="Calibri" w:hAnsi="Calibri" w:cs="Calibri" w:eastAsiaTheme="majorEastAsia"/>
          <w:color w:val="000000" w:themeColor="text1"/>
          <w:sz w:val="22"/>
          <w:szCs w:val="22"/>
        </w:rPr>
        <w:t>Opt</w:t>
      </w:r>
      <w:proofErr w:type="spellEnd"/>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down vs. unsubscribe</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Reduce unsubscribe rates in 2026–2027 by offering finer controls (category, frequency, channel), allowing customers to adjust communication rather than opt out entirely.</w:t>
      </w:r>
    </w:p>
    <w:p w:rsidRPr="007706DE" w:rsidR="00957439" w:rsidP="004D0259" w:rsidRDefault="00957439" w14:paraId="60A19002" w14:textId="77777777">
      <w:pPr>
        <w:pStyle w:val="NormalWeb"/>
        <w:numPr>
          <w:ilvl w:val="0"/>
          <w:numId w:val="91"/>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Fatigue reduction</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Year</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over</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year decline in fatigue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based suppressions as preferences are honored more accurately; improved engagement among opt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down users.</w:t>
      </w:r>
    </w:p>
    <w:p w:rsidRPr="007706DE" w:rsidR="00957439" w:rsidP="004D0259" w:rsidRDefault="00957439" w14:paraId="311E9477" w14:textId="77777777">
      <w:pPr>
        <w:pStyle w:val="NormalWeb"/>
        <w:numPr>
          <w:ilvl w:val="0"/>
          <w:numId w:val="91"/>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Role</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 xml:space="preserve"> &amp; entity</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aware preferences</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 xml:space="preserve">Live by 2027; measurable increases in </w:t>
      </w:r>
      <w:r w:rsidRPr="007706DE">
        <w:rPr>
          <w:rStyle w:val="Strong"/>
          <w:rFonts w:ascii="Calibri" w:hAnsi="Calibri" w:cs="Calibri" w:eastAsiaTheme="majorEastAsia"/>
          <w:color w:val="000000" w:themeColor="text1"/>
          <w:sz w:val="22"/>
          <w:szCs w:val="22"/>
        </w:rPr>
        <w:t>task completion</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onboarding progress</w:t>
      </w:r>
      <w:r w:rsidRPr="007706DE">
        <w:rPr>
          <w:rFonts w:ascii="Calibri" w:hAnsi="Calibri" w:cs="Calibri"/>
          <w:color w:val="000000" w:themeColor="text1"/>
          <w:sz w:val="22"/>
          <w:szCs w:val="22"/>
        </w:rPr>
        <w:t xml:space="preserve">, and </w:t>
      </w:r>
      <w:r w:rsidRPr="007706DE">
        <w:rPr>
          <w:rStyle w:val="Strong"/>
          <w:rFonts w:ascii="Calibri" w:hAnsi="Calibri" w:cs="Calibri" w:eastAsiaTheme="majorEastAsia"/>
          <w:color w:val="000000" w:themeColor="text1"/>
          <w:sz w:val="22"/>
          <w:szCs w:val="22"/>
        </w:rPr>
        <w:t>payment/document workflow completion</w:t>
      </w:r>
      <w:r w:rsidRPr="007706DE">
        <w:rPr>
          <w:rFonts w:ascii="Calibri" w:hAnsi="Calibri" w:cs="Calibri"/>
          <w:color w:val="000000" w:themeColor="text1"/>
          <w:sz w:val="22"/>
          <w:szCs w:val="22"/>
        </w:rPr>
        <w:t xml:space="preserve"> for entity</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 or role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specific categories.</w:t>
      </w:r>
    </w:p>
    <w:p w:rsidRPr="007706DE" w:rsidR="00957439" w:rsidP="004D0259" w:rsidRDefault="00957439" w14:paraId="7D3256BE" w14:textId="77777777">
      <w:pPr>
        <w:pStyle w:val="NormalWeb"/>
        <w:numPr>
          <w:ilvl w:val="0"/>
          <w:numId w:val="91"/>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Enforcement accuracy</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 xml:space="preserve">Achieve </w:t>
      </w:r>
      <w:r w:rsidRPr="007706DE">
        <w:rPr>
          <w:rStyle w:val="Strong"/>
          <w:rFonts w:ascii="Calibri" w:hAnsi="Calibri" w:cs="Calibri" w:eastAsiaTheme="majorEastAsia"/>
          <w:color w:val="000000" w:themeColor="text1"/>
          <w:sz w:val="22"/>
          <w:szCs w:val="22"/>
        </w:rPr>
        <w:t>&gt;99.9% enforcement accuracy</w:t>
      </w:r>
      <w:r w:rsidRPr="007706DE">
        <w:rPr>
          <w:rFonts w:ascii="Calibri" w:hAnsi="Calibri" w:cs="Calibri"/>
          <w:color w:val="000000" w:themeColor="text1"/>
          <w:sz w:val="22"/>
          <w:szCs w:val="22"/>
        </w:rPr>
        <w:t xml:space="preserve"> across preferences, quiet hours, category rules, and channel selection at CEP send</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time.</w:t>
      </w:r>
    </w:p>
    <w:p w:rsidRPr="007706DE" w:rsidR="00957439" w:rsidP="00957439" w:rsidRDefault="00957439" w14:paraId="6931AC1D" w14:textId="77777777">
      <w:r w:rsidRPr="007706DE">
        <w:rPr>
          <w:rStyle w:val="Strong"/>
          <w:rFonts w:ascii="Calibri" w:hAnsi="Calibri" w:cs="Calibri"/>
          <w:color w:val="000000" w:themeColor="text1"/>
          <w:sz w:val="22"/>
          <w:szCs w:val="22"/>
        </w:rPr>
        <w:t>b. Current State (2025–2026)</w:t>
      </w:r>
    </w:p>
    <w:p w:rsidRPr="007706DE" w:rsidR="00957439" w:rsidP="00957439" w:rsidRDefault="00957439" w14:paraId="31A4C561" w14:textId="4BCE3F8D">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The current Preference Center is </w:t>
      </w:r>
      <w:r w:rsidRPr="007706DE">
        <w:rPr>
          <w:rStyle w:val="Strong"/>
          <w:rFonts w:ascii="Calibri" w:hAnsi="Calibri" w:cs="Calibri" w:eastAsiaTheme="majorEastAsia"/>
          <w:color w:val="000000" w:themeColor="text1"/>
          <w:sz w:val="22"/>
          <w:szCs w:val="22"/>
        </w:rPr>
        <w:t>not integrated with Braze</w:t>
      </w:r>
      <w:r w:rsidRPr="007706DE">
        <w:rPr>
          <w:rFonts w:ascii="Calibri" w:hAnsi="Calibri" w:cs="Calibri"/>
          <w:color w:val="000000" w:themeColor="text1"/>
          <w:sz w:val="22"/>
          <w:szCs w:val="22"/>
        </w:rPr>
        <w:t xml:space="preserve"> and does </w:t>
      </w:r>
      <w:r w:rsidRPr="007706DE">
        <w:rPr>
          <w:rStyle w:val="Strong"/>
          <w:rFonts w:ascii="Calibri" w:hAnsi="Calibri" w:cs="Calibri" w:eastAsiaTheme="majorEastAsia"/>
          <w:color w:val="000000" w:themeColor="text1"/>
          <w:sz w:val="22"/>
          <w:szCs w:val="22"/>
        </w:rPr>
        <w:t>not support real</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time preference enforcement</w:t>
      </w:r>
      <w:r w:rsidRPr="007706DE">
        <w:rPr>
          <w:rFonts w:ascii="Calibri" w:hAnsi="Calibri" w:cs="Calibri"/>
          <w:color w:val="000000" w:themeColor="text1"/>
          <w:sz w:val="22"/>
          <w:szCs w:val="22"/>
        </w:rPr>
        <w:t>. Opt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in/out changes and consent updates are processed manually and are not evaluated at CEP send</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time. As a result, preference settings are not consistently honored.</w:t>
      </w:r>
    </w:p>
    <w:p w:rsidRPr="007706DE" w:rsidR="00957439" w:rsidP="00957439" w:rsidRDefault="00957439" w14:paraId="1934E2D9"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Configuration options are </w:t>
      </w:r>
      <w:r w:rsidRPr="007706DE">
        <w:rPr>
          <w:rStyle w:val="Strong"/>
          <w:rFonts w:ascii="Calibri" w:hAnsi="Calibri" w:cs="Calibri" w:eastAsiaTheme="majorEastAsia"/>
          <w:color w:val="000000" w:themeColor="text1"/>
          <w:sz w:val="22"/>
          <w:szCs w:val="22"/>
        </w:rPr>
        <w:t>minimal</w:t>
      </w:r>
      <w:r w:rsidRPr="007706DE">
        <w:rPr>
          <w:rFonts w:ascii="Calibri" w:hAnsi="Calibri" w:cs="Calibri"/>
          <w:color w:val="000000" w:themeColor="text1"/>
          <w:sz w:val="22"/>
          <w:szCs w:val="22"/>
        </w:rPr>
        <w:t xml:space="preserve">. The existing interface supports </w:t>
      </w:r>
      <w:r w:rsidRPr="007706DE">
        <w:rPr>
          <w:rStyle w:val="Strong"/>
          <w:rFonts w:ascii="Calibri" w:hAnsi="Calibri" w:cs="Calibri" w:eastAsiaTheme="majorEastAsia"/>
          <w:color w:val="000000" w:themeColor="text1"/>
          <w:sz w:val="22"/>
          <w:szCs w:val="22"/>
        </w:rPr>
        <w:t>very limited communication or channel preferences</w:t>
      </w:r>
      <w:r w:rsidRPr="007706DE">
        <w:rPr>
          <w:rFonts w:ascii="Calibri" w:hAnsi="Calibri" w:cs="Calibri"/>
          <w:color w:val="000000" w:themeColor="text1"/>
          <w:sz w:val="22"/>
          <w:szCs w:val="22"/>
        </w:rPr>
        <w:t>, mainly around promotional timing. It does not support configuration of:</w:t>
      </w:r>
    </w:p>
    <w:p w:rsidRPr="007706DE" w:rsidR="00957439" w:rsidP="004D0259" w:rsidRDefault="00957439" w14:paraId="693448E4" w14:textId="77777777">
      <w:pPr>
        <w:pStyle w:val="NormalWeb"/>
        <w:numPr>
          <w:ilvl w:val="0"/>
          <w:numId w:val="9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Communication categories</w:t>
      </w:r>
    </w:p>
    <w:p w:rsidRPr="007706DE" w:rsidR="00957439" w:rsidP="004D0259" w:rsidRDefault="00957439" w14:paraId="64701E36" w14:textId="77777777">
      <w:pPr>
        <w:pStyle w:val="NormalWeb"/>
        <w:numPr>
          <w:ilvl w:val="0"/>
          <w:numId w:val="9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Quiet hours</w:t>
      </w:r>
    </w:p>
    <w:p w:rsidRPr="007706DE" w:rsidR="00957439" w:rsidP="004D0259" w:rsidRDefault="00957439" w14:paraId="49396DC1" w14:textId="77777777">
      <w:pPr>
        <w:pStyle w:val="NormalWeb"/>
        <w:numPr>
          <w:ilvl w:val="0"/>
          <w:numId w:val="9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Frequency</w:t>
      </w:r>
    </w:p>
    <w:p w:rsidRPr="007706DE" w:rsidR="00957439" w:rsidP="004D0259" w:rsidRDefault="00957439" w14:paraId="49E06F60" w14:textId="77777777">
      <w:pPr>
        <w:pStyle w:val="NormalWeb"/>
        <w:numPr>
          <w:ilvl w:val="0"/>
          <w:numId w:val="9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Channel</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level controls</w:t>
      </w:r>
    </w:p>
    <w:p w:rsidRPr="007706DE" w:rsidR="00957439" w:rsidP="004D0259" w:rsidRDefault="00957439" w14:paraId="421D95B5" w14:textId="77777777">
      <w:pPr>
        <w:pStyle w:val="NormalWeb"/>
        <w:numPr>
          <w:ilvl w:val="0"/>
          <w:numId w:val="9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Role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level preferences</w:t>
      </w:r>
    </w:p>
    <w:p w:rsidRPr="007706DE" w:rsidR="00957439" w:rsidP="004D0259" w:rsidRDefault="00957439" w14:paraId="692E3DE0" w14:textId="77777777">
      <w:pPr>
        <w:pStyle w:val="NormalWeb"/>
        <w:numPr>
          <w:ilvl w:val="0"/>
          <w:numId w:val="9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Digest settings</w:t>
      </w:r>
    </w:p>
    <w:p w:rsidRPr="007706DE" w:rsidR="00957439" w:rsidP="004D0259" w:rsidRDefault="00957439" w14:paraId="1CEF52AF" w14:textId="5BF88C61">
      <w:pPr>
        <w:pStyle w:val="NormalWeb"/>
        <w:numPr>
          <w:ilvl w:val="0"/>
          <w:numId w:val="9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Localization defaults</w:t>
      </w:r>
    </w:p>
    <w:p w:rsidRPr="007706DE" w:rsidR="00957439" w:rsidP="00957439" w:rsidRDefault="00957439" w14:paraId="2443D1BA" w14:textId="77777777">
      <w:r w:rsidRPr="007706DE">
        <w:rPr>
          <w:rStyle w:val="Strong"/>
          <w:rFonts w:ascii="Calibri" w:hAnsi="Calibri" w:cs="Calibri" w:eastAsiaTheme="majorEastAsia"/>
          <w:color w:val="000000" w:themeColor="text1"/>
          <w:sz w:val="22"/>
          <w:szCs w:val="22"/>
        </w:rPr>
        <w:t>Structural gaps impair functionality:</w:t>
      </w:r>
    </w:p>
    <w:p w:rsidRPr="007706DE" w:rsidR="00957439" w:rsidP="004D0259" w:rsidRDefault="00957439" w14:paraId="1B5E7C9B" w14:textId="77777777">
      <w:pPr>
        <w:pStyle w:val="NormalWeb"/>
        <w:numPr>
          <w:ilvl w:val="0"/>
          <w:numId w:val="9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Communications are </w:t>
      </w:r>
      <w:r w:rsidRPr="007706DE">
        <w:rPr>
          <w:rStyle w:val="Strong"/>
          <w:rFonts w:ascii="Calibri" w:hAnsi="Calibri" w:cs="Calibri" w:eastAsiaTheme="majorEastAsia"/>
          <w:color w:val="000000" w:themeColor="text1"/>
          <w:sz w:val="22"/>
          <w:szCs w:val="22"/>
        </w:rPr>
        <w:t>not consistently tagged</w:t>
      </w:r>
      <w:r w:rsidRPr="007706DE">
        <w:rPr>
          <w:rFonts w:ascii="Calibri" w:hAnsi="Calibri" w:cs="Calibri"/>
          <w:color w:val="000000" w:themeColor="text1"/>
          <w:sz w:val="22"/>
          <w:szCs w:val="22"/>
        </w:rPr>
        <w:t xml:space="preserve"> with category, purpose, or metadata</w:t>
      </w:r>
    </w:p>
    <w:p w:rsidRPr="007706DE" w:rsidR="00957439" w:rsidP="004D0259" w:rsidRDefault="00957439" w14:paraId="4FE30F13" w14:textId="77777777">
      <w:pPr>
        <w:pStyle w:val="NormalWeb"/>
        <w:numPr>
          <w:ilvl w:val="0"/>
          <w:numId w:val="9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No authoritative inventory exists for messages across channels</w:t>
      </w:r>
    </w:p>
    <w:p w:rsidRPr="007706DE" w:rsidR="00957439" w:rsidP="004D0259" w:rsidRDefault="00957439" w14:paraId="6BB87CF1" w14:textId="77777777">
      <w:pPr>
        <w:pStyle w:val="NormalWeb"/>
        <w:numPr>
          <w:ilvl w:val="0"/>
          <w:numId w:val="9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Category mappings are </w:t>
      </w:r>
      <w:r w:rsidRPr="007706DE">
        <w:rPr>
          <w:rStyle w:val="Strong"/>
          <w:rFonts w:ascii="Calibri" w:hAnsi="Calibri" w:cs="Calibri" w:eastAsiaTheme="majorEastAsia"/>
          <w:color w:val="000000" w:themeColor="text1"/>
          <w:sz w:val="22"/>
          <w:szCs w:val="22"/>
        </w:rPr>
        <w:t>not maintained</w:t>
      </w:r>
    </w:p>
    <w:p w:rsidRPr="007706DE" w:rsidR="00957439" w:rsidP="004D0259" w:rsidRDefault="00957439" w14:paraId="0BE8B686" w14:textId="77777777">
      <w:pPr>
        <w:pStyle w:val="NormalWeb"/>
        <w:numPr>
          <w:ilvl w:val="0"/>
          <w:numId w:val="9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Routing hierarchy and semantic rules are </w:t>
      </w:r>
      <w:r w:rsidRPr="007706DE">
        <w:rPr>
          <w:rStyle w:val="Strong"/>
          <w:rFonts w:ascii="Calibri" w:hAnsi="Calibri" w:cs="Calibri" w:eastAsiaTheme="majorEastAsia"/>
          <w:color w:val="000000" w:themeColor="text1"/>
          <w:sz w:val="22"/>
          <w:szCs w:val="22"/>
        </w:rPr>
        <w:t>not enforced</w:t>
      </w:r>
      <w:r w:rsidRPr="007706DE">
        <w:rPr>
          <w:rFonts w:ascii="Calibri" w:hAnsi="Calibri" w:cs="Calibri"/>
          <w:color w:val="000000" w:themeColor="text1"/>
          <w:sz w:val="22"/>
          <w:szCs w:val="22"/>
        </w:rPr>
        <w:t xml:space="preserve"> during creation</w:t>
      </w:r>
    </w:p>
    <w:p w:rsidRPr="007706DE" w:rsidR="00957439" w:rsidP="004D0259" w:rsidRDefault="00957439" w14:paraId="58D1915A" w14:textId="20A8EF15">
      <w:pPr>
        <w:pStyle w:val="NormalWeb"/>
        <w:numPr>
          <w:ilvl w:val="0"/>
          <w:numId w:val="9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Supports </w:t>
      </w:r>
      <w:r w:rsidRPr="007706DE">
        <w:rPr>
          <w:rStyle w:val="Strong"/>
          <w:rFonts w:ascii="Calibri" w:hAnsi="Calibri" w:cs="Calibri" w:eastAsiaTheme="majorEastAsia"/>
          <w:color w:val="000000" w:themeColor="text1"/>
          <w:sz w:val="22"/>
          <w:szCs w:val="22"/>
        </w:rPr>
        <w:t>very limited</w:t>
      </w:r>
      <w:r w:rsidRPr="007706DE">
        <w:rPr>
          <w:rFonts w:ascii="Calibri" w:hAnsi="Calibri" w:cs="Calibri"/>
          <w:color w:val="000000" w:themeColor="text1"/>
          <w:sz w:val="22"/>
          <w:szCs w:val="22"/>
        </w:rPr>
        <w:t xml:space="preserve"> communication or channel preferences</w:t>
      </w:r>
    </w:p>
    <w:p w:rsidRPr="007706DE" w:rsidR="00957439" w:rsidP="00957439" w:rsidRDefault="00957439" w14:paraId="04587F0B" w14:textId="28BC9E08">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A fully functional Preference Center becomes possible only once CEP orchestration, metadata standards, and communication governance are in place.</w:t>
      </w:r>
    </w:p>
    <w:p w:rsidRPr="007706DE" w:rsidR="00957439" w:rsidP="00957439" w:rsidRDefault="00957439" w14:paraId="520E7AAC" w14:textId="77777777">
      <w:r w:rsidRPr="007706DE">
        <w:rPr>
          <w:rStyle w:val="Strong"/>
          <w:rFonts w:ascii="Calibri" w:hAnsi="Calibri" w:cs="Calibri"/>
          <w:color w:val="000000" w:themeColor="text1"/>
          <w:sz w:val="22"/>
          <w:szCs w:val="22"/>
        </w:rPr>
        <w:t>c. 2026–2027 Big Rocks</w:t>
      </w:r>
    </w:p>
    <w:p w:rsidRPr="007706DE" w:rsidR="00957439" w:rsidP="00957439" w:rsidRDefault="00957439" w14:paraId="4637B942"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2026 H1</w:t>
      </w:r>
    </w:p>
    <w:p w:rsidRPr="007706DE" w:rsidR="00957439" w:rsidP="004D0259" w:rsidRDefault="00957439" w14:paraId="524DD9FB" w14:textId="77777777">
      <w:pPr>
        <w:pStyle w:val="NormalWeb"/>
        <w:numPr>
          <w:ilvl w:val="0"/>
          <w:numId w:val="94"/>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Align </w:t>
      </w:r>
      <w:r w:rsidRPr="007706DE">
        <w:rPr>
          <w:rStyle w:val="Strong"/>
          <w:rFonts w:ascii="Calibri" w:hAnsi="Calibri" w:cs="Calibri" w:eastAsiaTheme="majorEastAsia"/>
          <w:color w:val="000000" w:themeColor="text1"/>
          <w:sz w:val="22"/>
          <w:szCs w:val="22"/>
        </w:rPr>
        <w:t>opt</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in/out definitions</w:t>
      </w:r>
      <w:r w:rsidRPr="007706DE">
        <w:rPr>
          <w:rFonts w:ascii="Calibri" w:hAnsi="Calibri" w:cs="Calibri"/>
          <w:color w:val="000000" w:themeColor="text1"/>
          <w:sz w:val="22"/>
          <w:szCs w:val="22"/>
        </w:rPr>
        <w:t>, consent types, and communication category taxonomy with CEP</w:t>
      </w:r>
    </w:p>
    <w:p w:rsidRPr="007706DE" w:rsidR="00957439" w:rsidP="004D0259" w:rsidRDefault="00957439" w14:paraId="0FB04535" w14:textId="77777777">
      <w:pPr>
        <w:pStyle w:val="NormalWeb"/>
        <w:numPr>
          <w:ilvl w:val="0"/>
          <w:numId w:val="94"/>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Begin </w:t>
      </w:r>
      <w:r w:rsidRPr="007706DE">
        <w:rPr>
          <w:rStyle w:val="Strong"/>
          <w:rFonts w:ascii="Calibri" w:hAnsi="Calibri" w:cs="Calibri" w:eastAsiaTheme="majorEastAsia"/>
          <w:color w:val="000000" w:themeColor="text1"/>
          <w:sz w:val="22"/>
          <w:szCs w:val="22"/>
        </w:rPr>
        <w:t>audit</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grade consent capture</w:t>
      </w:r>
    </w:p>
    <w:p w:rsidRPr="007706DE" w:rsidR="00957439" w:rsidP="004D0259" w:rsidRDefault="00957439" w14:paraId="785BBF9E" w14:textId="77777777">
      <w:pPr>
        <w:pStyle w:val="NormalWeb"/>
        <w:numPr>
          <w:ilvl w:val="0"/>
          <w:numId w:val="94"/>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Enforce preferences </w:t>
      </w:r>
      <w:r w:rsidRPr="007706DE">
        <w:rPr>
          <w:rStyle w:val="Strong"/>
          <w:rFonts w:ascii="Calibri" w:hAnsi="Calibri" w:cs="Calibri" w:eastAsiaTheme="majorEastAsia"/>
          <w:color w:val="000000" w:themeColor="text1"/>
          <w:sz w:val="22"/>
          <w:szCs w:val="22"/>
        </w:rPr>
        <w:t>at CEP send</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time</w:t>
      </w:r>
    </w:p>
    <w:p w:rsidRPr="007706DE" w:rsidR="00957439" w:rsidP="00957439" w:rsidRDefault="00957439" w14:paraId="5A2BC37A"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2026 H2</w:t>
      </w:r>
    </w:p>
    <w:p w:rsidRPr="007706DE" w:rsidR="00957439" w:rsidP="004D0259" w:rsidRDefault="00957439" w14:paraId="24D4E544" w14:textId="77777777">
      <w:pPr>
        <w:pStyle w:val="NormalWeb"/>
        <w:numPr>
          <w:ilvl w:val="0"/>
          <w:numId w:val="95"/>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Define </w:t>
      </w:r>
      <w:r w:rsidRPr="007706DE">
        <w:rPr>
          <w:rStyle w:val="Strong"/>
          <w:rFonts w:ascii="Calibri" w:hAnsi="Calibri" w:cs="Calibri" w:eastAsiaTheme="majorEastAsia"/>
          <w:color w:val="000000" w:themeColor="text1"/>
          <w:sz w:val="22"/>
          <w:szCs w:val="22"/>
        </w:rPr>
        <w:t>frequency models for high</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volume categories</w:t>
      </w:r>
      <w:r w:rsidRPr="007706DE">
        <w:rPr>
          <w:rFonts w:ascii="Calibri" w:hAnsi="Calibri" w:cs="Calibri"/>
          <w:color w:val="000000" w:themeColor="text1"/>
          <w:sz w:val="22"/>
          <w:szCs w:val="22"/>
        </w:rPr>
        <w:t xml:space="preserve"> based on journey recreation in Braze</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(for example, adding frequency caps for payment confirmations once those journeys are rebuilt)</w:t>
      </w:r>
    </w:p>
    <w:p w:rsidRPr="007706DE" w:rsidR="00957439" w:rsidP="004D0259" w:rsidRDefault="00957439" w14:paraId="166C3B18" w14:textId="77777777">
      <w:pPr>
        <w:pStyle w:val="NormalWeb"/>
        <w:numPr>
          <w:ilvl w:val="0"/>
          <w:numId w:val="95"/>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Implement </w:t>
      </w:r>
      <w:r w:rsidRPr="007706DE">
        <w:rPr>
          <w:rStyle w:val="Strong"/>
          <w:rFonts w:ascii="Calibri" w:hAnsi="Calibri" w:cs="Calibri" w:eastAsiaTheme="majorEastAsia"/>
          <w:color w:val="000000" w:themeColor="text1"/>
          <w:sz w:val="22"/>
          <w:szCs w:val="22"/>
        </w:rPr>
        <w:t>CEP</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based suppression</w:t>
      </w:r>
      <w:r w:rsidRPr="007706DE">
        <w:rPr>
          <w:rFonts w:ascii="Calibri" w:hAnsi="Calibri" w:cs="Calibri"/>
          <w:color w:val="000000" w:themeColor="text1"/>
          <w:sz w:val="22"/>
          <w:szCs w:val="22"/>
        </w:rPr>
        <w:t xml:space="preserve"> and fallback logic for preference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restricted categories</w:t>
      </w:r>
    </w:p>
    <w:p w:rsidRPr="007706DE" w:rsidR="00957439" w:rsidP="00957439" w:rsidRDefault="00957439" w14:paraId="1F4E54B5"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2027 H1</w:t>
      </w:r>
    </w:p>
    <w:p w:rsidRPr="007706DE" w:rsidR="00957439" w:rsidP="004D0259" w:rsidRDefault="00957439" w14:paraId="66D370AA" w14:textId="77777777">
      <w:pPr>
        <w:pStyle w:val="NormalWeb"/>
        <w:numPr>
          <w:ilvl w:val="0"/>
          <w:numId w:val="96"/>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Introduce </w:t>
      </w:r>
      <w:r w:rsidRPr="007706DE">
        <w:rPr>
          <w:rStyle w:val="Strong"/>
          <w:rFonts w:ascii="Calibri" w:hAnsi="Calibri" w:cs="Calibri" w:eastAsiaTheme="majorEastAsia"/>
          <w:color w:val="000000" w:themeColor="text1"/>
          <w:sz w:val="22"/>
          <w:szCs w:val="22"/>
        </w:rPr>
        <w:t>channel</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level settings</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quiet hours</w:t>
      </w:r>
      <w:r w:rsidRPr="007706DE">
        <w:rPr>
          <w:rFonts w:ascii="Calibri" w:hAnsi="Calibri" w:cs="Calibri"/>
          <w:color w:val="000000" w:themeColor="text1"/>
          <w:sz w:val="22"/>
          <w:szCs w:val="22"/>
        </w:rPr>
        <w:t xml:space="preserve">, and </w:t>
      </w:r>
      <w:r w:rsidRPr="007706DE">
        <w:rPr>
          <w:rStyle w:val="Strong"/>
          <w:rFonts w:ascii="Calibri" w:hAnsi="Calibri" w:cs="Calibri" w:eastAsiaTheme="majorEastAsia"/>
          <w:color w:val="000000" w:themeColor="text1"/>
          <w:sz w:val="22"/>
          <w:szCs w:val="22"/>
        </w:rPr>
        <w:t>locale hierarchy</w:t>
      </w:r>
      <w:r w:rsidRPr="007706DE">
        <w:rPr>
          <w:rFonts w:ascii="Calibri" w:hAnsi="Calibri" w:cs="Calibri"/>
          <w:color w:val="000000" w:themeColor="text1"/>
          <w:sz w:val="22"/>
          <w:szCs w:val="22"/>
        </w:rPr>
        <w:t xml:space="preserve"> (brand → region → account)</w:t>
      </w:r>
    </w:p>
    <w:p w:rsidRPr="007706DE" w:rsidR="00957439" w:rsidP="004D0259" w:rsidRDefault="00957439" w14:paraId="3647AD19" w14:textId="2FD04416">
      <w:pPr>
        <w:pStyle w:val="NormalWeb"/>
        <w:numPr>
          <w:ilvl w:val="0"/>
          <w:numId w:val="96"/>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Establish default patterns for different user profiles and regions</w:t>
      </w:r>
    </w:p>
    <w:p w:rsidRPr="007706DE" w:rsidR="00957439" w:rsidP="00957439" w:rsidRDefault="00957439" w14:paraId="22D585D8"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2027 H2</w:t>
      </w:r>
    </w:p>
    <w:p w:rsidRPr="007706DE" w:rsidR="00957439" w:rsidP="004D0259" w:rsidRDefault="00957439" w14:paraId="2C5D9740" w14:textId="77777777">
      <w:pPr>
        <w:pStyle w:val="NormalWeb"/>
        <w:numPr>
          <w:ilvl w:val="0"/>
          <w:numId w:val="97"/>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Launch </w:t>
      </w:r>
      <w:r w:rsidRPr="007706DE">
        <w:rPr>
          <w:rStyle w:val="Strong"/>
          <w:rFonts w:ascii="Calibri" w:hAnsi="Calibri" w:cs="Calibri" w:eastAsiaTheme="majorEastAsia"/>
          <w:color w:val="000000" w:themeColor="text1"/>
          <w:sz w:val="22"/>
          <w:szCs w:val="22"/>
        </w:rPr>
        <w:t>role</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aware preferences</w:t>
      </w:r>
      <w:r w:rsidRPr="007706DE">
        <w:rPr>
          <w:rFonts w:ascii="Calibri" w:hAnsi="Calibri" w:cs="Calibri"/>
          <w:color w:val="000000" w:themeColor="text1"/>
          <w:sz w:val="22"/>
          <w:szCs w:val="22"/>
        </w:rPr>
        <w:t xml:space="preserve"> (Owner, Manager, Contributor, Card User, Approver)</w:t>
      </w:r>
    </w:p>
    <w:p w:rsidRPr="007706DE" w:rsidR="00957439" w:rsidP="004D0259" w:rsidRDefault="00957439" w14:paraId="76C86BA0" w14:textId="165B761F">
      <w:pPr>
        <w:pStyle w:val="NormalWeb"/>
        <w:numPr>
          <w:ilvl w:val="0"/>
          <w:numId w:val="97"/>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Deliver </w:t>
      </w:r>
      <w:r w:rsidRPr="007706DE">
        <w:rPr>
          <w:rStyle w:val="Strong"/>
          <w:rFonts w:ascii="Calibri" w:hAnsi="Calibri" w:cs="Calibri" w:eastAsiaTheme="majorEastAsia"/>
          <w:color w:val="000000" w:themeColor="text1"/>
          <w:sz w:val="22"/>
          <w:szCs w:val="22"/>
        </w:rPr>
        <w:t>multi</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category digest options</w:t>
      </w:r>
      <w:r w:rsidRPr="007706DE">
        <w:rPr>
          <w:rFonts w:ascii="Calibri" w:hAnsi="Calibri" w:cs="Calibri"/>
          <w:color w:val="000000" w:themeColor="text1"/>
          <w:sz w:val="22"/>
          <w:szCs w:val="22"/>
        </w:rPr>
        <w:t xml:space="preserve"> (payments digest, account digest, product updates digest)</w:t>
      </w:r>
    </w:p>
    <w:p w:rsidRPr="007706DE" w:rsidR="00957439" w:rsidP="00957439" w:rsidRDefault="00957439" w14:paraId="01D5C746" w14:textId="670771FE">
      <w:pPr>
        <w:spacing w:line="300" w:lineRule="atLeast"/>
        <w:rPr>
          <w:rFonts w:ascii="Calibri" w:hAnsi="Calibri" w:cs="Calibri"/>
          <w:color w:val="000000" w:themeColor="text1"/>
          <w:sz w:val="22"/>
          <w:szCs w:val="22"/>
        </w:rPr>
      </w:pPr>
    </w:p>
    <w:p w:rsidRPr="007706DE" w:rsidR="00957439" w:rsidP="00957439" w:rsidRDefault="00957439" w14:paraId="014A7C5C" w14:textId="77777777">
      <w:r w:rsidRPr="007706DE">
        <w:rPr>
          <w:rStyle w:val="Strong"/>
          <w:rFonts w:ascii="Calibri" w:hAnsi="Calibri" w:cs="Calibri"/>
          <w:color w:val="000000" w:themeColor="text1"/>
          <w:sz w:val="22"/>
          <w:szCs w:val="22"/>
        </w:rPr>
        <w:t>d. Plan</w:t>
      </w:r>
    </w:p>
    <w:p w:rsidRPr="007706DE" w:rsidR="00957439" w:rsidP="00957439" w:rsidRDefault="00957439" w14:paraId="2191842F"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1. Single Source of Truth</w:t>
      </w:r>
    </w:p>
    <w:p w:rsidRPr="007706DE" w:rsidR="00957439" w:rsidP="004D0259" w:rsidRDefault="00957439" w14:paraId="01BD1827" w14:textId="77777777">
      <w:pPr>
        <w:pStyle w:val="NormalWeb"/>
        <w:numPr>
          <w:ilvl w:val="0"/>
          <w:numId w:val="98"/>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Store all preferences within a </w:t>
      </w:r>
      <w:r w:rsidRPr="007706DE">
        <w:rPr>
          <w:rStyle w:val="Strong"/>
          <w:rFonts w:ascii="Calibri" w:hAnsi="Calibri" w:cs="Calibri" w:eastAsiaTheme="majorEastAsia"/>
          <w:color w:val="000000" w:themeColor="text1"/>
          <w:sz w:val="22"/>
          <w:szCs w:val="22"/>
        </w:rPr>
        <w:t>unified identity model</w:t>
      </w:r>
      <w:r w:rsidRPr="007706DE">
        <w:rPr>
          <w:rFonts w:ascii="Calibri" w:hAnsi="Calibri" w:cs="Calibri"/>
          <w:color w:val="000000" w:themeColor="text1"/>
          <w:sz w:val="22"/>
          <w:szCs w:val="22"/>
        </w:rPr>
        <w:t>, ensuring availability of role/entity context</w:t>
      </w:r>
    </w:p>
    <w:p w:rsidRPr="007706DE" w:rsidR="00957439" w:rsidP="004D0259" w:rsidRDefault="00957439" w14:paraId="1D46A78A" w14:textId="77777777">
      <w:pPr>
        <w:pStyle w:val="NormalWeb"/>
        <w:numPr>
          <w:ilvl w:val="0"/>
          <w:numId w:val="98"/>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Provide </w:t>
      </w:r>
      <w:r w:rsidRPr="007706DE">
        <w:rPr>
          <w:rStyle w:val="Strong"/>
          <w:rFonts w:ascii="Calibri" w:hAnsi="Calibri" w:cs="Calibri" w:eastAsiaTheme="majorEastAsia"/>
          <w:color w:val="000000" w:themeColor="text1"/>
          <w:sz w:val="22"/>
          <w:szCs w:val="22"/>
        </w:rPr>
        <w:t>real</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time preference states</w:t>
      </w:r>
      <w:r w:rsidRPr="007706DE">
        <w:rPr>
          <w:rFonts w:ascii="Calibri" w:hAnsi="Calibri" w:cs="Calibri"/>
          <w:color w:val="000000" w:themeColor="text1"/>
          <w:sz w:val="22"/>
          <w:szCs w:val="22"/>
        </w:rPr>
        <w:t xml:space="preserve"> to CEP for routing, suppression, and eligibility decisions</w:t>
      </w:r>
    </w:p>
    <w:p w:rsidRPr="007706DE" w:rsidR="00957439" w:rsidP="004D0259" w:rsidRDefault="00957439" w14:paraId="6688B05F" w14:textId="1B3B4C22">
      <w:pPr>
        <w:pStyle w:val="NormalWeb"/>
        <w:numPr>
          <w:ilvl w:val="0"/>
          <w:numId w:val="98"/>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Maintain </w:t>
      </w:r>
      <w:r w:rsidRPr="007706DE">
        <w:rPr>
          <w:rStyle w:val="Strong"/>
          <w:rFonts w:ascii="Calibri" w:hAnsi="Calibri" w:cs="Calibri" w:eastAsiaTheme="majorEastAsia"/>
          <w:color w:val="000000" w:themeColor="text1"/>
          <w:sz w:val="22"/>
          <w:szCs w:val="22"/>
        </w:rPr>
        <w:t>full audit history</w:t>
      </w:r>
      <w:r w:rsidRPr="007706DE">
        <w:rPr>
          <w:rFonts w:ascii="Calibri" w:hAnsi="Calibri" w:cs="Calibri"/>
          <w:color w:val="000000" w:themeColor="text1"/>
          <w:sz w:val="22"/>
          <w:szCs w:val="22"/>
        </w:rPr>
        <w:t xml:space="preserve"> for compliance and regulatory traceability</w:t>
      </w:r>
    </w:p>
    <w:p w:rsidRPr="007706DE" w:rsidR="00957439" w:rsidP="00957439" w:rsidRDefault="00957439" w14:paraId="2C223687" w14:textId="77777777">
      <w:pPr>
        <w:pStyle w:val="Heading3"/>
        <w:spacing w:line="300" w:lineRule="atLeast"/>
        <w:rPr>
          <w:rStyle w:val="Strong"/>
          <w:rFonts w:ascii="Calibri" w:hAnsi="Calibri" w:cs="Calibri"/>
          <w:color w:val="000000" w:themeColor="text1"/>
          <w:sz w:val="22"/>
          <w:szCs w:val="22"/>
        </w:rPr>
      </w:pPr>
      <w:r w:rsidRPr="007706DE">
        <w:rPr>
          <w:rStyle w:val="Strong"/>
          <w:rFonts w:ascii="Calibri" w:hAnsi="Calibri" w:cs="Calibri"/>
          <w:color w:val="000000" w:themeColor="text1"/>
          <w:sz w:val="22"/>
          <w:szCs w:val="22"/>
        </w:rPr>
        <w:t>2. Category Framework</w:t>
      </w:r>
    </w:p>
    <w:p w:rsidRPr="007706DE" w:rsidR="00957439" w:rsidP="00957439" w:rsidRDefault="00957439" w14:paraId="559E0454" w14:textId="77777777">
      <w:pPr>
        <w:pStyle w:val="Heading3"/>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Define an intuitive set of communication categories such as:</w:t>
      </w:r>
    </w:p>
    <w:p w:rsidRPr="007706DE" w:rsidR="00957439" w:rsidP="004D0259" w:rsidRDefault="00957439" w14:paraId="42382A1E" w14:textId="77777777">
      <w:pPr>
        <w:pStyle w:val="Heading3"/>
        <w:numPr>
          <w:ilvl w:val="0"/>
          <w:numId w:val="93"/>
        </w:numPr>
        <w:tabs>
          <w:tab w:val="num" w:pos="720"/>
        </w:tabs>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Account status and compliance</w:t>
      </w:r>
    </w:p>
    <w:p w:rsidRPr="007706DE" w:rsidR="00957439" w:rsidP="004D0259" w:rsidRDefault="00957439" w14:paraId="02165BC1" w14:textId="77777777">
      <w:pPr>
        <w:pStyle w:val="Heading3"/>
        <w:numPr>
          <w:ilvl w:val="0"/>
          <w:numId w:val="93"/>
        </w:numPr>
        <w:tabs>
          <w:tab w:val="num" w:pos="720"/>
        </w:tabs>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Payments</w:t>
      </w:r>
    </w:p>
    <w:p w:rsidRPr="007706DE" w:rsidR="00957439" w:rsidP="004D0259" w:rsidRDefault="00957439" w14:paraId="47D8688B" w14:textId="77777777">
      <w:pPr>
        <w:pStyle w:val="Heading3"/>
        <w:numPr>
          <w:ilvl w:val="0"/>
          <w:numId w:val="93"/>
        </w:numPr>
        <w:tabs>
          <w:tab w:val="num" w:pos="720"/>
        </w:tabs>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Product updates</w:t>
      </w:r>
    </w:p>
    <w:p w:rsidRPr="007706DE" w:rsidR="00957439" w:rsidP="004D0259" w:rsidRDefault="00957439" w14:paraId="6D5D436E" w14:textId="77777777">
      <w:pPr>
        <w:pStyle w:val="Heading3"/>
        <w:numPr>
          <w:ilvl w:val="0"/>
          <w:numId w:val="93"/>
        </w:numPr>
        <w:tabs>
          <w:tab w:val="num" w:pos="720"/>
        </w:tabs>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Education and tips</w:t>
      </w:r>
    </w:p>
    <w:p w:rsidRPr="007706DE" w:rsidR="00957439" w:rsidP="004D0259" w:rsidRDefault="00957439" w14:paraId="0B860272" w14:textId="77777777">
      <w:pPr>
        <w:pStyle w:val="Heading3"/>
        <w:numPr>
          <w:ilvl w:val="0"/>
          <w:numId w:val="93"/>
        </w:numPr>
        <w:tabs>
          <w:tab w:val="num" w:pos="720"/>
        </w:tabs>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Promotions</w:t>
      </w:r>
    </w:p>
    <w:p w:rsidRPr="007706DE" w:rsidR="00957439" w:rsidP="004D0259" w:rsidRDefault="00957439" w14:paraId="2D85C32F" w14:textId="77777777">
      <w:pPr>
        <w:pStyle w:val="Heading3"/>
        <w:numPr>
          <w:ilvl w:val="0"/>
          <w:numId w:val="93"/>
        </w:numPr>
        <w:tabs>
          <w:tab w:val="num" w:pos="720"/>
        </w:tabs>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Pricing and packaging</w:t>
      </w:r>
    </w:p>
    <w:p w:rsidRPr="007706DE" w:rsidR="00957439" w:rsidP="004D0259" w:rsidRDefault="00957439" w14:paraId="34971AF2" w14:textId="7D97397F">
      <w:pPr>
        <w:pStyle w:val="Heading3"/>
        <w:numPr>
          <w:ilvl w:val="0"/>
          <w:numId w:val="93"/>
        </w:numPr>
        <w:tabs>
          <w:tab w:val="num" w:pos="720"/>
        </w:tabs>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System notifications</w:t>
      </w:r>
    </w:p>
    <w:p w:rsidRPr="007706DE" w:rsidR="00957439" w:rsidP="00957439" w:rsidRDefault="00957439" w14:paraId="23F18856" w14:textId="4268DAB1">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Each communication maps to </w:t>
      </w:r>
      <w:r w:rsidRPr="007706DE">
        <w:rPr>
          <w:rStyle w:val="Strong"/>
          <w:rFonts w:ascii="Calibri" w:hAnsi="Calibri" w:cs="Calibri" w:eastAsiaTheme="majorEastAsia"/>
          <w:color w:val="000000" w:themeColor="text1"/>
          <w:sz w:val="22"/>
          <w:szCs w:val="22"/>
        </w:rPr>
        <w:t>exactly one primary category</w:t>
      </w:r>
      <w:r w:rsidRPr="007706DE">
        <w:rPr>
          <w:rFonts w:ascii="Calibri" w:hAnsi="Calibri" w:cs="Calibri"/>
          <w:color w:val="000000" w:themeColor="text1"/>
          <w:sz w:val="22"/>
          <w:szCs w:val="22"/>
        </w:rPr>
        <w:t>, enabling consistent opt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down behavior, digest grouping, suppression rules, and regional overrides.</w:t>
      </w:r>
    </w:p>
    <w:p w:rsidRPr="007706DE" w:rsidR="00957439" w:rsidP="00957439" w:rsidRDefault="00957439" w14:paraId="14D908DF"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b w:val="0"/>
          <w:bCs w:val="0"/>
          <w:color w:val="000000" w:themeColor="text1"/>
          <w:sz w:val="22"/>
          <w:szCs w:val="22"/>
        </w:rPr>
        <w:t>3. Role</w:t>
      </w:r>
      <w:r w:rsidRPr="007706DE">
        <w:rPr>
          <w:rStyle w:val="Strong"/>
          <w:rFonts w:ascii="Calibri" w:hAnsi="Calibri" w:cs="Calibri"/>
          <w:b w:val="0"/>
          <w:bCs w:val="0"/>
          <w:color w:val="000000" w:themeColor="text1"/>
          <w:sz w:val="22"/>
          <w:szCs w:val="22"/>
        </w:rPr>
        <w:noBreakHyphen/>
      </w:r>
      <w:r w:rsidRPr="007706DE">
        <w:rPr>
          <w:rStyle w:val="Strong"/>
          <w:rFonts w:ascii="Calibri" w:hAnsi="Calibri" w:cs="Calibri"/>
          <w:b w:val="0"/>
          <w:bCs w:val="0"/>
          <w:color w:val="000000" w:themeColor="text1"/>
          <w:sz w:val="22"/>
          <w:szCs w:val="22"/>
        </w:rPr>
        <w:t>, Channel</w:t>
      </w:r>
      <w:r w:rsidRPr="007706DE">
        <w:rPr>
          <w:rStyle w:val="Strong"/>
          <w:rFonts w:ascii="Calibri" w:hAnsi="Calibri" w:cs="Calibri"/>
          <w:b w:val="0"/>
          <w:bCs w:val="0"/>
          <w:color w:val="000000" w:themeColor="text1"/>
          <w:sz w:val="22"/>
          <w:szCs w:val="22"/>
        </w:rPr>
        <w:noBreakHyphen/>
      </w:r>
      <w:r w:rsidRPr="007706DE">
        <w:rPr>
          <w:rStyle w:val="Strong"/>
          <w:rFonts w:ascii="Calibri" w:hAnsi="Calibri" w:cs="Calibri"/>
          <w:b w:val="0"/>
          <w:bCs w:val="0"/>
          <w:color w:val="000000" w:themeColor="text1"/>
          <w:sz w:val="22"/>
          <w:szCs w:val="22"/>
        </w:rPr>
        <w:t>, and Frequency</w:t>
      </w:r>
      <w:r w:rsidRPr="007706DE">
        <w:rPr>
          <w:rStyle w:val="Strong"/>
          <w:rFonts w:ascii="Calibri" w:hAnsi="Calibri" w:cs="Calibri"/>
          <w:b w:val="0"/>
          <w:bCs w:val="0"/>
          <w:color w:val="000000" w:themeColor="text1"/>
          <w:sz w:val="22"/>
          <w:szCs w:val="22"/>
        </w:rPr>
        <w:noBreakHyphen/>
      </w:r>
      <w:r w:rsidRPr="007706DE">
        <w:rPr>
          <w:rStyle w:val="Strong"/>
          <w:rFonts w:ascii="Calibri" w:hAnsi="Calibri" w:cs="Calibri"/>
          <w:b w:val="0"/>
          <w:bCs w:val="0"/>
          <w:color w:val="000000" w:themeColor="text1"/>
          <w:sz w:val="22"/>
          <w:szCs w:val="22"/>
        </w:rPr>
        <w:t>Aware Enforcement</w:t>
      </w:r>
    </w:p>
    <w:p w:rsidRPr="007706DE" w:rsidR="00957439" w:rsidP="00957439" w:rsidRDefault="00957439" w14:paraId="65A2CDC1"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CEP enforces preferences using:</w:t>
      </w:r>
    </w:p>
    <w:p w:rsidRPr="007706DE" w:rsidR="00957439" w:rsidP="004D0259" w:rsidRDefault="00957439" w14:paraId="388BE15B" w14:textId="77777777">
      <w:pPr>
        <w:pStyle w:val="NormalWeb"/>
        <w:numPr>
          <w:ilvl w:val="0"/>
          <w:numId w:val="99"/>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Role context</w:t>
      </w:r>
      <w:r w:rsidRPr="007706DE">
        <w:rPr>
          <w:rFonts w:ascii="Calibri" w:hAnsi="Calibri" w:cs="Calibri"/>
          <w:color w:val="000000" w:themeColor="text1"/>
          <w:sz w:val="22"/>
          <w:szCs w:val="22"/>
        </w:rPr>
        <w:t xml:space="preserve"> (Owner / Manager / Contributor / Card User / Approver)</w:t>
      </w:r>
    </w:p>
    <w:p w:rsidRPr="007706DE" w:rsidR="00957439" w:rsidP="004D0259" w:rsidRDefault="00957439" w14:paraId="4EA27188" w14:textId="4D383919">
      <w:pPr>
        <w:pStyle w:val="NormalWeb"/>
        <w:numPr>
          <w:ilvl w:val="0"/>
          <w:numId w:val="99"/>
        </w:numPr>
        <w:spacing w:line="300" w:lineRule="atLeast"/>
        <w:rPr>
          <w:rStyle w:val="Strong"/>
          <w:rFonts w:ascii="Calibri" w:hAnsi="Calibri" w:cs="Calibri"/>
          <w:b w:val="0"/>
          <w:bCs w:val="0"/>
          <w:color w:val="000000" w:themeColor="text1"/>
          <w:sz w:val="22"/>
          <w:szCs w:val="22"/>
        </w:rPr>
      </w:pPr>
      <w:r w:rsidRPr="007706DE">
        <w:rPr>
          <w:rStyle w:val="Strong"/>
          <w:rFonts w:ascii="Calibri" w:hAnsi="Calibri" w:cs="Calibri" w:eastAsiaTheme="majorEastAsia"/>
          <w:color w:val="000000" w:themeColor="text1"/>
          <w:sz w:val="22"/>
          <w:szCs w:val="22"/>
        </w:rPr>
        <w:t>Entity context</w:t>
      </w:r>
      <w:r w:rsidRPr="007706DE">
        <w:rPr>
          <w:rFonts w:ascii="Calibri" w:hAnsi="Calibri" w:cs="Calibri"/>
          <w:color w:val="000000" w:themeColor="text1"/>
          <w:sz w:val="22"/>
          <w:szCs w:val="22"/>
        </w:rPr>
        <w:t xml:space="preserve"> (Business / Account / User)</w:t>
      </w:r>
    </w:p>
    <w:p w:rsidRPr="007706DE" w:rsidR="00957439" w:rsidP="004D0259" w:rsidRDefault="00957439" w14:paraId="3F3060D9" w14:textId="77777777">
      <w:pPr>
        <w:pStyle w:val="NormalWeb"/>
        <w:numPr>
          <w:ilvl w:val="0"/>
          <w:numId w:val="99"/>
        </w:numPr>
        <w:spacing w:line="300" w:lineRule="atLeast"/>
        <w:rPr>
          <w:rStyle w:val="Strong"/>
          <w:rFonts w:ascii="Calibri" w:hAnsi="Calibri" w:cs="Calibri"/>
          <w:b w:val="0"/>
          <w:bCs w:val="0"/>
          <w:color w:val="000000" w:themeColor="text1"/>
          <w:sz w:val="22"/>
          <w:szCs w:val="22"/>
        </w:rPr>
      </w:pPr>
      <w:r w:rsidRPr="007706DE">
        <w:rPr>
          <w:rStyle w:val="Strong"/>
          <w:rFonts w:ascii="Calibri" w:hAnsi="Calibri" w:cs="Calibri" w:eastAsiaTheme="majorEastAsia"/>
          <w:color w:val="000000" w:themeColor="text1"/>
          <w:sz w:val="22"/>
          <w:szCs w:val="22"/>
        </w:rPr>
        <w:t>Communication category</w:t>
      </w:r>
    </w:p>
    <w:p w:rsidRPr="007706DE" w:rsidR="00957439" w:rsidP="004D0259" w:rsidRDefault="00957439" w14:paraId="2D1DF5AA" w14:textId="77777777">
      <w:pPr>
        <w:pStyle w:val="NormalWeb"/>
        <w:numPr>
          <w:ilvl w:val="0"/>
          <w:numId w:val="99"/>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Channel preferences</w:t>
      </w:r>
    </w:p>
    <w:p w:rsidRPr="007706DE" w:rsidR="00957439" w:rsidP="004D0259" w:rsidRDefault="00957439" w14:paraId="297CB9CB" w14:textId="77777777">
      <w:pPr>
        <w:pStyle w:val="NormalWeb"/>
        <w:numPr>
          <w:ilvl w:val="0"/>
          <w:numId w:val="99"/>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Frequency and quiet hours</w:t>
      </w:r>
    </w:p>
    <w:p w:rsidRPr="007706DE" w:rsidR="00957439" w:rsidP="004D0259" w:rsidRDefault="00957439" w14:paraId="460326D9" w14:textId="77777777">
      <w:pPr>
        <w:pStyle w:val="NormalWeb"/>
        <w:numPr>
          <w:ilvl w:val="0"/>
          <w:numId w:val="99"/>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Fatigue and proportionality rules</w:t>
      </w:r>
    </w:p>
    <w:p w:rsidRPr="007706DE" w:rsidR="00957439" w:rsidP="004D0259" w:rsidRDefault="00957439" w14:paraId="4663F53C" w14:textId="5D41F28E">
      <w:pPr>
        <w:pStyle w:val="NormalWeb"/>
        <w:numPr>
          <w:ilvl w:val="0"/>
          <w:numId w:val="99"/>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Regulatory exceptions</w:t>
      </w:r>
      <w:r w:rsidRPr="007706DE">
        <w:rPr>
          <w:rFonts w:ascii="Calibri" w:hAnsi="Calibri" w:cs="Calibri"/>
          <w:color w:val="000000" w:themeColor="text1"/>
          <w:sz w:val="22"/>
          <w:szCs w:val="22"/>
        </w:rPr>
        <w:t xml:space="preserve"> with logged expiry</w:t>
      </w:r>
    </w:p>
    <w:p w:rsidRPr="007706DE" w:rsidR="00957439" w:rsidP="00957439" w:rsidRDefault="00957439" w14:paraId="03C3CE4D" w14:textId="181EFA82">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Messages that violate preference state are </w:t>
      </w:r>
      <w:r w:rsidRPr="007706DE" w:rsidR="00DB1DA3">
        <w:rPr>
          <w:rStyle w:val="Strong"/>
          <w:rFonts w:ascii="Calibri" w:hAnsi="Calibri" w:cs="Calibri" w:eastAsiaTheme="majorEastAsia"/>
          <w:color w:val="000000" w:themeColor="text1"/>
          <w:sz w:val="22"/>
          <w:szCs w:val="22"/>
        </w:rPr>
        <w:t>reject</w:t>
      </w:r>
      <w:r w:rsidR="001564D7">
        <w:rPr>
          <w:rStyle w:val="Strong"/>
          <w:rFonts w:ascii="Calibri" w:hAnsi="Calibri" w:cs="Calibri" w:eastAsiaTheme="majorEastAsia"/>
          <w:color w:val="000000" w:themeColor="text1"/>
          <w:sz w:val="22"/>
          <w:szCs w:val="22"/>
        </w:rPr>
        <w:t xml:space="preserve">ed </w:t>
      </w:r>
      <w:r w:rsidRPr="007706DE">
        <w:rPr>
          <w:rStyle w:val="Strong"/>
          <w:rFonts w:ascii="Calibri" w:hAnsi="Calibri" w:cs="Calibri" w:eastAsiaTheme="majorEastAsia"/>
          <w:color w:val="000000" w:themeColor="text1"/>
          <w:sz w:val="22"/>
          <w:szCs w:val="22"/>
        </w:rPr>
        <w:t>during CEP pre</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flight checks</w:t>
      </w:r>
      <w:r w:rsidRPr="007706DE">
        <w:rPr>
          <w:rFonts w:ascii="Calibri" w:hAnsi="Calibri" w:cs="Calibri"/>
          <w:color w:val="000000" w:themeColor="text1"/>
          <w:sz w:val="22"/>
          <w:szCs w:val="22"/>
        </w:rPr>
        <w:t>.</w:t>
      </w:r>
    </w:p>
    <w:p w:rsidRPr="007706DE" w:rsidR="00957439" w:rsidP="00957439" w:rsidRDefault="00957439" w14:paraId="09CE08BD"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b w:val="0"/>
          <w:bCs w:val="0"/>
          <w:color w:val="000000" w:themeColor="text1"/>
          <w:sz w:val="22"/>
          <w:szCs w:val="22"/>
        </w:rPr>
        <w:t xml:space="preserve">4. </w:t>
      </w:r>
      <w:r w:rsidRPr="007706DE">
        <w:rPr>
          <w:rStyle w:val="Strong"/>
          <w:rFonts w:ascii="Calibri" w:hAnsi="Calibri" w:cs="Calibri"/>
          <w:color w:val="000000" w:themeColor="text1"/>
          <w:sz w:val="22"/>
          <w:szCs w:val="22"/>
        </w:rPr>
        <w:t>Digest Model</w:t>
      </w:r>
    </w:p>
    <w:p w:rsidRPr="007706DE" w:rsidR="00957439" w:rsidP="00957439" w:rsidRDefault="00957439" w14:paraId="6D3FBBF1"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Enable digest functionality for:</w:t>
      </w:r>
    </w:p>
    <w:p w:rsidRPr="007706DE" w:rsidR="00957439" w:rsidP="004D0259" w:rsidRDefault="00957439" w14:paraId="345F0FC1" w14:textId="77777777">
      <w:pPr>
        <w:pStyle w:val="NormalWeb"/>
        <w:numPr>
          <w:ilvl w:val="0"/>
          <w:numId w:val="100"/>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Business activity</w:t>
      </w:r>
    </w:p>
    <w:p w:rsidRPr="007706DE" w:rsidR="00957439" w:rsidP="004D0259" w:rsidRDefault="00957439" w14:paraId="6F9D6697" w14:textId="77777777">
      <w:pPr>
        <w:pStyle w:val="NormalWeb"/>
        <w:numPr>
          <w:ilvl w:val="0"/>
          <w:numId w:val="100"/>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Payments and balances</w:t>
      </w:r>
    </w:p>
    <w:p w:rsidRPr="007706DE" w:rsidR="00957439" w:rsidP="004D0259" w:rsidRDefault="00957439" w14:paraId="237305B8" w14:textId="77777777">
      <w:pPr>
        <w:pStyle w:val="NormalWeb"/>
        <w:numPr>
          <w:ilvl w:val="0"/>
          <w:numId w:val="100"/>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Account status</w:t>
      </w:r>
    </w:p>
    <w:p w:rsidRPr="007706DE" w:rsidR="00957439" w:rsidP="004D0259" w:rsidRDefault="00957439" w14:paraId="39496FD8" w14:textId="77777777">
      <w:pPr>
        <w:pStyle w:val="NormalWeb"/>
        <w:numPr>
          <w:ilvl w:val="0"/>
          <w:numId w:val="100"/>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Product updates</w:t>
      </w:r>
    </w:p>
    <w:p w:rsidRPr="007706DE" w:rsidR="00957439" w:rsidP="004D0259" w:rsidRDefault="00957439" w14:paraId="4031E6F1" w14:textId="6BC9D6FC">
      <w:pPr>
        <w:pStyle w:val="NormalWeb"/>
        <w:numPr>
          <w:ilvl w:val="0"/>
          <w:numId w:val="100"/>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Promotional content (optional)</w:t>
      </w:r>
    </w:p>
    <w:p w:rsidRPr="007706DE" w:rsidR="00957439" w:rsidP="00957439" w:rsidRDefault="00957439" w14:paraId="557592CD" w14:textId="4B9A834E">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Digests reduce noise and support large multi</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entity accounts.</w:t>
      </w:r>
    </w:p>
    <w:p w:rsidRPr="007706DE" w:rsidR="002F25D5" w:rsidP="002F25D5" w:rsidRDefault="002F25D5" w14:paraId="73BE9328" w14:textId="62C1D696">
      <w:pPr>
        <w:pStyle w:val="Heading3"/>
        <w:spacing w:line="300" w:lineRule="atLeast"/>
        <w:rPr>
          <w:rFonts w:ascii="Calibri" w:hAnsi="Calibri" w:cs="Calibri"/>
          <w:color w:val="000000" w:themeColor="text1"/>
          <w:sz w:val="22"/>
          <w:szCs w:val="22"/>
        </w:rPr>
      </w:pPr>
      <w:r w:rsidRPr="007706DE">
        <w:rPr>
          <w:rStyle w:val="Strong"/>
          <w:rFonts w:ascii="Calibri" w:hAnsi="Calibri" w:cs="Calibri"/>
          <w:b w:val="0"/>
          <w:bCs w:val="0"/>
          <w:color w:val="000000" w:themeColor="text1"/>
          <w:sz w:val="22"/>
          <w:szCs w:val="22"/>
        </w:rPr>
        <w:t xml:space="preserve">5. </w:t>
      </w:r>
      <w:r>
        <w:rPr>
          <w:rStyle w:val="Strong"/>
          <w:rFonts w:ascii="Calibri" w:hAnsi="Calibri" w:cs="Calibri"/>
          <w:color w:val="000000" w:themeColor="text1"/>
          <w:sz w:val="22"/>
          <w:szCs w:val="22"/>
        </w:rPr>
        <w:t>Competitor Preference UI</w:t>
      </w:r>
    </w:p>
    <w:p w:rsidR="00AA3781" w:rsidP="00AA3781" w:rsidRDefault="002F25D5" w14:paraId="46922FF4" w14:textId="6B6330DE">
      <w:pPr>
        <w:pStyle w:val="NormalWeb"/>
      </w:pPr>
      <w:r w:rsidRPr="002F25D5">
        <w:rPr>
          <w:rStyle w:val="Strong"/>
          <w:rFonts w:ascii="Calibri" w:hAnsi="Calibri" w:cs="Calibri"/>
          <w:color w:val="000000" w:themeColor="text1"/>
          <w:sz w:val="22"/>
          <w:szCs w:val="22"/>
        </w:rPr>
        <w:t>Mercury:</w:t>
      </w:r>
      <w:r w:rsidRPr="002F25D5">
        <w:rPr>
          <w:rStyle w:val="Strong"/>
          <w:rFonts w:ascii="Calibri" w:hAnsi="Calibri" w:cs="Calibri"/>
          <w:color w:val="000000" w:themeColor="text1"/>
          <w:sz w:val="22"/>
          <w:szCs w:val="22"/>
        </w:rPr>
        <w:br/>
      </w:r>
      <w:r w:rsidR="00AA3781">
        <w:rPr>
          <w:rStyle w:val="164yu9v"/>
          <w:rFonts w:eastAsiaTheme="majorEastAsia"/>
          <w:noProof/>
        </w:rPr>
        <w:drawing>
          <wp:inline distT="0" distB="0" distL="0" distR="0" wp14:anchorId="514DEBCF" wp14:editId="4B327FF1">
            <wp:extent cx="5943600" cy="3300095"/>
            <wp:effectExtent l="0" t="0" r="0" b="1905"/>
            <wp:docPr id="1759617453"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300095"/>
                    </a:xfrm>
                    <a:prstGeom prst="rect">
                      <a:avLst/>
                    </a:prstGeom>
                    <a:noFill/>
                    <a:ln>
                      <a:noFill/>
                    </a:ln>
                  </pic:spPr>
                </pic:pic>
              </a:graphicData>
            </a:graphic>
          </wp:inline>
        </w:drawing>
      </w:r>
    </w:p>
    <w:p w:rsidR="00AA3781" w:rsidP="00AA3781" w:rsidRDefault="00AA3781" w14:paraId="714681F9" w14:textId="634BAF46">
      <w:pPr>
        <w:pStyle w:val="NormalWeb"/>
      </w:pPr>
      <w:r>
        <w:rPr>
          <w:rStyle w:val="164yu9v"/>
          <w:rFonts w:eastAsiaTheme="majorEastAsia"/>
          <w:noProof/>
        </w:rPr>
        <w:drawing>
          <wp:inline distT="0" distB="0" distL="0" distR="0" wp14:anchorId="355C4322" wp14:editId="61C87C0B">
            <wp:extent cx="5943600" cy="2414905"/>
            <wp:effectExtent l="0" t="0" r="0" b="0"/>
            <wp:docPr id="128262901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414905"/>
                    </a:xfrm>
                    <a:prstGeom prst="rect">
                      <a:avLst/>
                    </a:prstGeom>
                    <a:noFill/>
                    <a:ln>
                      <a:noFill/>
                    </a:ln>
                  </pic:spPr>
                </pic:pic>
              </a:graphicData>
            </a:graphic>
          </wp:inline>
        </w:drawing>
      </w:r>
    </w:p>
    <w:p w:rsidR="00AA3781" w:rsidP="00AA3781" w:rsidRDefault="00AA3781" w14:paraId="38F52199" w14:textId="0DFCA84E">
      <w:pPr>
        <w:pStyle w:val="NormalWeb"/>
      </w:pPr>
      <w:r>
        <w:rPr>
          <w:rStyle w:val="164yu9v"/>
          <w:rFonts w:eastAsiaTheme="majorEastAsia"/>
          <w:noProof/>
        </w:rPr>
        <w:drawing>
          <wp:inline distT="0" distB="0" distL="0" distR="0" wp14:anchorId="2F884E83" wp14:editId="7B733672">
            <wp:extent cx="5943600" cy="3260725"/>
            <wp:effectExtent l="0" t="0" r="0" b="3175"/>
            <wp:docPr id="23926391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260725"/>
                    </a:xfrm>
                    <a:prstGeom prst="rect">
                      <a:avLst/>
                    </a:prstGeom>
                    <a:noFill/>
                    <a:ln>
                      <a:noFill/>
                    </a:ln>
                  </pic:spPr>
                </pic:pic>
              </a:graphicData>
            </a:graphic>
          </wp:inline>
        </w:drawing>
      </w:r>
    </w:p>
    <w:p w:rsidR="00AA3781" w:rsidP="00AA3781" w:rsidRDefault="00AA3781" w14:paraId="2F16B2E4" w14:textId="75656334">
      <w:pPr>
        <w:pStyle w:val="NormalWeb"/>
      </w:pPr>
      <w:r>
        <w:rPr>
          <w:rStyle w:val="164yu9v"/>
          <w:rFonts w:eastAsiaTheme="majorEastAsia"/>
          <w:noProof/>
        </w:rPr>
        <w:drawing>
          <wp:inline distT="0" distB="0" distL="0" distR="0" wp14:anchorId="1B38C54B" wp14:editId="79095095">
            <wp:extent cx="5943600" cy="2867660"/>
            <wp:effectExtent l="0" t="0" r="0" b="2540"/>
            <wp:docPr id="94039057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867660"/>
                    </a:xfrm>
                    <a:prstGeom prst="rect">
                      <a:avLst/>
                    </a:prstGeom>
                    <a:noFill/>
                    <a:ln>
                      <a:noFill/>
                    </a:ln>
                  </pic:spPr>
                </pic:pic>
              </a:graphicData>
            </a:graphic>
          </wp:inline>
        </w:drawing>
      </w:r>
    </w:p>
    <w:p w:rsidR="005E4664" w:rsidP="00AA3781" w:rsidRDefault="00B30A9D" w14:paraId="5AA36A80" w14:textId="5FD15FAC">
      <w:pPr>
        <w:pStyle w:val="NormalWeb"/>
      </w:pPr>
      <w:r>
        <w:rPr>
          <w:rStyle w:val="164yu9v"/>
          <w:rFonts w:eastAsiaTheme="majorEastAsia"/>
          <w:noProof/>
        </w:rPr>
        <w:drawing>
          <wp:inline distT="0" distB="0" distL="0" distR="0" wp14:anchorId="7E502019" wp14:editId="5A3036C9">
            <wp:extent cx="5943600" cy="3559810"/>
            <wp:effectExtent l="0" t="0" r="0" b="0"/>
            <wp:docPr id="50215993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559810"/>
                    </a:xfrm>
                    <a:prstGeom prst="rect">
                      <a:avLst/>
                    </a:prstGeom>
                    <a:noFill/>
                    <a:ln>
                      <a:noFill/>
                    </a:ln>
                  </pic:spPr>
                </pic:pic>
              </a:graphicData>
            </a:graphic>
          </wp:inline>
        </w:drawing>
      </w:r>
    </w:p>
    <w:p w:rsidR="005E4664" w:rsidP="005E4664" w:rsidRDefault="005E4664" w14:paraId="21AEAA28" w14:textId="4AF4D50D">
      <w:pPr>
        <w:pStyle w:val="paragraph"/>
        <w:spacing w:before="0" w:beforeAutospacing="0" w:after="0" w:afterAutospacing="0"/>
        <w:textAlignment w:val="baseline"/>
        <w:rPr>
          <w:rFonts w:ascii="Segoe UI" w:hAnsi="Segoe UI" w:cs="Segoe UI"/>
          <w:sz w:val="18"/>
          <w:szCs w:val="18"/>
        </w:rPr>
      </w:pPr>
      <w:r w:rsidRPr="00B30A9D">
        <w:rPr>
          <w:rStyle w:val="normaltextrun"/>
          <w:rFonts w:ascii="Calibri" w:hAnsi="Calibri" w:cs="Calibri" w:eastAsiaTheme="majorEastAsia"/>
          <w:b/>
          <w:bCs/>
          <w:sz w:val="22"/>
          <w:szCs w:val="22"/>
        </w:rPr>
        <w:t>Wise</w:t>
      </w:r>
      <w:r>
        <w:rPr>
          <w:rStyle w:val="wacimagecontainer"/>
          <w:rFonts w:ascii="Segoe UI" w:hAnsi="Segoe UI" w:cs="Segoe UI" w:eastAsiaTheme="majorEastAsia"/>
          <w:noProof/>
          <w:sz w:val="18"/>
          <w:szCs w:val="18"/>
        </w:rPr>
        <w:drawing>
          <wp:inline distT="0" distB="0" distL="0" distR="0" wp14:anchorId="2A18E930" wp14:editId="40926336">
            <wp:extent cx="5943600" cy="3086100"/>
            <wp:effectExtent l="0" t="0" r="0" b="0"/>
            <wp:docPr id="4675519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r>
        <w:rPr>
          <w:rStyle w:val="wacimagecontainer"/>
          <w:rFonts w:ascii="Segoe UI" w:hAnsi="Segoe UI" w:cs="Segoe UI" w:eastAsiaTheme="majorEastAsia"/>
          <w:noProof/>
          <w:sz w:val="18"/>
          <w:szCs w:val="18"/>
        </w:rPr>
        <w:drawing>
          <wp:inline distT="0" distB="0" distL="0" distR="0" wp14:anchorId="18B69E26" wp14:editId="24C4FA4B">
            <wp:extent cx="5943600" cy="3045460"/>
            <wp:effectExtent l="0" t="0" r="0" b="2540"/>
            <wp:docPr id="214650682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045460"/>
                    </a:xfrm>
                    <a:prstGeom prst="rect">
                      <a:avLst/>
                    </a:prstGeom>
                    <a:noFill/>
                    <a:ln>
                      <a:noFill/>
                    </a:ln>
                  </pic:spPr>
                </pic:pic>
              </a:graphicData>
            </a:graphic>
          </wp:inline>
        </w:drawing>
      </w:r>
      <w:r>
        <w:rPr>
          <w:rStyle w:val="wacimagecontainer"/>
          <w:rFonts w:ascii="Segoe UI" w:hAnsi="Segoe UI" w:cs="Segoe UI" w:eastAsiaTheme="majorEastAsia"/>
          <w:noProof/>
          <w:sz w:val="18"/>
          <w:szCs w:val="18"/>
        </w:rPr>
        <w:drawing>
          <wp:inline distT="0" distB="0" distL="0" distR="0" wp14:anchorId="30DDC4C3" wp14:editId="79A1E202">
            <wp:extent cx="5943600" cy="3106420"/>
            <wp:effectExtent l="0" t="0" r="0" b="5080"/>
            <wp:docPr id="99508649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106420"/>
                    </a:xfrm>
                    <a:prstGeom prst="rect">
                      <a:avLst/>
                    </a:prstGeom>
                    <a:noFill/>
                    <a:ln>
                      <a:noFill/>
                    </a:ln>
                  </pic:spPr>
                </pic:pic>
              </a:graphicData>
            </a:graphic>
          </wp:inline>
        </w:drawing>
      </w:r>
      <w:r>
        <w:rPr>
          <w:rStyle w:val="eop"/>
          <w:rFonts w:ascii="Aptos" w:hAnsi="Aptos" w:cs="Segoe UI" w:eastAsiaTheme="majorEastAsia"/>
        </w:rPr>
        <w:t> </w:t>
      </w:r>
    </w:p>
    <w:p w:rsidR="005E4664" w:rsidP="005E4664" w:rsidRDefault="005E4664" w14:paraId="44C289F6" w14:textId="61D6099E">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eastAsiaTheme="majorEastAsia"/>
          <w:noProof/>
          <w:sz w:val="18"/>
          <w:szCs w:val="18"/>
        </w:rPr>
        <w:drawing>
          <wp:inline distT="0" distB="0" distL="0" distR="0" wp14:anchorId="46D24614" wp14:editId="495BCD0B">
            <wp:extent cx="5943600" cy="3106420"/>
            <wp:effectExtent l="0" t="0" r="0" b="5080"/>
            <wp:docPr id="171621578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106420"/>
                    </a:xfrm>
                    <a:prstGeom prst="rect">
                      <a:avLst/>
                    </a:prstGeom>
                    <a:noFill/>
                    <a:ln>
                      <a:noFill/>
                    </a:ln>
                  </pic:spPr>
                </pic:pic>
              </a:graphicData>
            </a:graphic>
          </wp:inline>
        </w:drawing>
      </w:r>
      <w:r>
        <w:rPr>
          <w:rStyle w:val="eop"/>
          <w:rFonts w:ascii="Aptos" w:hAnsi="Aptos" w:cs="Segoe UI" w:eastAsiaTheme="majorEastAsia"/>
        </w:rPr>
        <w:t> </w:t>
      </w:r>
    </w:p>
    <w:p w:rsidR="005E4664" w:rsidP="005E4664" w:rsidRDefault="005E4664" w14:paraId="76337C81"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rPr>
        <w:t> </w:t>
      </w:r>
    </w:p>
    <w:p w:rsidRPr="00B30A9D" w:rsidR="005E4664" w:rsidP="005E4664" w:rsidRDefault="005E4664" w14:paraId="303C4E69" w14:textId="77777777">
      <w:pPr>
        <w:pStyle w:val="paragraph"/>
        <w:spacing w:before="0" w:beforeAutospacing="0" w:after="0" w:afterAutospacing="0"/>
        <w:textAlignment w:val="baseline"/>
        <w:rPr>
          <w:rFonts w:ascii="Calibri" w:hAnsi="Calibri" w:cs="Calibri"/>
          <w:sz w:val="22"/>
          <w:szCs w:val="22"/>
        </w:rPr>
      </w:pPr>
      <w:proofErr w:type="spellStart"/>
      <w:r w:rsidRPr="00B30A9D">
        <w:rPr>
          <w:rStyle w:val="normaltextrun"/>
          <w:rFonts w:ascii="Calibri" w:hAnsi="Calibri" w:cs="Calibri" w:eastAsiaTheme="majorEastAsia"/>
          <w:sz w:val="22"/>
          <w:szCs w:val="22"/>
        </w:rPr>
        <w:t>Airwallex</w:t>
      </w:r>
      <w:proofErr w:type="spellEnd"/>
      <w:r w:rsidRPr="00B30A9D">
        <w:rPr>
          <w:rStyle w:val="eop"/>
          <w:rFonts w:ascii="Calibri" w:hAnsi="Calibri" w:cs="Calibri" w:eastAsiaTheme="majorEastAsia"/>
          <w:sz w:val="22"/>
          <w:szCs w:val="22"/>
        </w:rPr>
        <w:t> </w:t>
      </w:r>
    </w:p>
    <w:p w:rsidR="005E4664" w:rsidP="005E4664" w:rsidRDefault="005E4664" w14:paraId="1498DB0E" w14:textId="03015A8D">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eastAsiaTheme="majorEastAsia"/>
          <w:noProof/>
          <w:sz w:val="18"/>
          <w:szCs w:val="18"/>
        </w:rPr>
        <w:drawing>
          <wp:inline distT="0" distB="0" distL="0" distR="0" wp14:anchorId="0BD753EC" wp14:editId="1E8C2F5A">
            <wp:extent cx="5943600" cy="2931160"/>
            <wp:effectExtent l="0" t="0" r="0" b="2540"/>
            <wp:docPr id="159339610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931160"/>
                    </a:xfrm>
                    <a:prstGeom prst="rect">
                      <a:avLst/>
                    </a:prstGeom>
                    <a:noFill/>
                    <a:ln>
                      <a:noFill/>
                    </a:ln>
                  </pic:spPr>
                </pic:pic>
              </a:graphicData>
            </a:graphic>
          </wp:inline>
        </w:drawing>
      </w:r>
      <w:r>
        <w:rPr>
          <w:rStyle w:val="eop"/>
          <w:rFonts w:ascii="Aptos" w:hAnsi="Aptos" w:cs="Segoe UI" w:eastAsiaTheme="majorEastAsia"/>
        </w:rPr>
        <w:t> </w:t>
      </w:r>
    </w:p>
    <w:p w:rsidR="005E4664" w:rsidP="005E4664" w:rsidRDefault="005E4664" w14:paraId="47185172" w14:textId="44343E16">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eastAsiaTheme="majorEastAsia"/>
          <w:noProof/>
          <w:sz w:val="18"/>
          <w:szCs w:val="18"/>
        </w:rPr>
        <w:drawing>
          <wp:inline distT="0" distB="0" distL="0" distR="0" wp14:anchorId="5EBB325D" wp14:editId="75046219">
            <wp:extent cx="5943600" cy="2971800"/>
            <wp:effectExtent l="0" t="0" r="0" b="0"/>
            <wp:docPr id="60567432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Pr>
          <w:rStyle w:val="normaltextrun"/>
          <w:rFonts w:ascii="Aptos" w:hAnsi="Aptos" w:cs="Segoe UI" w:eastAsiaTheme="majorEastAsia"/>
        </w:rPr>
        <w:t> </w:t>
      </w:r>
      <w:r>
        <w:rPr>
          <w:rStyle w:val="wacimagecontainer"/>
          <w:rFonts w:ascii="Segoe UI" w:hAnsi="Segoe UI" w:cs="Segoe UI" w:eastAsiaTheme="majorEastAsia"/>
          <w:noProof/>
          <w:sz w:val="18"/>
          <w:szCs w:val="18"/>
        </w:rPr>
        <w:drawing>
          <wp:inline distT="0" distB="0" distL="0" distR="0" wp14:anchorId="4E880B60" wp14:editId="6FED2A99">
            <wp:extent cx="5943600" cy="2971800"/>
            <wp:effectExtent l="0" t="0" r="0" b="0"/>
            <wp:docPr id="163488139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Pr>
          <w:rStyle w:val="normaltextrun"/>
          <w:rFonts w:ascii="Aptos" w:hAnsi="Aptos" w:cs="Segoe UI" w:eastAsiaTheme="majorEastAsia"/>
        </w:rPr>
        <w:t> </w:t>
      </w:r>
      <w:r>
        <w:rPr>
          <w:rStyle w:val="wacimagecontainer"/>
          <w:rFonts w:ascii="Segoe UI" w:hAnsi="Segoe UI" w:cs="Segoe UI" w:eastAsiaTheme="majorEastAsia"/>
          <w:noProof/>
          <w:sz w:val="18"/>
          <w:szCs w:val="18"/>
        </w:rPr>
        <w:drawing>
          <wp:inline distT="0" distB="0" distL="0" distR="0" wp14:anchorId="542949CD" wp14:editId="222191DF">
            <wp:extent cx="5943600" cy="1236980"/>
            <wp:effectExtent l="0" t="0" r="0" b="0"/>
            <wp:docPr id="116351070" name="Picture 11" descr="A white background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white background with a black line&#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1236980"/>
                    </a:xfrm>
                    <a:prstGeom prst="rect">
                      <a:avLst/>
                    </a:prstGeom>
                    <a:noFill/>
                    <a:ln>
                      <a:noFill/>
                    </a:ln>
                  </pic:spPr>
                </pic:pic>
              </a:graphicData>
            </a:graphic>
          </wp:inline>
        </w:drawing>
      </w:r>
      <w:r>
        <w:rPr>
          <w:rStyle w:val="eop"/>
          <w:rFonts w:ascii="Aptos" w:hAnsi="Aptos" w:cs="Segoe UI" w:eastAsiaTheme="majorEastAsia"/>
        </w:rPr>
        <w:t> </w:t>
      </w:r>
    </w:p>
    <w:p w:rsidR="005E4664" w:rsidP="005E4664" w:rsidRDefault="005E4664" w14:paraId="0AF96672"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rPr>
        <w:t> </w:t>
      </w:r>
    </w:p>
    <w:p w:rsidR="005E4664" w:rsidP="005E4664" w:rsidRDefault="005E4664" w14:paraId="1CDBE9B3"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rPr>
        <w:t> </w:t>
      </w:r>
    </w:p>
    <w:p w:rsidR="005E4664" w:rsidP="005E4664" w:rsidRDefault="005E4664" w14:paraId="3BA13A0A"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rPr>
        <w:t> </w:t>
      </w:r>
    </w:p>
    <w:p w:rsidRPr="00D30812" w:rsidR="005E4664" w:rsidP="005E4664" w:rsidRDefault="005E4664" w14:paraId="333C6C72" w14:textId="77777777">
      <w:pPr>
        <w:pStyle w:val="paragraph"/>
        <w:spacing w:before="0" w:beforeAutospacing="0" w:after="0" w:afterAutospacing="0"/>
        <w:textAlignment w:val="baseline"/>
        <w:rPr>
          <w:rFonts w:ascii="Calibri" w:hAnsi="Calibri" w:cs="Calibri"/>
          <w:b/>
          <w:bCs/>
          <w:sz w:val="22"/>
          <w:szCs w:val="22"/>
        </w:rPr>
      </w:pPr>
      <w:r w:rsidRPr="00D30812">
        <w:rPr>
          <w:rStyle w:val="normaltextrun"/>
          <w:rFonts w:ascii="Calibri" w:hAnsi="Calibri" w:cs="Calibri" w:eastAsiaTheme="majorEastAsia"/>
          <w:b/>
          <w:bCs/>
          <w:sz w:val="22"/>
          <w:szCs w:val="22"/>
        </w:rPr>
        <w:t>PayPal</w:t>
      </w:r>
      <w:r w:rsidRPr="00D30812">
        <w:rPr>
          <w:rStyle w:val="eop"/>
          <w:rFonts w:ascii="Calibri" w:hAnsi="Calibri" w:cs="Calibri" w:eastAsiaTheme="majorEastAsia"/>
          <w:b/>
          <w:bCs/>
          <w:sz w:val="22"/>
          <w:szCs w:val="22"/>
        </w:rPr>
        <w:t> </w:t>
      </w:r>
    </w:p>
    <w:p w:rsidR="005E4664" w:rsidP="005E4664" w:rsidRDefault="005E4664" w14:paraId="301930F3" w14:textId="375ECD7A">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eastAsiaTheme="majorEastAsia"/>
          <w:noProof/>
          <w:sz w:val="18"/>
          <w:szCs w:val="18"/>
        </w:rPr>
        <w:drawing>
          <wp:inline distT="0" distB="0" distL="0" distR="0" wp14:anchorId="4F0114D7" wp14:editId="592D3BDF">
            <wp:extent cx="5943600" cy="3086100"/>
            <wp:effectExtent l="0" t="0" r="0" b="0"/>
            <wp:docPr id="937419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r>
        <w:rPr>
          <w:rStyle w:val="eop"/>
          <w:rFonts w:ascii="Aptos" w:hAnsi="Aptos" w:cs="Segoe UI" w:eastAsiaTheme="majorEastAsia"/>
        </w:rPr>
        <w:t> </w:t>
      </w:r>
    </w:p>
    <w:p w:rsidR="005E4664" w:rsidP="005E4664" w:rsidRDefault="005E4664" w14:paraId="5177A475" w14:textId="6A3098F2">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eastAsiaTheme="majorEastAsia"/>
          <w:noProof/>
          <w:sz w:val="18"/>
          <w:szCs w:val="18"/>
        </w:rPr>
        <w:drawing>
          <wp:inline distT="0" distB="0" distL="0" distR="0" wp14:anchorId="77894E00" wp14:editId="62B8E4DB">
            <wp:extent cx="5943600" cy="2803525"/>
            <wp:effectExtent l="0" t="0" r="0" b="3175"/>
            <wp:docPr id="1154695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803525"/>
                    </a:xfrm>
                    <a:prstGeom prst="rect">
                      <a:avLst/>
                    </a:prstGeom>
                    <a:noFill/>
                    <a:ln>
                      <a:noFill/>
                    </a:ln>
                  </pic:spPr>
                </pic:pic>
              </a:graphicData>
            </a:graphic>
          </wp:inline>
        </w:drawing>
      </w:r>
      <w:r>
        <w:rPr>
          <w:rStyle w:val="eop"/>
          <w:rFonts w:ascii="Aptos" w:hAnsi="Aptos" w:cs="Segoe UI" w:eastAsiaTheme="majorEastAsia"/>
        </w:rPr>
        <w:t> </w:t>
      </w:r>
    </w:p>
    <w:p w:rsidR="005E4664" w:rsidP="005E4664" w:rsidRDefault="005E4664" w14:paraId="75ECEF99" w14:textId="6345CE11">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eastAsiaTheme="majorEastAsia"/>
          <w:noProof/>
          <w:sz w:val="18"/>
          <w:szCs w:val="18"/>
        </w:rPr>
        <w:drawing>
          <wp:inline distT="0" distB="0" distL="0" distR="0" wp14:anchorId="6982444B" wp14:editId="24D38FF1">
            <wp:extent cx="5943600" cy="2816860"/>
            <wp:effectExtent l="0" t="0" r="0" b="2540"/>
            <wp:docPr id="195622258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A screenshot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816860"/>
                    </a:xfrm>
                    <a:prstGeom prst="rect">
                      <a:avLst/>
                    </a:prstGeom>
                    <a:noFill/>
                    <a:ln>
                      <a:noFill/>
                    </a:ln>
                  </pic:spPr>
                </pic:pic>
              </a:graphicData>
            </a:graphic>
          </wp:inline>
        </w:drawing>
      </w:r>
      <w:r>
        <w:rPr>
          <w:rStyle w:val="eop"/>
          <w:rFonts w:ascii="Aptos" w:hAnsi="Aptos" w:cs="Segoe UI" w:eastAsiaTheme="majorEastAsia"/>
        </w:rPr>
        <w:t> </w:t>
      </w:r>
    </w:p>
    <w:p w:rsidR="005E4664" w:rsidP="005E4664" w:rsidRDefault="005E4664" w14:paraId="1DB0AB48" w14:textId="54D85AC3">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eastAsiaTheme="majorEastAsia"/>
          <w:noProof/>
          <w:sz w:val="18"/>
          <w:szCs w:val="18"/>
        </w:rPr>
        <w:drawing>
          <wp:inline distT="0" distB="0" distL="0" distR="0" wp14:anchorId="4582D979" wp14:editId="60EF3BDC">
            <wp:extent cx="5943600" cy="2803525"/>
            <wp:effectExtent l="0" t="0" r="0" b="3175"/>
            <wp:docPr id="138871351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 screenshot of a computer&#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803525"/>
                    </a:xfrm>
                    <a:prstGeom prst="rect">
                      <a:avLst/>
                    </a:prstGeom>
                    <a:noFill/>
                    <a:ln>
                      <a:noFill/>
                    </a:ln>
                  </pic:spPr>
                </pic:pic>
              </a:graphicData>
            </a:graphic>
          </wp:inline>
        </w:drawing>
      </w:r>
      <w:r>
        <w:rPr>
          <w:rStyle w:val="eop"/>
          <w:rFonts w:ascii="Aptos" w:hAnsi="Aptos" w:cs="Segoe UI" w:eastAsiaTheme="majorEastAsia"/>
        </w:rPr>
        <w:t> </w:t>
      </w:r>
    </w:p>
    <w:p w:rsidRPr="00D30812" w:rsidR="00AA3781" w:rsidP="00D30812" w:rsidRDefault="005E4664" w14:paraId="14D9932C" w14:textId="6A34795D">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eastAsiaTheme="majorEastAsia"/>
          <w:noProof/>
          <w:sz w:val="18"/>
          <w:szCs w:val="18"/>
        </w:rPr>
        <w:drawing>
          <wp:inline distT="0" distB="0" distL="0" distR="0" wp14:anchorId="47DDC3D5" wp14:editId="160162D9">
            <wp:extent cx="5943600" cy="2306320"/>
            <wp:effectExtent l="0" t="0" r="0" b="5080"/>
            <wp:docPr id="110637205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 screenshot of a computer&#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306320"/>
                    </a:xfrm>
                    <a:prstGeom prst="rect">
                      <a:avLst/>
                    </a:prstGeom>
                    <a:noFill/>
                    <a:ln>
                      <a:noFill/>
                    </a:ln>
                  </pic:spPr>
                </pic:pic>
              </a:graphicData>
            </a:graphic>
          </wp:inline>
        </w:drawing>
      </w:r>
      <w:r>
        <w:rPr>
          <w:rStyle w:val="eop"/>
          <w:rFonts w:ascii="Aptos" w:hAnsi="Aptos" w:cs="Segoe UI" w:eastAsiaTheme="majorEastAsia"/>
        </w:rPr>
        <w:t> </w:t>
      </w:r>
    </w:p>
    <w:p w:rsidRPr="002F25D5" w:rsidR="001564D7" w:rsidP="00957439" w:rsidRDefault="001564D7" w14:paraId="5B8AD66D" w14:textId="79EFB741">
      <w:pPr>
        <w:pStyle w:val="Heading3"/>
        <w:spacing w:line="300" w:lineRule="atLeast"/>
        <w:rPr>
          <w:rStyle w:val="Strong"/>
          <w:rFonts w:ascii="Calibri" w:hAnsi="Calibri" w:cs="Calibri"/>
          <w:color w:val="000000" w:themeColor="text1"/>
          <w:sz w:val="22"/>
          <w:szCs w:val="22"/>
        </w:rPr>
      </w:pPr>
    </w:p>
    <w:p w:rsidRPr="007706DE" w:rsidR="00957439" w:rsidP="00957439" w:rsidRDefault="002F25D5" w14:paraId="1A8DA7DA" w14:textId="59FDA80D">
      <w:pPr>
        <w:pStyle w:val="Heading3"/>
        <w:spacing w:line="300" w:lineRule="atLeast"/>
        <w:rPr>
          <w:rFonts w:ascii="Calibri" w:hAnsi="Calibri" w:cs="Calibri"/>
          <w:color w:val="000000" w:themeColor="text1"/>
          <w:sz w:val="22"/>
          <w:szCs w:val="22"/>
        </w:rPr>
      </w:pPr>
      <w:r>
        <w:rPr>
          <w:rStyle w:val="Strong"/>
          <w:rFonts w:ascii="Calibri" w:hAnsi="Calibri" w:cs="Calibri"/>
          <w:b w:val="0"/>
          <w:bCs w:val="0"/>
          <w:color w:val="000000" w:themeColor="text1"/>
          <w:sz w:val="22"/>
          <w:szCs w:val="22"/>
        </w:rPr>
        <w:t>6</w:t>
      </w:r>
      <w:r w:rsidRPr="007706DE" w:rsidR="00957439">
        <w:rPr>
          <w:rStyle w:val="Strong"/>
          <w:rFonts w:ascii="Calibri" w:hAnsi="Calibri" w:cs="Calibri"/>
          <w:b w:val="0"/>
          <w:bCs w:val="0"/>
          <w:color w:val="000000" w:themeColor="text1"/>
          <w:sz w:val="22"/>
          <w:szCs w:val="22"/>
        </w:rPr>
        <w:t xml:space="preserve">. </w:t>
      </w:r>
      <w:r w:rsidRPr="002F25D5">
        <w:rPr>
          <w:rStyle w:val="Strong"/>
          <w:rFonts w:ascii="Calibri" w:hAnsi="Calibri" w:cs="Calibri"/>
          <w:color w:val="000000" w:themeColor="text1"/>
          <w:sz w:val="22"/>
          <w:szCs w:val="22"/>
        </w:rPr>
        <w:t>Payoneer</w:t>
      </w:r>
      <w:r>
        <w:rPr>
          <w:rStyle w:val="Strong"/>
          <w:rFonts w:ascii="Calibri" w:hAnsi="Calibri" w:cs="Calibri"/>
          <w:b w:val="0"/>
          <w:bCs w:val="0"/>
          <w:color w:val="000000" w:themeColor="text1"/>
          <w:sz w:val="22"/>
          <w:szCs w:val="22"/>
        </w:rPr>
        <w:t xml:space="preserve"> </w:t>
      </w:r>
      <w:r w:rsidRPr="001564D7" w:rsidR="00957439">
        <w:rPr>
          <w:rStyle w:val="Strong"/>
          <w:rFonts w:ascii="Calibri" w:hAnsi="Calibri" w:cs="Calibri"/>
          <w:color w:val="000000" w:themeColor="text1"/>
          <w:sz w:val="22"/>
          <w:szCs w:val="22"/>
        </w:rPr>
        <w:t>Preference Center UI</w:t>
      </w:r>
    </w:p>
    <w:p w:rsidRPr="007706DE" w:rsidR="00957439" w:rsidP="00957439" w:rsidRDefault="00957439" w14:paraId="2783887B"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Surface preferences through:</w:t>
      </w:r>
    </w:p>
    <w:p w:rsidRPr="007706DE" w:rsidR="00957439" w:rsidP="004D0259" w:rsidRDefault="00957439" w14:paraId="09C6D5C2" w14:textId="5F34FE1F">
      <w:pPr>
        <w:pStyle w:val="NormalWeb"/>
        <w:numPr>
          <w:ilvl w:val="0"/>
          <w:numId w:val="101"/>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Unified Web &amp; Mobile settings</w:t>
      </w:r>
    </w:p>
    <w:p w:rsidR="008E21D9" w:rsidP="004D0259" w:rsidRDefault="00957439" w14:paraId="2A5C2389" w14:textId="77777777">
      <w:pPr>
        <w:pStyle w:val="NormalWeb"/>
        <w:numPr>
          <w:ilvl w:val="0"/>
          <w:numId w:val="101"/>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AI Assistant</w:t>
      </w:r>
      <w:r w:rsidRPr="007706DE">
        <w:rPr>
          <w:rFonts w:ascii="Calibri" w:hAnsi="Calibri" w:cs="Calibri"/>
          <w:color w:val="000000" w:themeColor="text1"/>
          <w:sz w:val="22"/>
          <w:szCs w:val="22"/>
        </w:rPr>
        <w:t xml:space="preserve"> (for example, “Pause promotional updates,” “Show only account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critical messages”)</w:t>
      </w:r>
    </w:p>
    <w:p w:rsidRPr="008E21D9" w:rsidR="008E21D9" w:rsidP="004D0259" w:rsidRDefault="00957439" w14:paraId="3A7604DF" w14:textId="77777777">
      <w:pPr>
        <w:pStyle w:val="NormalWeb"/>
        <w:numPr>
          <w:ilvl w:val="0"/>
          <w:numId w:val="101"/>
        </w:numPr>
        <w:spacing w:line="300" w:lineRule="atLeast"/>
        <w:rPr>
          <w:rFonts w:ascii="Calibri" w:hAnsi="Calibri" w:cs="Calibri"/>
          <w:color w:val="000000" w:themeColor="text1"/>
          <w:sz w:val="22"/>
          <w:szCs w:val="22"/>
        </w:rPr>
      </w:pPr>
      <w:r w:rsidRPr="008E21D9">
        <w:rPr>
          <w:rStyle w:val="Strong"/>
          <w:rFonts w:ascii="Calibri" w:hAnsi="Calibri" w:cs="Calibri" w:eastAsiaTheme="majorEastAsia"/>
          <w:color w:val="000000" w:themeColor="text1"/>
          <w:sz w:val="22"/>
          <w:szCs w:val="22"/>
        </w:rPr>
        <w:t>Role</w:t>
      </w:r>
      <w:r w:rsidRPr="008E21D9">
        <w:rPr>
          <w:rStyle w:val="Strong"/>
          <w:rFonts w:ascii="Calibri" w:hAnsi="Calibri" w:cs="Calibri" w:eastAsiaTheme="majorEastAsia"/>
          <w:color w:val="000000" w:themeColor="text1"/>
          <w:sz w:val="22"/>
          <w:szCs w:val="22"/>
        </w:rPr>
        <w:noBreakHyphen/>
      </w:r>
      <w:r w:rsidRPr="008E21D9">
        <w:rPr>
          <w:rStyle w:val="Strong"/>
          <w:rFonts w:ascii="Calibri" w:hAnsi="Calibri" w:cs="Calibri" w:eastAsiaTheme="majorEastAsia"/>
          <w:color w:val="000000" w:themeColor="text1"/>
          <w:sz w:val="22"/>
          <w:szCs w:val="22"/>
        </w:rPr>
        <w:t>based visibility and cross</w:t>
      </w:r>
      <w:r w:rsidRPr="008E21D9">
        <w:rPr>
          <w:rStyle w:val="Strong"/>
          <w:rFonts w:ascii="Calibri" w:hAnsi="Calibri" w:cs="Calibri" w:eastAsiaTheme="majorEastAsia"/>
          <w:color w:val="000000" w:themeColor="text1"/>
          <w:sz w:val="22"/>
          <w:szCs w:val="22"/>
        </w:rPr>
        <w:noBreakHyphen/>
      </w:r>
      <w:r w:rsidRPr="008E21D9">
        <w:rPr>
          <w:rStyle w:val="Strong"/>
          <w:rFonts w:ascii="Calibri" w:hAnsi="Calibri" w:cs="Calibri" w:eastAsiaTheme="majorEastAsia"/>
          <w:color w:val="000000" w:themeColor="text1"/>
          <w:sz w:val="22"/>
          <w:szCs w:val="22"/>
        </w:rPr>
        <w:t>application behavior</w:t>
      </w:r>
      <w:r w:rsidRPr="008E21D9">
        <w:rPr>
          <w:rFonts w:ascii="Calibri" w:hAnsi="Calibri" w:cs="Calibri"/>
          <w:color w:val="000000" w:themeColor="text1"/>
          <w:sz w:val="22"/>
          <w:szCs w:val="22"/>
        </w:rPr>
        <w:br/>
      </w:r>
      <w:r w:rsidRPr="008E21D9" w:rsidR="008E21D9">
        <w:rPr>
          <w:rStyle w:val="Strong"/>
          <w:rFonts w:ascii="Calibri" w:hAnsi="Calibri" w:cs="Calibri" w:eastAsiaTheme="majorEastAsia"/>
          <w:sz w:val="22"/>
          <w:szCs w:val="22"/>
        </w:rPr>
        <w:t>Entity Owners</w:t>
      </w:r>
      <w:r w:rsidRPr="008E21D9" w:rsidR="008E21D9">
        <w:rPr>
          <w:rFonts w:ascii="Calibri" w:hAnsi="Calibri" w:cs="Calibri"/>
          <w:sz w:val="22"/>
          <w:szCs w:val="22"/>
        </w:rPr>
        <w:t xml:space="preserve"> set the </w:t>
      </w:r>
      <w:r w:rsidRPr="008E21D9" w:rsidR="008E21D9">
        <w:rPr>
          <w:rStyle w:val="Strong"/>
          <w:rFonts w:ascii="Calibri" w:hAnsi="Calibri" w:cs="Calibri" w:eastAsiaTheme="majorEastAsia"/>
          <w:sz w:val="22"/>
          <w:szCs w:val="22"/>
        </w:rPr>
        <w:t>default communication preferences</w:t>
      </w:r>
      <w:r w:rsidRPr="008E21D9" w:rsidR="008E21D9">
        <w:rPr>
          <w:rFonts w:ascii="Calibri" w:hAnsi="Calibri" w:cs="Calibri"/>
          <w:sz w:val="22"/>
          <w:szCs w:val="22"/>
        </w:rPr>
        <w:t xml:space="preserve"> for the entire </w:t>
      </w:r>
      <w:r w:rsidRPr="008E21D9" w:rsidR="008E21D9">
        <w:rPr>
          <w:rStyle w:val="Strong"/>
          <w:rFonts w:ascii="Calibri" w:hAnsi="Calibri" w:cs="Calibri" w:eastAsiaTheme="majorEastAsia"/>
          <w:sz w:val="22"/>
          <w:szCs w:val="22"/>
        </w:rPr>
        <w:t>Business or Account</w:t>
      </w:r>
      <w:r w:rsidRPr="008E21D9" w:rsidR="008E21D9">
        <w:rPr>
          <w:rFonts w:ascii="Calibri" w:hAnsi="Calibri" w:cs="Calibri"/>
          <w:sz w:val="22"/>
          <w:szCs w:val="22"/>
        </w:rPr>
        <w:t>. These defaults determine the communication types that apply to all roles within that entity.</w:t>
      </w:r>
      <w:r w:rsidR="008E21D9">
        <w:rPr>
          <w:rFonts w:ascii="Calibri" w:hAnsi="Calibri" w:cs="Calibri"/>
          <w:color w:val="000000" w:themeColor="text1"/>
          <w:sz w:val="22"/>
          <w:szCs w:val="22"/>
        </w:rPr>
        <w:br/>
      </w:r>
      <w:r w:rsidRPr="008E21D9" w:rsidR="008E21D9">
        <w:rPr>
          <w:rFonts w:ascii="Calibri" w:hAnsi="Calibri" w:cs="Calibri"/>
          <w:sz w:val="22"/>
          <w:szCs w:val="22"/>
        </w:rPr>
        <w:t xml:space="preserve">When a </w:t>
      </w:r>
      <w:r w:rsidRPr="008E21D9" w:rsidR="008E21D9">
        <w:rPr>
          <w:rStyle w:val="Strong"/>
          <w:rFonts w:ascii="Calibri" w:hAnsi="Calibri" w:cs="Calibri" w:eastAsiaTheme="majorEastAsia"/>
          <w:sz w:val="22"/>
          <w:szCs w:val="22"/>
        </w:rPr>
        <w:t>new role is created</w:t>
      </w:r>
      <w:r w:rsidRPr="008E21D9" w:rsidR="008E21D9">
        <w:rPr>
          <w:rFonts w:ascii="Calibri" w:hAnsi="Calibri" w:cs="Calibri"/>
          <w:sz w:val="22"/>
          <w:szCs w:val="22"/>
        </w:rPr>
        <w:t xml:space="preserve">, the system assigns a </w:t>
      </w:r>
      <w:r w:rsidRPr="008E21D9" w:rsidR="008E21D9">
        <w:rPr>
          <w:rStyle w:val="Strong"/>
          <w:rFonts w:ascii="Calibri" w:hAnsi="Calibri" w:cs="Calibri" w:eastAsiaTheme="majorEastAsia"/>
          <w:sz w:val="22"/>
          <w:szCs w:val="22"/>
        </w:rPr>
        <w:t>default communication profile</w:t>
      </w:r>
      <w:r w:rsidRPr="008E21D9" w:rsidR="008E21D9">
        <w:rPr>
          <w:rFonts w:ascii="Calibri" w:hAnsi="Calibri" w:cs="Calibri"/>
          <w:sz w:val="22"/>
          <w:szCs w:val="22"/>
        </w:rPr>
        <w:t xml:space="preserve"> that only the </w:t>
      </w:r>
      <w:r w:rsidRPr="008E21D9" w:rsidR="008E21D9">
        <w:rPr>
          <w:rStyle w:val="Strong"/>
          <w:rFonts w:ascii="Calibri" w:hAnsi="Calibri" w:cs="Calibri" w:eastAsiaTheme="majorEastAsia"/>
          <w:sz w:val="22"/>
          <w:szCs w:val="22"/>
        </w:rPr>
        <w:t>Entity Owner</w:t>
      </w:r>
      <w:r w:rsidRPr="008E21D9" w:rsidR="008E21D9">
        <w:rPr>
          <w:rFonts w:ascii="Calibri" w:hAnsi="Calibri" w:cs="Calibri"/>
          <w:sz w:val="22"/>
          <w:szCs w:val="22"/>
        </w:rPr>
        <w:t xml:space="preserve"> can modify. This ensures that:</w:t>
      </w:r>
    </w:p>
    <w:p w:rsidRPr="008E21D9" w:rsidR="008E21D9" w:rsidP="004D0259" w:rsidRDefault="008E21D9" w14:paraId="6E74B264" w14:textId="77777777">
      <w:pPr>
        <w:pStyle w:val="NormalWeb"/>
        <w:numPr>
          <w:ilvl w:val="1"/>
          <w:numId w:val="101"/>
        </w:numPr>
        <w:spacing w:line="300" w:lineRule="atLeast"/>
        <w:rPr>
          <w:rFonts w:ascii="Calibri" w:hAnsi="Calibri" w:cs="Calibri"/>
          <w:color w:val="000000" w:themeColor="text1"/>
          <w:sz w:val="22"/>
          <w:szCs w:val="22"/>
        </w:rPr>
      </w:pPr>
      <w:r w:rsidRPr="008E21D9">
        <w:rPr>
          <w:rStyle w:val="Strong"/>
          <w:rFonts w:ascii="Calibri" w:hAnsi="Calibri" w:cs="Calibri" w:eastAsiaTheme="majorEastAsia"/>
          <w:sz w:val="22"/>
          <w:szCs w:val="22"/>
        </w:rPr>
        <w:t>Communication types</w:t>
      </w:r>
      <w:r w:rsidRPr="008E21D9">
        <w:rPr>
          <w:rFonts w:ascii="Calibri" w:hAnsi="Calibri" w:cs="Calibri"/>
          <w:sz w:val="22"/>
          <w:szCs w:val="22"/>
        </w:rPr>
        <w:t xml:space="preserve"> (e.g., transactional, operational, promotional, pricing &amp; packaging)</w:t>
      </w:r>
      <w:r w:rsidRPr="008E21D9">
        <w:rPr>
          <w:rFonts w:ascii="Calibri" w:hAnsi="Calibri" w:cs="Calibri"/>
          <w:sz w:val="22"/>
          <w:szCs w:val="22"/>
        </w:rPr>
        <w:br/>
      </w:r>
      <w:r w:rsidRPr="008E21D9">
        <w:rPr>
          <w:rFonts w:ascii="Calibri" w:hAnsi="Calibri" w:cs="Calibri"/>
          <w:sz w:val="22"/>
          <w:szCs w:val="22"/>
        </w:rPr>
        <w:t xml:space="preserve">are governed at the </w:t>
      </w:r>
      <w:r w:rsidRPr="008E21D9">
        <w:rPr>
          <w:rStyle w:val="Strong"/>
          <w:rFonts w:ascii="Calibri" w:hAnsi="Calibri" w:cs="Calibri" w:eastAsiaTheme="majorEastAsia"/>
          <w:sz w:val="22"/>
          <w:szCs w:val="22"/>
        </w:rPr>
        <w:t>entity level</w:t>
      </w:r>
      <w:r w:rsidRPr="008E21D9">
        <w:rPr>
          <w:rFonts w:ascii="Calibri" w:hAnsi="Calibri" w:cs="Calibri"/>
          <w:sz w:val="22"/>
          <w:szCs w:val="22"/>
        </w:rPr>
        <w:t xml:space="preserve"> and remain consistent with business rules.</w:t>
      </w:r>
    </w:p>
    <w:p w:rsidR="00B8624B" w:rsidP="004D0259" w:rsidRDefault="008E21D9" w14:paraId="39669799" w14:textId="77777777">
      <w:pPr>
        <w:pStyle w:val="NormalWeb"/>
        <w:numPr>
          <w:ilvl w:val="1"/>
          <w:numId w:val="101"/>
        </w:numPr>
        <w:spacing w:line="300" w:lineRule="atLeast"/>
        <w:rPr>
          <w:rStyle w:val="Strong"/>
          <w:rFonts w:ascii="Calibri" w:hAnsi="Calibri" w:cs="Calibri"/>
          <w:b w:val="0"/>
          <w:bCs w:val="0"/>
          <w:color w:val="000000" w:themeColor="text1"/>
          <w:sz w:val="22"/>
          <w:szCs w:val="22"/>
        </w:rPr>
      </w:pPr>
      <w:r w:rsidRPr="008E21D9">
        <w:rPr>
          <w:rStyle w:val="Strong"/>
          <w:rFonts w:ascii="Calibri" w:hAnsi="Calibri" w:cs="Calibri" w:eastAsiaTheme="majorEastAsia"/>
          <w:sz w:val="22"/>
          <w:szCs w:val="22"/>
        </w:rPr>
        <w:t>Individual users</w:t>
      </w:r>
      <w:r w:rsidRPr="008E21D9">
        <w:rPr>
          <w:rFonts w:ascii="Calibri" w:hAnsi="Calibri" w:cs="Calibri"/>
          <w:sz w:val="22"/>
          <w:szCs w:val="22"/>
        </w:rPr>
        <w:t xml:space="preserve"> can customize their </w:t>
      </w:r>
      <w:r w:rsidRPr="008E21D9">
        <w:rPr>
          <w:rStyle w:val="Strong"/>
          <w:rFonts w:ascii="Calibri" w:hAnsi="Calibri" w:cs="Calibri" w:eastAsiaTheme="majorEastAsia"/>
          <w:sz w:val="22"/>
          <w:szCs w:val="22"/>
        </w:rPr>
        <w:t>personal channel preferences</w:t>
      </w:r>
      <w:r w:rsidRPr="008E21D9">
        <w:rPr>
          <w:rFonts w:ascii="Calibri" w:hAnsi="Calibri" w:cs="Calibri"/>
          <w:sz w:val="22"/>
          <w:szCs w:val="22"/>
        </w:rPr>
        <w:t xml:space="preserve"> (e.g., email, push, in</w:t>
      </w:r>
      <w:r w:rsidRPr="008E21D9">
        <w:rPr>
          <w:rFonts w:ascii="Calibri" w:hAnsi="Calibri" w:cs="Calibri"/>
          <w:sz w:val="22"/>
          <w:szCs w:val="22"/>
        </w:rPr>
        <w:noBreakHyphen/>
      </w:r>
      <w:r w:rsidRPr="008E21D9">
        <w:rPr>
          <w:rFonts w:ascii="Calibri" w:hAnsi="Calibri" w:cs="Calibri"/>
          <w:sz w:val="22"/>
          <w:szCs w:val="22"/>
        </w:rPr>
        <w:t xml:space="preserve">app, regional messengers) but </w:t>
      </w:r>
      <w:r w:rsidRPr="008E21D9">
        <w:rPr>
          <w:rStyle w:val="Strong"/>
          <w:rFonts w:ascii="Calibri" w:hAnsi="Calibri" w:cs="Calibri" w:eastAsiaTheme="majorEastAsia"/>
          <w:sz w:val="22"/>
          <w:szCs w:val="22"/>
        </w:rPr>
        <w:t>cannot override entity</w:t>
      </w:r>
      <w:r w:rsidRPr="008E21D9">
        <w:rPr>
          <w:rStyle w:val="Strong"/>
          <w:rFonts w:ascii="Calibri" w:hAnsi="Calibri" w:cs="Calibri" w:eastAsiaTheme="majorEastAsia"/>
          <w:sz w:val="22"/>
          <w:szCs w:val="22"/>
        </w:rPr>
        <w:noBreakHyphen/>
      </w:r>
      <w:r w:rsidRPr="008E21D9">
        <w:rPr>
          <w:rStyle w:val="Strong"/>
          <w:rFonts w:ascii="Calibri" w:hAnsi="Calibri" w:cs="Calibri" w:eastAsiaTheme="majorEastAsia"/>
          <w:sz w:val="22"/>
          <w:szCs w:val="22"/>
        </w:rPr>
        <w:t>level communication type settings</w:t>
      </w:r>
      <w:r w:rsidR="00B8624B">
        <w:rPr>
          <w:rStyle w:val="Strong"/>
          <w:rFonts w:ascii="Calibri" w:hAnsi="Calibri" w:cs="Calibri" w:eastAsiaTheme="majorEastAsia"/>
          <w:sz w:val="22"/>
          <w:szCs w:val="22"/>
        </w:rPr>
        <w:t>.</w:t>
      </w:r>
    </w:p>
    <w:p w:rsidRPr="00B8624B" w:rsidR="00957439" w:rsidP="00B8624B" w:rsidRDefault="00957439" w14:paraId="42AE59AC" w14:textId="61EF6E47">
      <w:pPr>
        <w:pStyle w:val="NormalWeb"/>
        <w:spacing w:line="300" w:lineRule="atLeast"/>
        <w:ind w:left="720"/>
        <w:rPr>
          <w:rFonts w:ascii="Calibri" w:hAnsi="Calibri" w:cs="Calibri"/>
          <w:color w:val="000000" w:themeColor="text1"/>
          <w:sz w:val="22"/>
          <w:szCs w:val="22"/>
        </w:rPr>
      </w:pPr>
      <w:r w:rsidRPr="00B8624B">
        <w:rPr>
          <w:rFonts w:ascii="Calibri" w:hAnsi="Calibri" w:cs="Calibri"/>
          <w:color w:val="000000" w:themeColor="text1"/>
          <w:sz w:val="22"/>
          <w:szCs w:val="22"/>
        </w:rPr>
        <w:br/>
      </w:r>
      <w:r w:rsidRPr="00B8624B">
        <w:rPr>
          <w:rFonts w:ascii="Calibri" w:hAnsi="Calibri" w:cs="Calibri"/>
          <w:color w:val="000000" w:themeColor="text1"/>
          <w:sz w:val="22"/>
          <w:szCs w:val="22"/>
        </w:rPr>
        <w:t>In multi</w:t>
      </w:r>
      <w:r w:rsidRPr="00B8624B">
        <w:rPr>
          <w:rFonts w:ascii="Calibri" w:hAnsi="Calibri" w:cs="Calibri"/>
          <w:color w:val="000000" w:themeColor="text1"/>
          <w:sz w:val="22"/>
          <w:szCs w:val="22"/>
        </w:rPr>
        <w:noBreakHyphen/>
      </w:r>
      <w:r w:rsidRPr="00B8624B">
        <w:rPr>
          <w:rFonts w:ascii="Calibri" w:hAnsi="Calibri" w:cs="Calibri"/>
          <w:color w:val="000000" w:themeColor="text1"/>
          <w:sz w:val="22"/>
          <w:szCs w:val="22"/>
        </w:rPr>
        <w:t xml:space="preserve">application environments (such as </w:t>
      </w:r>
      <w:r w:rsidRPr="00B8624B">
        <w:rPr>
          <w:rStyle w:val="Strong"/>
          <w:rFonts w:ascii="Calibri" w:hAnsi="Calibri" w:cs="Calibri" w:eastAsiaTheme="majorEastAsia"/>
          <w:color w:val="000000" w:themeColor="text1"/>
          <w:sz w:val="22"/>
          <w:szCs w:val="22"/>
        </w:rPr>
        <w:t>Manager Account</w:t>
      </w:r>
      <w:r w:rsidRPr="00B8624B">
        <w:rPr>
          <w:rFonts w:ascii="Calibri" w:hAnsi="Calibri" w:cs="Calibri"/>
          <w:color w:val="000000" w:themeColor="text1"/>
          <w:sz w:val="22"/>
          <w:szCs w:val="22"/>
        </w:rPr>
        <w:t xml:space="preserve"> or </w:t>
      </w:r>
      <w:r w:rsidRPr="00B8624B">
        <w:rPr>
          <w:rStyle w:val="Strong"/>
          <w:rFonts w:ascii="Calibri" w:hAnsi="Calibri" w:cs="Calibri" w:eastAsiaTheme="majorEastAsia"/>
          <w:color w:val="000000" w:themeColor="text1"/>
          <w:sz w:val="22"/>
          <w:szCs w:val="22"/>
        </w:rPr>
        <w:t>Partner Admin</w:t>
      </w:r>
      <w:r w:rsidRPr="00B8624B">
        <w:rPr>
          <w:rFonts w:ascii="Calibri" w:hAnsi="Calibri" w:cs="Calibri"/>
          <w:color w:val="000000" w:themeColor="text1"/>
          <w:sz w:val="22"/>
          <w:szCs w:val="22"/>
        </w:rPr>
        <w:t xml:space="preserve">), the Preference Center applies the same </w:t>
      </w:r>
      <w:r w:rsidRPr="00B8624B">
        <w:rPr>
          <w:rStyle w:val="Strong"/>
          <w:rFonts w:ascii="Calibri" w:hAnsi="Calibri" w:cs="Calibri" w:eastAsiaTheme="majorEastAsia"/>
          <w:color w:val="000000" w:themeColor="text1"/>
          <w:sz w:val="22"/>
          <w:szCs w:val="22"/>
        </w:rPr>
        <w:t>role</w:t>
      </w:r>
      <w:r w:rsidRPr="00B8624B">
        <w:rPr>
          <w:rStyle w:val="Strong"/>
          <w:rFonts w:ascii="Calibri" w:hAnsi="Calibri" w:cs="Calibri" w:eastAsiaTheme="majorEastAsia"/>
          <w:color w:val="000000" w:themeColor="text1"/>
          <w:sz w:val="22"/>
          <w:szCs w:val="22"/>
        </w:rPr>
        <w:noBreakHyphen/>
      </w:r>
      <w:r w:rsidRPr="00B8624B">
        <w:rPr>
          <w:rStyle w:val="Strong"/>
          <w:rFonts w:ascii="Calibri" w:hAnsi="Calibri" w:cs="Calibri" w:eastAsiaTheme="majorEastAsia"/>
          <w:color w:val="000000" w:themeColor="text1"/>
          <w:sz w:val="22"/>
          <w:szCs w:val="22"/>
        </w:rPr>
        <w:t xml:space="preserve"> and application</w:t>
      </w:r>
      <w:r w:rsidRPr="00B8624B">
        <w:rPr>
          <w:rStyle w:val="Strong"/>
          <w:rFonts w:ascii="Calibri" w:hAnsi="Calibri" w:cs="Calibri" w:eastAsiaTheme="majorEastAsia"/>
          <w:color w:val="000000" w:themeColor="text1"/>
          <w:sz w:val="22"/>
          <w:szCs w:val="22"/>
        </w:rPr>
        <w:noBreakHyphen/>
      </w:r>
      <w:r w:rsidRPr="00B8624B">
        <w:rPr>
          <w:rStyle w:val="Strong"/>
          <w:rFonts w:ascii="Calibri" w:hAnsi="Calibri" w:cs="Calibri" w:eastAsiaTheme="majorEastAsia"/>
          <w:color w:val="000000" w:themeColor="text1"/>
          <w:sz w:val="22"/>
          <w:szCs w:val="22"/>
        </w:rPr>
        <w:t>aware rules</w:t>
      </w:r>
      <w:r w:rsidRPr="00B8624B">
        <w:rPr>
          <w:rFonts w:ascii="Calibri" w:hAnsi="Calibri" w:cs="Calibri"/>
          <w:color w:val="000000" w:themeColor="text1"/>
          <w:sz w:val="22"/>
          <w:szCs w:val="22"/>
        </w:rPr>
        <w:t>. Each application retrieves the unified preference state through CEP and displays only the options relevant to the user’s role and the functions available in that environment.</w:t>
      </w:r>
    </w:p>
    <w:p w:rsidRPr="007706DE" w:rsidR="001564D7" w:rsidP="001564D7" w:rsidRDefault="001564D7" w14:paraId="1265817F" w14:textId="7AC88794">
      <w:pPr>
        <w:pStyle w:val="NormalWeb"/>
        <w:spacing w:line="300" w:lineRule="atLeast"/>
        <w:rPr>
          <w:rFonts w:ascii="Calibri" w:hAnsi="Calibri" w:cs="Calibri"/>
          <w:color w:val="000000" w:themeColor="text1"/>
          <w:sz w:val="22"/>
          <w:szCs w:val="22"/>
        </w:rPr>
      </w:pPr>
      <w:r>
        <w:rPr>
          <w:rFonts w:ascii="Calibri" w:hAnsi="Calibri" w:cs="Calibri"/>
          <w:color w:val="000000" w:themeColor="text1"/>
          <w:sz w:val="22"/>
          <w:szCs w:val="22"/>
        </w:rPr>
        <w:t>[Insert Wireframe]</w:t>
      </w:r>
    </w:p>
    <w:p w:rsidR="00957439" w:rsidP="00957439" w:rsidRDefault="00957439" w14:paraId="7696AAD5" w14:textId="77777777">
      <w:pPr>
        <w:rPr>
          <w:rStyle w:val="Strong"/>
          <w:rFonts w:ascii="Calibri" w:hAnsi="Calibri" w:cs="Calibri"/>
          <w:color w:val="000000" w:themeColor="text1"/>
          <w:sz w:val="22"/>
          <w:szCs w:val="22"/>
        </w:rPr>
      </w:pPr>
      <w:r w:rsidRPr="007706DE">
        <w:rPr>
          <w:rStyle w:val="Strong"/>
          <w:rFonts w:ascii="Calibri" w:hAnsi="Calibri" w:cs="Calibri"/>
          <w:b w:val="0"/>
          <w:bCs w:val="0"/>
          <w:color w:val="000000" w:themeColor="text1"/>
          <w:sz w:val="22"/>
          <w:szCs w:val="22"/>
        </w:rPr>
        <w:t xml:space="preserve">e. </w:t>
      </w:r>
      <w:r w:rsidRPr="007706DE">
        <w:rPr>
          <w:rStyle w:val="Strong"/>
          <w:rFonts w:ascii="Calibri" w:hAnsi="Calibri" w:cs="Calibri"/>
          <w:color w:val="000000" w:themeColor="text1"/>
          <w:sz w:val="22"/>
          <w:szCs w:val="22"/>
        </w:rPr>
        <w:t>Decisions, Risks &amp; Open Questions</w:t>
      </w:r>
    </w:p>
    <w:p w:rsidRPr="007706DE" w:rsidR="00957439" w:rsidP="00957439" w:rsidRDefault="00957439" w14:paraId="0594813B" w14:textId="77777777"/>
    <w:p w:rsidRPr="007706DE" w:rsidR="00957439" w:rsidP="00957439" w:rsidRDefault="00957439" w14:paraId="0D24AAAA" w14:textId="77777777">
      <w:r w:rsidRPr="007706DE">
        <w:rPr>
          <w:rStyle w:val="Strong"/>
          <w:rFonts w:ascii="Calibri" w:hAnsi="Calibri" w:cs="Calibri"/>
          <w:color w:val="000000" w:themeColor="text1"/>
          <w:sz w:val="22"/>
          <w:szCs w:val="22"/>
        </w:rPr>
        <w:t>Decisions</w:t>
      </w:r>
    </w:p>
    <w:p w:rsidRPr="007706DE" w:rsidR="00957439" w:rsidP="004D0259" w:rsidRDefault="00957439" w14:paraId="54A45865" w14:textId="77777777">
      <w:pPr>
        <w:pStyle w:val="NormalWeb"/>
        <w:numPr>
          <w:ilvl w:val="0"/>
          <w:numId w:val="10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Placement and UX for the Preference Center across Web, Mobile, Manager Account, and Partner Admin</w:t>
      </w:r>
    </w:p>
    <w:p w:rsidRPr="007706DE" w:rsidR="00957439" w:rsidP="004D0259" w:rsidRDefault="00957439" w14:paraId="5708AD78" w14:textId="77777777">
      <w:pPr>
        <w:pStyle w:val="NormalWeb"/>
        <w:numPr>
          <w:ilvl w:val="0"/>
          <w:numId w:val="10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Ownership for </w:t>
      </w:r>
      <w:r w:rsidRPr="007706DE">
        <w:rPr>
          <w:rStyle w:val="Strong"/>
          <w:rFonts w:ascii="Calibri" w:hAnsi="Calibri" w:cs="Calibri" w:eastAsiaTheme="majorEastAsia"/>
          <w:color w:val="000000" w:themeColor="text1"/>
          <w:sz w:val="22"/>
          <w:szCs w:val="22"/>
        </w:rPr>
        <w:t>category taxonomy</w:t>
      </w:r>
      <w:r w:rsidRPr="007706DE">
        <w:rPr>
          <w:rFonts w:ascii="Calibri" w:hAnsi="Calibri" w:cs="Calibri"/>
          <w:color w:val="000000" w:themeColor="text1"/>
          <w:sz w:val="22"/>
          <w:szCs w:val="22"/>
        </w:rPr>
        <w:t>, consent types, and phrasing standards</w:t>
      </w:r>
    </w:p>
    <w:p w:rsidRPr="007706DE" w:rsidR="00957439" w:rsidP="004D0259" w:rsidRDefault="00957439" w14:paraId="0E8C7466" w14:textId="77777777">
      <w:pPr>
        <w:pStyle w:val="NormalWeb"/>
        <w:numPr>
          <w:ilvl w:val="0"/>
          <w:numId w:val="101"/>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Digest cadence</w:t>
      </w:r>
      <w:r w:rsidRPr="007706DE">
        <w:rPr>
          <w:rFonts w:ascii="Calibri" w:hAnsi="Calibri" w:cs="Calibri"/>
          <w:color w:val="000000" w:themeColor="text1"/>
          <w:sz w:val="22"/>
          <w:szCs w:val="22"/>
        </w:rPr>
        <w:t xml:space="preserve"> (daily/weekly/monthly) and eligibility logic</w:t>
      </w:r>
    </w:p>
    <w:p w:rsidRPr="007706DE" w:rsidR="00957439" w:rsidP="004D0259" w:rsidRDefault="00957439" w14:paraId="52B3E3D8" w14:textId="427BF8CA">
      <w:pPr>
        <w:pStyle w:val="NormalWeb"/>
        <w:numPr>
          <w:ilvl w:val="0"/>
          <w:numId w:val="101"/>
        </w:numPr>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Definition of </w:t>
      </w:r>
      <w:r w:rsidRPr="007706DE">
        <w:rPr>
          <w:rStyle w:val="Strong"/>
          <w:rFonts w:ascii="Calibri" w:hAnsi="Calibri" w:cs="Calibri" w:eastAsiaTheme="majorEastAsia"/>
          <w:color w:val="000000" w:themeColor="text1"/>
          <w:sz w:val="22"/>
          <w:szCs w:val="22"/>
        </w:rPr>
        <w:t>quiet hours</w:t>
      </w:r>
      <w:r w:rsidRPr="007706DE">
        <w:rPr>
          <w:rFonts w:ascii="Calibri" w:hAnsi="Calibri" w:cs="Calibri"/>
          <w:color w:val="000000" w:themeColor="text1"/>
          <w:sz w:val="22"/>
          <w:szCs w:val="22"/>
        </w:rPr>
        <w:t>, frequency controls, and channel</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level rules per market</w:t>
      </w:r>
    </w:p>
    <w:p w:rsidRPr="007706DE" w:rsidR="00957439" w:rsidP="00957439" w:rsidRDefault="00957439" w14:paraId="29BED649" w14:textId="77777777">
      <w:pPr>
        <w:rPr>
          <w:rStyle w:val="Strong"/>
          <w:rFonts w:ascii="Calibri" w:hAnsi="Calibri" w:cs="Calibri"/>
          <w:color w:val="000000" w:themeColor="text1"/>
          <w:sz w:val="22"/>
          <w:szCs w:val="22"/>
        </w:rPr>
      </w:pPr>
      <w:r w:rsidRPr="007706DE">
        <w:rPr>
          <w:rStyle w:val="Strong"/>
          <w:rFonts w:ascii="Calibri" w:hAnsi="Calibri" w:cs="Calibri"/>
          <w:color w:val="000000" w:themeColor="text1"/>
          <w:sz w:val="22"/>
          <w:szCs w:val="22"/>
        </w:rPr>
        <w:t>Risks</w:t>
      </w:r>
    </w:p>
    <w:p w:rsidRPr="007706DE" w:rsidR="00957439" w:rsidP="004D0259" w:rsidRDefault="00957439" w14:paraId="51463533" w14:textId="77777777">
      <w:pPr>
        <w:pStyle w:val="Heading3"/>
        <w:numPr>
          <w:ilvl w:val="0"/>
          <w:numId w:val="102"/>
        </w:numPr>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Legacy Preference Center architecture requires a </w:t>
      </w:r>
      <w:r w:rsidRPr="007706DE">
        <w:rPr>
          <w:rStyle w:val="Strong"/>
          <w:rFonts w:ascii="Calibri" w:hAnsi="Calibri" w:cs="Calibri"/>
          <w:color w:val="000000" w:themeColor="text1"/>
          <w:sz w:val="22"/>
          <w:szCs w:val="22"/>
        </w:rPr>
        <w:t>full redesign</w:t>
      </w:r>
      <w:r w:rsidRPr="007706DE">
        <w:rPr>
          <w:rFonts w:ascii="Calibri" w:hAnsi="Calibri" w:cs="Calibri"/>
          <w:color w:val="000000" w:themeColor="text1"/>
          <w:sz w:val="22"/>
          <w:szCs w:val="22"/>
        </w:rPr>
        <w:t xml:space="preserve"> to support application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aware and role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aware behavior.</w:t>
      </w:r>
    </w:p>
    <w:p w:rsidRPr="007706DE" w:rsidR="00957439" w:rsidP="004D0259" w:rsidRDefault="00957439" w14:paraId="0D73C7B0" w14:textId="77777777">
      <w:pPr>
        <w:pStyle w:val="Heading3"/>
        <w:numPr>
          <w:ilvl w:val="0"/>
          <w:numId w:val="102"/>
        </w:numPr>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Preference capabilities (</w:t>
      </w:r>
      <w:r w:rsidRPr="007706DE">
        <w:rPr>
          <w:rStyle w:val="Strong"/>
          <w:rFonts w:ascii="Calibri" w:hAnsi="Calibri" w:cs="Calibri"/>
          <w:color w:val="000000" w:themeColor="text1"/>
          <w:sz w:val="22"/>
          <w:szCs w:val="22"/>
        </w:rPr>
        <w:t>frequency, digests, channel</w:t>
      </w:r>
      <w:r w:rsidRPr="007706DE">
        <w:rPr>
          <w:rStyle w:val="Strong"/>
          <w:rFonts w:ascii="Calibri" w:hAnsi="Calibri" w:cs="Calibri"/>
          <w:color w:val="000000" w:themeColor="text1"/>
          <w:sz w:val="22"/>
          <w:szCs w:val="22"/>
        </w:rPr>
        <w:noBreakHyphen/>
      </w:r>
      <w:r w:rsidRPr="007706DE">
        <w:rPr>
          <w:rStyle w:val="Strong"/>
          <w:rFonts w:ascii="Calibri" w:hAnsi="Calibri" w:cs="Calibri"/>
          <w:color w:val="000000" w:themeColor="text1"/>
          <w:sz w:val="22"/>
          <w:szCs w:val="22"/>
        </w:rPr>
        <w:t>level settings</w:t>
      </w:r>
      <w:r w:rsidRPr="007706DE">
        <w:rPr>
          <w:rFonts w:ascii="Calibri" w:hAnsi="Calibri" w:cs="Calibri"/>
          <w:color w:val="000000" w:themeColor="text1"/>
          <w:sz w:val="22"/>
          <w:szCs w:val="22"/>
        </w:rPr>
        <w:t>) depend on recreation of communications in Braze</w:t>
      </w:r>
    </w:p>
    <w:p w:rsidRPr="007706DE" w:rsidR="00957439" w:rsidP="004D0259" w:rsidRDefault="00957439" w14:paraId="2DC05C77" w14:textId="77777777">
      <w:pPr>
        <w:pStyle w:val="Heading3"/>
        <w:numPr>
          <w:ilvl w:val="0"/>
          <w:numId w:val="102"/>
        </w:numPr>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Delays in </w:t>
      </w:r>
      <w:r w:rsidRPr="007706DE">
        <w:rPr>
          <w:rStyle w:val="Strong"/>
          <w:rFonts w:ascii="Calibri" w:hAnsi="Calibri" w:cs="Calibri"/>
          <w:color w:val="000000" w:themeColor="text1"/>
          <w:sz w:val="22"/>
          <w:szCs w:val="22"/>
        </w:rPr>
        <w:t>role model readiness</w:t>
      </w:r>
      <w:r w:rsidRPr="007706DE">
        <w:rPr>
          <w:rFonts w:ascii="Calibri" w:hAnsi="Calibri" w:cs="Calibri"/>
          <w:color w:val="000000" w:themeColor="text1"/>
          <w:sz w:val="22"/>
          <w:szCs w:val="22"/>
        </w:rPr>
        <w:t xml:space="preserve"> may postpone rollout of role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aware preferences.</w:t>
      </w:r>
    </w:p>
    <w:p w:rsidRPr="007706DE" w:rsidR="00957439" w:rsidP="004D0259" w:rsidRDefault="00957439" w14:paraId="7D78A92C" w14:textId="75F8E5EA">
      <w:pPr>
        <w:pStyle w:val="Heading3"/>
        <w:numPr>
          <w:ilvl w:val="0"/>
          <w:numId w:val="102"/>
        </w:numPr>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Localization and regional compliance requirements may create inconsistency if not standardize.</w:t>
      </w:r>
    </w:p>
    <w:p w:rsidRPr="007706DE" w:rsidR="00957439" w:rsidP="004D0259" w:rsidRDefault="00957439" w14:paraId="7BBE3529" w14:textId="689932D9">
      <w:pPr>
        <w:pStyle w:val="Heading3"/>
        <w:numPr>
          <w:ilvl w:val="0"/>
          <w:numId w:val="102"/>
        </w:numPr>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Regulatory constraints may conflict with </w:t>
      </w:r>
      <w:r w:rsidRPr="007706DE">
        <w:rPr>
          <w:rStyle w:val="Strong"/>
          <w:rFonts w:ascii="Calibri" w:hAnsi="Calibri" w:cs="Calibri"/>
          <w:color w:val="000000" w:themeColor="text1"/>
          <w:sz w:val="22"/>
          <w:szCs w:val="22"/>
        </w:rPr>
        <w:t>frequency limits</w:t>
      </w:r>
      <w:r w:rsidRPr="007706DE">
        <w:rPr>
          <w:rFonts w:ascii="Calibri" w:hAnsi="Calibri" w:cs="Calibri"/>
          <w:color w:val="000000" w:themeColor="text1"/>
          <w:sz w:val="22"/>
          <w:szCs w:val="22"/>
        </w:rPr>
        <w:t xml:space="preserve"> or </w:t>
      </w:r>
      <w:r w:rsidRPr="007706DE">
        <w:rPr>
          <w:rStyle w:val="Strong"/>
          <w:rFonts w:ascii="Calibri" w:hAnsi="Calibri" w:cs="Calibri"/>
          <w:color w:val="000000" w:themeColor="text1"/>
          <w:sz w:val="22"/>
          <w:szCs w:val="22"/>
        </w:rPr>
        <w:t>quiet hours.</w:t>
      </w:r>
    </w:p>
    <w:p w:rsidR="00957439" w:rsidP="004D0259" w:rsidRDefault="00957439" w14:paraId="4CAFCF9A" w14:textId="58409DCD">
      <w:pPr>
        <w:pStyle w:val="Heading3"/>
        <w:numPr>
          <w:ilvl w:val="0"/>
          <w:numId w:val="102"/>
        </w:numPr>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Legacy senders bypassing CEP may cause </w:t>
      </w:r>
      <w:r w:rsidRPr="007706DE">
        <w:rPr>
          <w:rStyle w:val="Strong"/>
          <w:rFonts w:ascii="Calibri" w:hAnsi="Calibri" w:cs="Calibri"/>
          <w:color w:val="000000" w:themeColor="text1"/>
          <w:sz w:val="22"/>
          <w:szCs w:val="22"/>
        </w:rPr>
        <w:t>preference drift</w:t>
      </w:r>
      <w:r w:rsidRPr="007706DE">
        <w:rPr>
          <w:rFonts w:ascii="Calibri" w:hAnsi="Calibri" w:cs="Calibri"/>
          <w:color w:val="000000" w:themeColor="text1"/>
          <w:sz w:val="22"/>
          <w:szCs w:val="22"/>
        </w:rPr>
        <w:t xml:space="preserve"> until fully decommissioned.</w:t>
      </w:r>
    </w:p>
    <w:p w:rsidRPr="00AF54C5" w:rsidR="00957439" w:rsidP="00957439" w:rsidRDefault="00957439" w14:paraId="101E8109" w14:textId="77777777"/>
    <w:p w:rsidRPr="007706DE" w:rsidR="00957439" w:rsidP="00957439" w:rsidRDefault="00957439" w14:paraId="12ACF3D5" w14:textId="77777777">
      <w:pPr>
        <w:rPr>
          <w:rStyle w:val="Strong"/>
          <w:rFonts w:ascii="Calibri" w:hAnsi="Calibri" w:cs="Calibri"/>
          <w:color w:val="000000" w:themeColor="text1"/>
          <w:sz w:val="22"/>
          <w:szCs w:val="22"/>
        </w:rPr>
      </w:pPr>
      <w:r w:rsidRPr="007706DE">
        <w:rPr>
          <w:rStyle w:val="Strong"/>
          <w:rFonts w:ascii="Calibri" w:hAnsi="Calibri" w:cs="Calibri"/>
          <w:color w:val="000000" w:themeColor="text1"/>
          <w:sz w:val="22"/>
          <w:szCs w:val="22"/>
        </w:rPr>
        <w:t>Open Questions</w:t>
      </w:r>
    </w:p>
    <w:p w:rsidRPr="007706DE" w:rsidR="00957439" w:rsidP="004D0259" w:rsidRDefault="00957439" w14:paraId="75154A93" w14:textId="77777777">
      <w:pPr>
        <w:pStyle w:val="Heading3"/>
        <w:numPr>
          <w:ilvl w:val="0"/>
          <w:numId w:val="103"/>
        </w:numPr>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Whether certain regulated markets require </w:t>
      </w:r>
      <w:r w:rsidRPr="007706DE">
        <w:rPr>
          <w:rStyle w:val="Strong"/>
          <w:rFonts w:ascii="Calibri" w:hAnsi="Calibri" w:cs="Calibri"/>
          <w:color w:val="000000" w:themeColor="text1"/>
          <w:sz w:val="22"/>
          <w:szCs w:val="22"/>
        </w:rPr>
        <w:t>mandatory messages</w:t>
      </w:r>
      <w:r w:rsidRPr="007706DE">
        <w:rPr>
          <w:rFonts w:ascii="Calibri" w:hAnsi="Calibri" w:cs="Calibri"/>
          <w:color w:val="000000" w:themeColor="text1"/>
          <w:sz w:val="22"/>
          <w:szCs w:val="22"/>
        </w:rPr>
        <w:t xml:space="preserve"> regardless of user preferences</w:t>
      </w:r>
    </w:p>
    <w:p w:rsidRPr="007706DE" w:rsidR="00957439" w:rsidP="004D0259" w:rsidRDefault="00957439" w14:paraId="4B118F4B" w14:textId="29042E29">
      <w:pPr>
        <w:pStyle w:val="Heading3"/>
        <w:numPr>
          <w:ilvl w:val="0"/>
          <w:numId w:val="103"/>
        </w:numPr>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Alignment of </w:t>
      </w:r>
      <w:r w:rsidRPr="007706DE">
        <w:rPr>
          <w:rStyle w:val="Strong"/>
          <w:rFonts w:ascii="Calibri" w:hAnsi="Calibri" w:cs="Calibri"/>
          <w:color w:val="000000" w:themeColor="text1"/>
          <w:sz w:val="22"/>
          <w:szCs w:val="22"/>
        </w:rPr>
        <w:t>brand</w:t>
      </w:r>
      <w:r w:rsidRPr="007706DE">
        <w:rPr>
          <w:rStyle w:val="Strong"/>
          <w:rFonts w:ascii="Calibri" w:hAnsi="Calibri" w:cs="Calibri"/>
          <w:color w:val="000000" w:themeColor="text1"/>
          <w:sz w:val="22"/>
          <w:szCs w:val="22"/>
        </w:rPr>
        <w:noBreakHyphen/>
      </w:r>
      <w:r w:rsidRPr="007706DE">
        <w:rPr>
          <w:rStyle w:val="Strong"/>
          <w:rFonts w:ascii="Calibri" w:hAnsi="Calibri" w:cs="Calibri"/>
          <w:color w:val="000000" w:themeColor="text1"/>
          <w:sz w:val="22"/>
          <w:szCs w:val="22"/>
        </w:rPr>
        <w:t>level vs. product</w:t>
      </w:r>
      <w:r w:rsidRPr="007706DE">
        <w:rPr>
          <w:rStyle w:val="Strong"/>
          <w:rFonts w:ascii="Calibri" w:hAnsi="Calibri" w:cs="Calibri"/>
          <w:color w:val="000000" w:themeColor="text1"/>
          <w:sz w:val="22"/>
          <w:szCs w:val="22"/>
        </w:rPr>
        <w:noBreakHyphen/>
      </w:r>
      <w:r w:rsidRPr="007706DE">
        <w:rPr>
          <w:rStyle w:val="Strong"/>
          <w:rFonts w:ascii="Calibri" w:hAnsi="Calibri" w:cs="Calibri"/>
          <w:color w:val="000000" w:themeColor="text1"/>
          <w:sz w:val="22"/>
          <w:szCs w:val="22"/>
        </w:rPr>
        <w:t>level categories</w:t>
      </w:r>
      <w:r w:rsidRPr="007706DE">
        <w:rPr>
          <w:rFonts w:ascii="Calibri" w:hAnsi="Calibri" w:cs="Calibri"/>
          <w:color w:val="000000" w:themeColor="text1"/>
          <w:sz w:val="22"/>
          <w:szCs w:val="22"/>
        </w:rPr>
        <w:t xml:space="preserve"> across different regions</w:t>
      </w:r>
    </w:p>
    <w:p w:rsidRPr="007706DE" w:rsidR="00957439" w:rsidP="004D0259" w:rsidRDefault="00957439" w14:paraId="36668EA0" w14:textId="77777777">
      <w:pPr>
        <w:pStyle w:val="Heading3"/>
        <w:numPr>
          <w:ilvl w:val="0"/>
          <w:numId w:val="103"/>
        </w:numPr>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Whether role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 or entity</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based preferences require </w:t>
      </w:r>
      <w:r w:rsidRPr="007706DE">
        <w:rPr>
          <w:rStyle w:val="Strong"/>
          <w:rFonts w:ascii="Calibri" w:hAnsi="Calibri" w:cs="Calibri"/>
          <w:color w:val="000000" w:themeColor="text1"/>
          <w:sz w:val="22"/>
          <w:szCs w:val="22"/>
        </w:rPr>
        <w:t>market</w:t>
      </w:r>
      <w:r w:rsidRPr="007706DE">
        <w:rPr>
          <w:rStyle w:val="Strong"/>
          <w:rFonts w:ascii="Calibri" w:hAnsi="Calibri" w:cs="Calibri"/>
          <w:color w:val="000000" w:themeColor="text1"/>
          <w:sz w:val="22"/>
          <w:szCs w:val="22"/>
        </w:rPr>
        <w:noBreakHyphen/>
      </w:r>
      <w:r w:rsidRPr="007706DE">
        <w:rPr>
          <w:rStyle w:val="Strong"/>
          <w:rFonts w:ascii="Calibri" w:hAnsi="Calibri" w:cs="Calibri"/>
          <w:color w:val="000000" w:themeColor="text1"/>
          <w:sz w:val="22"/>
          <w:szCs w:val="22"/>
        </w:rPr>
        <w:t>specific legal review</w:t>
      </w:r>
    </w:p>
    <w:p w:rsidRPr="007706DE" w:rsidR="00957439" w:rsidP="004D0259" w:rsidRDefault="00957439" w14:paraId="407BE298" w14:textId="06F615FF">
      <w:pPr>
        <w:pStyle w:val="Heading3"/>
        <w:numPr>
          <w:ilvl w:val="0"/>
          <w:numId w:val="103"/>
        </w:numPr>
        <w:spacing w:before="0" w:after="0"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How digest preferences should surface across </w:t>
      </w:r>
      <w:r w:rsidRPr="007706DE">
        <w:rPr>
          <w:rStyle w:val="Strong"/>
          <w:rFonts w:ascii="Calibri" w:hAnsi="Calibri" w:cs="Calibri"/>
          <w:color w:val="000000" w:themeColor="text1"/>
          <w:sz w:val="22"/>
          <w:szCs w:val="22"/>
        </w:rPr>
        <w:t>Manager Account, Partner Admin</w:t>
      </w:r>
      <w:r w:rsidRPr="007706DE">
        <w:rPr>
          <w:rFonts w:ascii="Calibri" w:hAnsi="Calibri" w:cs="Calibri"/>
          <w:color w:val="000000" w:themeColor="text1"/>
          <w:sz w:val="22"/>
          <w:szCs w:val="22"/>
        </w:rPr>
        <w:t>, and other admin tools</w:t>
      </w:r>
    </w:p>
    <w:p w:rsidRPr="007706DE" w:rsidR="00957439" w:rsidP="00957439" w:rsidRDefault="00957439" w14:paraId="57C75679" w14:textId="144C7D5E">
      <w:pPr>
        <w:spacing w:line="300" w:lineRule="atLeast"/>
        <w:rPr>
          <w:rFonts w:ascii="Calibri" w:hAnsi="Calibri" w:cs="Calibri"/>
          <w:sz w:val="22"/>
          <w:szCs w:val="22"/>
        </w:rPr>
      </w:pPr>
    </w:p>
    <w:p w:rsidRPr="007706DE" w:rsidR="00957439" w:rsidP="00957439" w:rsidRDefault="00957439" w14:paraId="6944BCC5" w14:textId="38336CD4">
      <w:pPr>
        <w:pStyle w:val="Heading3"/>
        <w:rPr>
          <w:rFonts w:ascii="Calibri" w:hAnsi="Calibri" w:cs="Calibri"/>
        </w:rPr>
      </w:pPr>
      <w:r w:rsidRPr="007706DE">
        <w:rPr>
          <w:rStyle w:val="Strong"/>
          <w:rFonts w:ascii="Calibri" w:hAnsi="Calibri" w:cs="Calibri"/>
          <w:color w:val="000000" w:themeColor="text1"/>
          <w:sz w:val="22"/>
          <w:szCs w:val="22"/>
        </w:rPr>
        <w:br/>
      </w:r>
      <w:r w:rsidRPr="007706DE">
        <w:rPr>
          <w:rStyle w:val="Strong"/>
          <w:rFonts w:ascii="Calibri" w:hAnsi="Calibri" w:cs="Calibri"/>
          <w:color w:val="000000" w:themeColor="text1"/>
          <w:sz w:val="22"/>
          <w:szCs w:val="22"/>
        </w:rPr>
        <w:br/>
      </w:r>
      <w:r w:rsidRPr="007706DE">
        <w:rPr>
          <w:rStyle w:val="Strong"/>
          <w:rFonts w:ascii="Calibri" w:hAnsi="Calibri" w:cs="Calibri"/>
          <w:b w:val="0"/>
          <w:bCs w:val="0"/>
        </w:rPr>
        <w:t>11.4 Governance &amp; Compliance</w:t>
      </w:r>
    </w:p>
    <w:p w:rsidRPr="007706DE" w:rsidR="00957439" w:rsidP="00957439" w:rsidRDefault="00957439" w14:paraId="76F25055" w14:textId="206B9E08">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Governance ensures every communication—internal or external—is </w:t>
      </w:r>
      <w:r w:rsidRPr="007706DE">
        <w:rPr>
          <w:rStyle w:val="Strong"/>
          <w:rFonts w:ascii="Calibri" w:hAnsi="Calibri" w:cs="Calibri" w:eastAsiaTheme="majorEastAsia"/>
          <w:color w:val="000000" w:themeColor="text1"/>
          <w:sz w:val="22"/>
          <w:szCs w:val="22"/>
        </w:rPr>
        <w:t>consistent, compliant, explainable, measurable, and intentionally designed</w:t>
      </w:r>
      <w:r w:rsidRPr="007706DE">
        <w:rPr>
          <w:rFonts w:ascii="Calibri" w:hAnsi="Calibri" w:cs="Calibri"/>
          <w:color w:val="000000" w:themeColor="text1"/>
          <w:sz w:val="22"/>
          <w:szCs w:val="22"/>
        </w:rPr>
        <w:t xml:space="preserve">. It defines the rules for how communications are created, approved, routed, personalized, delivered, and monitored across </w:t>
      </w:r>
      <w:proofErr w:type="spellStart"/>
      <w:r w:rsidRPr="007706DE">
        <w:rPr>
          <w:rFonts w:ascii="Calibri" w:hAnsi="Calibri" w:cs="Calibri"/>
          <w:color w:val="000000" w:themeColor="text1"/>
          <w:sz w:val="22"/>
          <w:szCs w:val="22"/>
        </w:rPr>
        <w:t>Payoneer’s</w:t>
      </w:r>
      <w:proofErr w:type="spellEnd"/>
      <w:r w:rsidRPr="007706DE">
        <w:rPr>
          <w:rFonts w:ascii="Calibri" w:hAnsi="Calibri" w:cs="Calibri"/>
          <w:color w:val="000000" w:themeColor="text1"/>
          <w:sz w:val="22"/>
          <w:szCs w:val="22"/>
        </w:rPr>
        <w:t xml:space="preserve"> ecosystem. Governance eliminates shadow channels, enforces policy</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as</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code through CEP, and ensures every journey aligns with regulatory expectations, user preferences, and business objectives.</w:t>
      </w:r>
    </w:p>
    <w:p w:rsidRPr="007706DE" w:rsidR="00957439" w:rsidP="00957439" w:rsidRDefault="00957439" w14:paraId="4900BFD2"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Governance is organized into </w:t>
      </w:r>
      <w:r w:rsidRPr="007706DE">
        <w:rPr>
          <w:rStyle w:val="Strong"/>
          <w:rFonts w:ascii="Calibri" w:hAnsi="Calibri" w:cs="Calibri" w:eastAsiaTheme="majorEastAsia"/>
          <w:color w:val="000000" w:themeColor="text1"/>
          <w:sz w:val="22"/>
          <w:szCs w:val="22"/>
        </w:rPr>
        <w:t>five domains</w:t>
      </w:r>
      <w:r w:rsidRPr="007706DE">
        <w:rPr>
          <w:rFonts w:ascii="Calibri" w:hAnsi="Calibri" w:cs="Calibri"/>
          <w:color w:val="000000" w:themeColor="text1"/>
          <w:sz w:val="22"/>
          <w:szCs w:val="22"/>
        </w:rPr>
        <w:t>, each representing a critical control layer.</w:t>
      </w:r>
    </w:p>
    <w:p w:rsidRPr="007706DE" w:rsidR="00957439" w:rsidP="00957439" w:rsidRDefault="00957439" w14:paraId="3CCBA731" w14:textId="2D67B2DD">
      <w:pPr>
        <w:spacing w:line="300" w:lineRule="atLeast"/>
        <w:rPr>
          <w:rFonts w:ascii="Calibri" w:hAnsi="Calibri" w:cs="Calibri"/>
          <w:color w:val="000000" w:themeColor="text1"/>
          <w:sz w:val="22"/>
          <w:szCs w:val="22"/>
        </w:rPr>
      </w:pPr>
    </w:p>
    <w:p w:rsidRPr="006F1CA0" w:rsidR="00957439" w:rsidP="00957439" w:rsidRDefault="00957439" w14:paraId="6BD9DCB6" w14:textId="77777777">
      <w:r w:rsidRPr="006F1CA0">
        <w:rPr>
          <w:rStyle w:val="Strong"/>
          <w:rFonts w:ascii="Calibri" w:hAnsi="Calibri" w:cs="Calibri"/>
          <w:color w:val="000000" w:themeColor="text1"/>
          <w:sz w:val="22"/>
          <w:szCs w:val="22"/>
        </w:rPr>
        <w:t>Governance Domain 1 — Policy &amp; Standards Governance</w:t>
      </w:r>
    </w:p>
    <w:p w:rsidRPr="007706DE" w:rsidR="00957439" w:rsidP="00957439" w:rsidRDefault="00957439" w14:paraId="1FF5311F"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This domain defines the </w:t>
      </w:r>
      <w:r w:rsidRPr="007706DE">
        <w:rPr>
          <w:rStyle w:val="Strong"/>
          <w:rFonts w:ascii="Calibri" w:hAnsi="Calibri" w:cs="Calibri" w:eastAsiaTheme="majorEastAsia"/>
          <w:color w:val="000000" w:themeColor="text1"/>
          <w:sz w:val="22"/>
          <w:szCs w:val="22"/>
        </w:rPr>
        <w:t>rules of the communication ecosystem</w:t>
      </w:r>
      <w:r w:rsidRPr="007706DE">
        <w:rPr>
          <w:rFonts w:ascii="Calibri" w:hAnsi="Calibri" w:cs="Calibri"/>
          <w:color w:val="000000" w:themeColor="text1"/>
          <w:sz w:val="22"/>
          <w:szCs w:val="22"/>
        </w:rPr>
        <w:t xml:space="preserve"> and ensures they are </w:t>
      </w:r>
      <w:r w:rsidRPr="007706DE">
        <w:rPr>
          <w:rStyle w:val="Strong"/>
          <w:rFonts w:ascii="Calibri" w:hAnsi="Calibri" w:cs="Calibri" w:eastAsiaTheme="majorEastAsia"/>
          <w:color w:val="000000" w:themeColor="text1"/>
          <w:sz w:val="22"/>
          <w:szCs w:val="22"/>
        </w:rPr>
        <w:t>codified, enforced, and consistently applied</w:t>
      </w:r>
      <w:r w:rsidRPr="007706DE">
        <w:rPr>
          <w:rFonts w:ascii="Calibri" w:hAnsi="Calibri" w:cs="Calibri"/>
          <w:color w:val="000000" w:themeColor="text1"/>
          <w:sz w:val="22"/>
          <w:szCs w:val="22"/>
        </w:rPr>
        <w:t xml:space="preserve"> across journeys, channels, and surfaces.</w:t>
      </w:r>
    </w:p>
    <w:p w:rsidRPr="007706DE" w:rsidR="00957439" w:rsidP="004D0259" w:rsidRDefault="00957439" w14:paraId="1C6A479C" w14:textId="77777777">
      <w:pPr>
        <w:pStyle w:val="NormalWeb"/>
        <w:numPr>
          <w:ilvl w:val="0"/>
          <w:numId w:val="104"/>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Core components include:</w:t>
      </w:r>
    </w:p>
    <w:p w:rsidRPr="007706DE" w:rsidR="00957439" w:rsidP="004D0259" w:rsidRDefault="00957439" w14:paraId="3449DAE1" w14:textId="77777777">
      <w:pPr>
        <w:numPr>
          <w:ilvl w:val="1"/>
          <w:numId w:val="10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Communication Policy Book → </w:t>
      </w:r>
      <w:r w:rsidRPr="007706DE">
        <w:rPr>
          <w:rStyle w:val="Strong"/>
          <w:rFonts w:ascii="Calibri" w:hAnsi="Calibri" w:cs="Calibri" w:eastAsiaTheme="majorEastAsia"/>
          <w:color w:val="000000" w:themeColor="text1"/>
          <w:sz w:val="22"/>
          <w:szCs w:val="22"/>
        </w:rPr>
        <w:t>AI Governance Agent</w:t>
      </w:r>
      <w:r w:rsidRPr="007706DE">
        <w:rPr>
          <w:rFonts w:ascii="Calibri" w:hAnsi="Calibri" w:cs="Calibri"/>
          <w:color w:val="000000" w:themeColor="text1"/>
          <w:sz w:val="22"/>
          <w:szCs w:val="22"/>
        </w:rPr>
        <w:t xml:space="preserve"> enforcing rules in real time</w:t>
      </w:r>
    </w:p>
    <w:p w:rsidRPr="007706DE" w:rsidR="00957439" w:rsidP="004D0259" w:rsidRDefault="00957439" w14:paraId="75987C55" w14:textId="77777777">
      <w:pPr>
        <w:numPr>
          <w:ilvl w:val="1"/>
          <w:numId w:val="104"/>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Policy</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as</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code</w:t>
      </w:r>
      <w:r w:rsidRPr="007706DE">
        <w:rPr>
          <w:rFonts w:ascii="Calibri" w:hAnsi="Calibri" w:cs="Calibri"/>
          <w:color w:val="000000" w:themeColor="text1"/>
          <w:sz w:val="22"/>
          <w:szCs w:val="22"/>
        </w:rPr>
        <w:t>: governance encoded directly into CEP, templates, metadata, and validation steps</w:t>
      </w:r>
    </w:p>
    <w:p w:rsidRPr="007706DE" w:rsidR="00957439" w:rsidP="004D0259" w:rsidRDefault="00957439" w14:paraId="1B403BF2" w14:textId="77777777">
      <w:pPr>
        <w:numPr>
          <w:ilvl w:val="1"/>
          <w:numId w:val="10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Communication taxonomy (category, purpose, lifecycle stage, priority, regulatory flags)</w:t>
      </w:r>
    </w:p>
    <w:p w:rsidRPr="007706DE" w:rsidR="00957439" w:rsidP="004D0259" w:rsidRDefault="00957439" w14:paraId="0A486BCA" w14:textId="77777777">
      <w:pPr>
        <w:numPr>
          <w:ilvl w:val="1"/>
          <w:numId w:val="10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Naming standards, tagging rules, metadata schema</w:t>
      </w:r>
    </w:p>
    <w:p w:rsidRPr="007706DE" w:rsidR="00957439" w:rsidP="004D0259" w:rsidRDefault="00957439" w14:paraId="175BD2B1" w14:textId="77777777">
      <w:pPr>
        <w:numPr>
          <w:ilvl w:val="1"/>
          <w:numId w:val="10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Channel semantics and surface definitions</w:t>
      </w:r>
    </w:p>
    <w:p w:rsidRPr="007706DE" w:rsidR="00957439" w:rsidP="004D0259" w:rsidRDefault="00957439" w14:paraId="38AE8D85" w14:textId="77777777">
      <w:pPr>
        <w:numPr>
          <w:ilvl w:val="1"/>
          <w:numId w:val="10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Localization, translation, and regulatory phrasing standards</w:t>
      </w:r>
    </w:p>
    <w:p w:rsidRPr="007706DE" w:rsidR="00957439" w:rsidP="004D0259" w:rsidRDefault="00957439" w14:paraId="1B77EA28" w14:textId="77777777">
      <w:pPr>
        <w:numPr>
          <w:ilvl w:val="1"/>
          <w:numId w:val="10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Consent and preference rules (quiet hours, frequency, category selection)</w:t>
      </w:r>
    </w:p>
    <w:p w:rsidRPr="007706DE" w:rsidR="00957439" w:rsidP="004D0259" w:rsidRDefault="00957439" w14:paraId="625EB4E8" w14:textId="77777777">
      <w:pPr>
        <w:numPr>
          <w:ilvl w:val="1"/>
          <w:numId w:val="10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Suppression logic, fatigue rules, proportionality rules</w:t>
      </w:r>
    </w:p>
    <w:p w:rsidRPr="007706DE" w:rsidR="00957439" w:rsidP="004D0259" w:rsidRDefault="00957439" w14:paraId="0CEE229B" w14:textId="77777777">
      <w:pPr>
        <w:numPr>
          <w:ilvl w:val="1"/>
          <w:numId w:val="104"/>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ROI thresholds</w:t>
      </w:r>
      <w:r w:rsidRPr="007706DE">
        <w:rPr>
          <w:rFonts w:ascii="Calibri" w:hAnsi="Calibri" w:cs="Calibri"/>
          <w:color w:val="000000" w:themeColor="text1"/>
          <w:sz w:val="22"/>
          <w:szCs w:val="22"/>
        </w:rPr>
        <w:t xml:space="preserve"> and marginal</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lift requirements per category (promotional and operational)</w:t>
      </w:r>
    </w:p>
    <w:p w:rsidRPr="007706DE" w:rsidR="00957439" w:rsidP="004D0259" w:rsidRDefault="00957439" w14:paraId="7FE05321" w14:textId="77777777">
      <w:pPr>
        <w:numPr>
          <w:ilvl w:val="1"/>
          <w:numId w:val="10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Mandatory KPI linkage for every communication asset</w:t>
      </w:r>
    </w:p>
    <w:p w:rsidRPr="007706DE" w:rsidR="00957439" w:rsidP="004D0259" w:rsidRDefault="00957439" w14:paraId="1F8A266D" w14:textId="77777777">
      <w:pPr>
        <w:pStyle w:val="NormalWeb"/>
        <w:numPr>
          <w:ilvl w:val="0"/>
          <w:numId w:val="104"/>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What “policy</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as</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code” means:</w:t>
      </w:r>
      <w:r w:rsidRPr="007706DE">
        <w:rPr>
          <w:rFonts w:ascii="Calibri" w:hAnsi="Calibri" w:cs="Calibri"/>
          <w:color w:val="000000" w:themeColor="text1"/>
          <w:sz w:val="22"/>
          <w:szCs w:val="22"/>
        </w:rPr>
        <w:br/>
      </w:r>
      <w:r w:rsidRPr="007706DE">
        <w:rPr>
          <w:rFonts w:ascii="Calibri" w:hAnsi="Calibri" w:cs="Calibri"/>
          <w:color w:val="000000" w:themeColor="text1"/>
          <w:sz w:val="22"/>
          <w:szCs w:val="22"/>
        </w:rPr>
        <w:t xml:space="preserve">Governance rules become </w:t>
      </w:r>
      <w:r w:rsidRPr="007706DE">
        <w:rPr>
          <w:rStyle w:val="Strong"/>
          <w:rFonts w:ascii="Calibri" w:hAnsi="Calibri" w:cs="Calibri" w:eastAsiaTheme="majorEastAsia"/>
          <w:color w:val="000000" w:themeColor="text1"/>
          <w:sz w:val="22"/>
          <w:szCs w:val="22"/>
        </w:rPr>
        <w:t>system</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enforced constraints</w:t>
      </w:r>
      <w:r w:rsidRPr="007706DE">
        <w:rPr>
          <w:rFonts w:ascii="Calibri" w:hAnsi="Calibri" w:cs="Calibri"/>
          <w:color w:val="000000" w:themeColor="text1"/>
          <w:sz w:val="22"/>
          <w:szCs w:val="22"/>
        </w:rPr>
        <w:t xml:space="preserve">, not optional guidelines. If a rule is violated, the CEP or template validation engine </w:t>
      </w:r>
      <w:r w:rsidRPr="007706DE">
        <w:rPr>
          <w:rStyle w:val="Strong"/>
          <w:rFonts w:ascii="Calibri" w:hAnsi="Calibri" w:cs="Calibri" w:eastAsiaTheme="majorEastAsia"/>
          <w:color w:val="000000" w:themeColor="text1"/>
          <w:sz w:val="22"/>
          <w:szCs w:val="22"/>
        </w:rPr>
        <w:t>blocks the message</w:t>
      </w:r>
      <w:r w:rsidRPr="007706DE">
        <w:rPr>
          <w:rFonts w:ascii="Calibri" w:hAnsi="Calibri" w:cs="Calibri"/>
          <w:color w:val="000000" w:themeColor="text1"/>
          <w:sz w:val="22"/>
          <w:szCs w:val="22"/>
        </w:rPr>
        <w:t xml:space="preserve"> before it can be published or sent.</w:t>
      </w:r>
    </w:p>
    <w:p w:rsidRPr="007706DE" w:rsidR="00957439" w:rsidP="00957439" w:rsidRDefault="00957439" w14:paraId="0ADC2AC3" w14:textId="7E459528">
      <w:pPr>
        <w:spacing w:line="300" w:lineRule="atLeast"/>
        <w:rPr>
          <w:rFonts w:ascii="Calibri" w:hAnsi="Calibri" w:cs="Calibri"/>
          <w:color w:val="000000" w:themeColor="text1"/>
          <w:sz w:val="22"/>
          <w:szCs w:val="22"/>
        </w:rPr>
      </w:pPr>
    </w:p>
    <w:p w:rsidRPr="007706DE" w:rsidR="00957439" w:rsidP="00957439" w:rsidRDefault="00957439" w14:paraId="3B6135BC" w14:textId="77777777">
      <w:r w:rsidRPr="007706DE">
        <w:rPr>
          <w:rStyle w:val="Strong"/>
          <w:rFonts w:ascii="Calibri" w:hAnsi="Calibri" w:cs="Calibri"/>
          <w:color w:val="000000" w:themeColor="text1"/>
          <w:sz w:val="22"/>
          <w:szCs w:val="22"/>
        </w:rPr>
        <w:t>Governance Domain 2 — Workflow &amp; Journey Governance</w:t>
      </w:r>
    </w:p>
    <w:p w:rsidRPr="007706DE" w:rsidR="00957439" w:rsidP="00957439" w:rsidRDefault="00957439" w14:paraId="1B573E4C" w14:textId="6F8DDF19">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This domain governs </w:t>
      </w:r>
      <w:r w:rsidRPr="007706DE">
        <w:rPr>
          <w:rStyle w:val="Strong"/>
          <w:rFonts w:ascii="Calibri" w:hAnsi="Calibri" w:cs="Calibri" w:eastAsiaTheme="majorEastAsia"/>
          <w:color w:val="000000" w:themeColor="text1"/>
          <w:sz w:val="22"/>
          <w:szCs w:val="22"/>
        </w:rPr>
        <w:t>how communication is created</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who participates</w:t>
      </w:r>
      <w:r w:rsidRPr="007706DE">
        <w:rPr>
          <w:rFonts w:ascii="Calibri" w:hAnsi="Calibri" w:cs="Calibri"/>
          <w:color w:val="000000" w:themeColor="text1"/>
          <w:sz w:val="22"/>
          <w:szCs w:val="22"/>
        </w:rPr>
        <w:t xml:space="preserve">, and </w:t>
      </w:r>
      <w:r w:rsidRPr="007706DE">
        <w:rPr>
          <w:rStyle w:val="Strong"/>
          <w:rFonts w:ascii="Calibri" w:hAnsi="Calibri" w:cs="Calibri" w:eastAsiaTheme="majorEastAsia"/>
          <w:color w:val="000000" w:themeColor="text1"/>
          <w:sz w:val="22"/>
          <w:szCs w:val="22"/>
        </w:rPr>
        <w:t>how approval flows operate</w:t>
      </w:r>
      <w:r w:rsidRPr="007706DE">
        <w:rPr>
          <w:rFonts w:ascii="Calibri" w:hAnsi="Calibri" w:cs="Calibri"/>
          <w:color w:val="000000" w:themeColor="text1"/>
          <w:sz w:val="22"/>
          <w:szCs w:val="22"/>
        </w:rPr>
        <w:t>. It covers internal R&amp;Rs, content governance, compliance requirements, and structured recreation.</w:t>
      </w:r>
    </w:p>
    <w:p w:rsidRPr="007706DE" w:rsidR="00957439" w:rsidP="004D0259" w:rsidRDefault="00957439" w14:paraId="7CFDAAA5" w14:textId="77777777">
      <w:pPr>
        <w:pStyle w:val="NormalWeb"/>
        <w:numPr>
          <w:ilvl w:val="0"/>
          <w:numId w:val="105"/>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Core components include:</w:t>
      </w:r>
    </w:p>
    <w:p w:rsidRPr="007706DE" w:rsidR="00957439" w:rsidP="004D0259" w:rsidRDefault="00957439" w14:paraId="2A886F42"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Roles &amp; responsibilities across Product Communications, LCM, Legal, Compliance, Domains, Platform Engineering</w:t>
      </w:r>
    </w:p>
    <w:p w:rsidRPr="007706DE" w:rsidR="00957439" w:rsidP="004D0259" w:rsidRDefault="00957439" w14:paraId="4F20FF6E"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Creation workflow:</w:t>
      </w:r>
      <w:r w:rsidRPr="007706DE">
        <w:rPr>
          <w:rFonts w:ascii="Calibri" w:hAnsi="Calibri" w:cs="Calibri"/>
          <w:color w:val="000000" w:themeColor="text1"/>
          <w:sz w:val="22"/>
          <w:szCs w:val="22"/>
        </w:rPr>
        <w:t xml:space="preserve"> creation → review → compliance → metadata → QA → publish → deprecation</w:t>
      </w:r>
    </w:p>
    <w:p w:rsidRPr="007706DE" w:rsidR="00957439" w:rsidP="004D0259" w:rsidRDefault="00957439" w14:paraId="3FF4119A"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Compliance checkpoints:</w:t>
      </w:r>
      <w:r w:rsidRPr="007706DE">
        <w:rPr>
          <w:rFonts w:ascii="Calibri" w:hAnsi="Calibri" w:cs="Calibri"/>
          <w:color w:val="000000" w:themeColor="text1"/>
          <w:sz w:val="22"/>
          <w:szCs w:val="22"/>
        </w:rPr>
        <w:t xml:space="preserve"> regulated phrasing, timing rules, jurisdiction constraints</w:t>
      </w:r>
    </w:p>
    <w:p w:rsidRPr="007706DE" w:rsidR="00957439" w:rsidP="004D0259" w:rsidRDefault="00957439" w14:paraId="11541757"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Template &amp; content governance:</w:t>
      </w:r>
      <w:r w:rsidRPr="007706DE">
        <w:rPr>
          <w:rFonts w:ascii="Calibri" w:hAnsi="Calibri" w:cs="Calibri"/>
          <w:color w:val="000000" w:themeColor="text1"/>
          <w:sz w:val="22"/>
          <w:szCs w:val="22"/>
        </w:rPr>
        <w:t xml:space="preserve"> standardized components, approved building blocks, reusable legal language</w:t>
      </w:r>
    </w:p>
    <w:p w:rsidRPr="007706DE" w:rsidR="00957439" w:rsidP="004D0259" w:rsidRDefault="00957439" w14:paraId="621028A3"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Triggering events &amp; eligibility rules</w:t>
      </w:r>
    </w:p>
    <w:p w:rsidRPr="007706DE" w:rsidR="00957439" w:rsidP="004D0259" w:rsidRDefault="00957439" w14:paraId="20F3F2B9"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Journey state models, transitions, and lifecycle definitions</w:t>
      </w:r>
    </w:p>
    <w:p w:rsidRPr="007706DE" w:rsidR="00957439" w:rsidP="004D0259" w:rsidRDefault="00957439" w14:paraId="0CF47DEC"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Variant logic and next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best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action design</w:t>
      </w:r>
    </w:p>
    <w:p w:rsidRPr="007706DE" w:rsidR="00957439" w:rsidP="004D0259" w:rsidRDefault="00957439" w14:paraId="017E58D3"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Legacy deprecation rules and decommissioning sequencing</w:t>
      </w:r>
    </w:p>
    <w:p w:rsidRPr="007706DE" w:rsidR="00957439" w:rsidP="004D0259" w:rsidRDefault="00957439" w14:paraId="67225763"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Quarterly journey audits</w:t>
      </w:r>
    </w:p>
    <w:p w:rsidRPr="007706DE" w:rsidR="00957439" w:rsidP="004D0259" w:rsidRDefault="00957439" w14:paraId="2B7F6EC6" w14:textId="5B9A692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Communication Recreation Framework</w:t>
      </w:r>
      <w:r w:rsidRPr="007706DE">
        <w:rPr>
          <w:rFonts w:ascii="Calibri" w:hAnsi="Calibri" w:cs="Calibri"/>
          <w:color w:val="000000" w:themeColor="text1"/>
          <w:sz w:val="22"/>
          <w:szCs w:val="22"/>
        </w:rPr>
        <w:t xml:space="preserve"> (Communication Recreation Approach – January 2026.docx) for complex or cross</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domain journeys</w:t>
      </w:r>
    </w:p>
    <w:p w:rsidRPr="007706DE" w:rsidR="00957439" w:rsidP="004D0259" w:rsidRDefault="00957439" w14:paraId="40BC66FD"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Multi</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team alignment for high</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risk or high</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impact journeys</w:t>
      </w:r>
    </w:p>
    <w:p w:rsidRPr="007706DE" w:rsidR="00957439" w:rsidP="004D0259" w:rsidRDefault="00957439" w14:paraId="1270B65A" w14:textId="77777777">
      <w:pPr>
        <w:pStyle w:val="NormalWeb"/>
        <w:numPr>
          <w:ilvl w:val="0"/>
          <w:numId w:val="105"/>
        </w:numPr>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Braze CEP roles &amp; permissions (governed here):</w:t>
      </w:r>
    </w:p>
    <w:p w:rsidRPr="007706DE" w:rsidR="00957439" w:rsidP="004D0259" w:rsidRDefault="00957439" w14:paraId="09104C3A"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Who can create vs. edit vs. publish journeys</w:t>
      </w:r>
    </w:p>
    <w:p w:rsidRPr="007706DE" w:rsidR="00957439" w:rsidP="004D0259" w:rsidRDefault="00957439" w14:paraId="51490305"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Who can create or modify templates</w:t>
      </w:r>
    </w:p>
    <w:p w:rsidRPr="007706DE" w:rsidR="00957439" w:rsidP="004D0259" w:rsidRDefault="00957439" w14:paraId="7905A843"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Who can access messaging components</w:t>
      </w:r>
    </w:p>
    <w:p w:rsidRPr="007706DE" w:rsidR="00957439" w:rsidP="004D0259" w:rsidRDefault="00957439" w14:paraId="6914FD2F"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Who can modify segmentation, frequency, or suppression rules</w:t>
      </w:r>
    </w:p>
    <w:p w:rsidRPr="007706DE" w:rsidR="00957439" w:rsidP="004D0259" w:rsidRDefault="00957439" w14:paraId="6541F506"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Who can approve and who has publishing rights</w:t>
      </w:r>
    </w:p>
    <w:p w:rsidRPr="007706DE" w:rsidR="00957439" w:rsidP="004D0259" w:rsidRDefault="00957439" w14:paraId="2E61D82C"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Separation of duties (no single user can create + publish + approve)</w:t>
      </w:r>
    </w:p>
    <w:p w:rsidRPr="007706DE" w:rsidR="00957439" w:rsidP="004D0259" w:rsidRDefault="00957439" w14:paraId="7AAEE686"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Environment separation (Dev / Stage / Production)</w:t>
      </w:r>
    </w:p>
    <w:p w:rsidRPr="007706DE" w:rsidR="00957439" w:rsidP="004D0259" w:rsidRDefault="00957439" w14:paraId="22CE9B04" w14:textId="77777777">
      <w:pPr>
        <w:numPr>
          <w:ilvl w:val="1"/>
          <w:numId w:val="10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Permissions for accessing reporting, dashboards, and send histories</w:t>
      </w:r>
    </w:p>
    <w:p w:rsidRPr="007706DE" w:rsidR="00957439" w:rsidP="00957439" w:rsidRDefault="00957439" w14:paraId="11313240"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This ensures </w:t>
      </w:r>
      <w:r w:rsidRPr="007706DE">
        <w:rPr>
          <w:rStyle w:val="Strong"/>
          <w:rFonts w:ascii="Calibri" w:hAnsi="Calibri" w:cs="Calibri" w:eastAsiaTheme="majorEastAsia"/>
          <w:color w:val="000000" w:themeColor="text1"/>
          <w:sz w:val="22"/>
          <w:szCs w:val="22"/>
        </w:rPr>
        <w:t>least</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privilege access</w:t>
      </w:r>
      <w:r w:rsidRPr="007706DE">
        <w:rPr>
          <w:rFonts w:ascii="Calibri" w:hAnsi="Calibri" w:cs="Calibri"/>
          <w:color w:val="000000" w:themeColor="text1"/>
          <w:sz w:val="22"/>
          <w:szCs w:val="22"/>
        </w:rPr>
        <w:t>, prevents unauthorized sends, and provides full auditability.</w:t>
      </w:r>
    </w:p>
    <w:p w:rsidRPr="007706DE" w:rsidR="00957439" w:rsidP="00957439" w:rsidRDefault="00957439" w14:paraId="6E0FDBCC" w14:textId="30B4AA4F">
      <w:pPr>
        <w:spacing w:line="300" w:lineRule="atLeast"/>
        <w:rPr>
          <w:rFonts w:ascii="Calibri" w:hAnsi="Calibri" w:cs="Calibri"/>
          <w:color w:val="000000" w:themeColor="text1"/>
          <w:sz w:val="22"/>
          <w:szCs w:val="22"/>
        </w:rPr>
      </w:pPr>
    </w:p>
    <w:p w:rsidRPr="007706DE" w:rsidR="00957439" w:rsidP="00957439" w:rsidRDefault="00957439" w14:paraId="717014B9" w14:textId="77777777">
      <w:r w:rsidRPr="007706DE">
        <w:rPr>
          <w:rStyle w:val="Strong"/>
          <w:rFonts w:ascii="Calibri" w:hAnsi="Calibri" w:cs="Calibri"/>
          <w:color w:val="000000" w:themeColor="text1"/>
          <w:sz w:val="22"/>
          <w:szCs w:val="22"/>
        </w:rPr>
        <w:t>Governance Domain 3 — Channel &amp; Surface Governance</w:t>
      </w:r>
    </w:p>
    <w:p w:rsidRPr="007706DE" w:rsidR="00957439" w:rsidP="00957439" w:rsidRDefault="00957439" w14:paraId="73D7E188"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This domain governs </w:t>
      </w:r>
      <w:r w:rsidRPr="007706DE">
        <w:rPr>
          <w:rStyle w:val="Strong"/>
          <w:rFonts w:ascii="Calibri" w:hAnsi="Calibri" w:cs="Calibri" w:eastAsiaTheme="majorEastAsia"/>
          <w:color w:val="000000" w:themeColor="text1"/>
          <w:sz w:val="22"/>
          <w:szCs w:val="22"/>
        </w:rPr>
        <w:t>where</w:t>
      </w:r>
      <w:r w:rsidRPr="007706DE">
        <w:rPr>
          <w:rFonts w:ascii="Calibri" w:hAnsi="Calibri" w:cs="Calibri"/>
          <w:color w:val="000000" w:themeColor="text1"/>
          <w:sz w:val="22"/>
          <w:szCs w:val="22"/>
        </w:rPr>
        <w:t xml:space="preserve"> communications appear and ensures routing adheres to the platform’s hierarchy and semantics.</w:t>
      </w:r>
    </w:p>
    <w:p w:rsidRPr="007706DE" w:rsidR="00957439" w:rsidP="004D0259" w:rsidRDefault="00957439" w14:paraId="3BF42700" w14:textId="77777777">
      <w:pPr>
        <w:numPr>
          <w:ilvl w:val="0"/>
          <w:numId w:val="106"/>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Core components include:</w:t>
      </w:r>
    </w:p>
    <w:p w:rsidRPr="007706DE" w:rsidR="00957439" w:rsidP="004D0259" w:rsidRDefault="00957439" w14:paraId="208909F0" w14:textId="4DC0EB9D">
      <w:pPr>
        <w:numPr>
          <w:ilvl w:val="1"/>
          <w:numId w:val="106"/>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Surface definitions: alerts, banners, tours, overlays, transparency components, What’s New, Jumbotron (Braze), </w:t>
      </w:r>
      <w:proofErr w:type="spellStart"/>
      <w:r w:rsidRPr="007706DE">
        <w:rPr>
          <w:rFonts w:ascii="Calibri" w:hAnsi="Calibri" w:cs="Calibri"/>
          <w:color w:val="000000" w:themeColor="text1"/>
          <w:sz w:val="22"/>
          <w:szCs w:val="22"/>
        </w:rPr>
        <w:t>snackbars</w:t>
      </w:r>
      <w:proofErr w:type="spellEnd"/>
      <w:r w:rsidRPr="007706DE">
        <w:rPr>
          <w:rFonts w:ascii="Calibri" w:hAnsi="Calibri" w:cs="Calibri"/>
          <w:color w:val="000000" w:themeColor="text1"/>
          <w:sz w:val="22"/>
          <w:szCs w:val="22"/>
        </w:rPr>
        <w:t>, in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product notifications</w:t>
      </w:r>
    </w:p>
    <w:p w:rsidRPr="007706DE" w:rsidR="00957439" w:rsidP="004D0259" w:rsidRDefault="00957439" w14:paraId="444EF4FC" w14:textId="77777777">
      <w:pPr>
        <w:numPr>
          <w:ilvl w:val="1"/>
          <w:numId w:val="106"/>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Routing hierarchy: </w:t>
      </w:r>
      <w:r w:rsidRPr="007706DE">
        <w:rPr>
          <w:rStyle w:val="Strong"/>
          <w:rFonts w:ascii="Calibri" w:hAnsi="Calibri" w:cs="Calibri" w:eastAsiaTheme="majorEastAsia"/>
          <w:color w:val="000000" w:themeColor="text1"/>
          <w:sz w:val="22"/>
          <w:szCs w:val="22"/>
        </w:rPr>
        <w:t>Critical → Blocking Task → Journey Nudge → Discovery</w:t>
      </w:r>
    </w:p>
    <w:p w:rsidRPr="007706DE" w:rsidR="00957439" w:rsidP="004D0259" w:rsidRDefault="00957439" w14:paraId="24193540" w14:textId="77777777">
      <w:pPr>
        <w:numPr>
          <w:ilvl w:val="1"/>
          <w:numId w:val="106"/>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Conflict resolution rules (higher priority suppresses lower priority)</w:t>
      </w:r>
    </w:p>
    <w:p w:rsidRPr="007706DE" w:rsidR="00957439" w:rsidP="004D0259" w:rsidRDefault="00957439" w14:paraId="12F3F434" w14:textId="77777777">
      <w:pPr>
        <w:numPr>
          <w:ilvl w:val="1"/>
          <w:numId w:val="106"/>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Surface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based eligibility rules and placement restrictions</w:t>
      </w:r>
    </w:p>
    <w:p w:rsidRPr="007706DE" w:rsidR="00957439" w:rsidP="004D0259" w:rsidRDefault="00957439" w14:paraId="33EC2537" w14:textId="77777777">
      <w:pPr>
        <w:numPr>
          <w:ilvl w:val="1"/>
          <w:numId w:val="106"/>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Enforcement of surface semantics for each category (e.g., Alerts = account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impacting only)</w:t>
      </w:r>
    </w:p>
    <w:p w:rsidRPr="007706DE" w:rsidR="00957439" w:rsidP="004D0259" w:rsidRDefault="00957439" w14:paraId="055C7CE9" w14:textId="77777777">
      <w:pPr>
        <w:numPr>
          <w:ilvl w:val="1"/>
          <w:numId w:val="106"/>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Localization and market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level surface rules</w:t>
      </w:r>
    </w:p>
    <w:p w:rsidRPr="007706DE" w:rsidR="00957439" w:rsidP="004D0259" w:rsidRDefault="00957439" w14:paraId="4830A686" w14:textId="77777777">
      <w:pPr>
        <w:numPr>
          <w:ilvl w:val="1"/>
          <w:numId w:val="106"/>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Braze SDK surface governance (Content Cards, Banners, In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App Messages)</w:t>
      </w:r>
    </w:p>
    <w:p w:rsidRPr="007706DE" w:rsidR="00957439" w:rsidP="004D0259" w:rsidRDefault="00957439" w14:paraId="0D713F25" w14:textId="77777777">
      <w:pPr>
        <w:numPr>
          <w:ilvl w:val="1"/>
          <w:numId w:val="106"/>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Cross</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xml:space="preserve">application behavior for </w:t>
      </w:r>
      <w:r w:rsidRPr="007706DE">
        <w:rPr>
          <w:rStyle w:val="Strong"/>
          <w:rFonts w:ascii="Calibri" w:hAnsi="Calibri" w:cs="Calibri" w:eastAsiaTheme="majorEastAsia"/>
          <w:color w:val="000000" w:themeColor="text1"/>
          <w:sz w:val="22"/>
          <w:szCs w:val="22"/>
        </w:rPr>
        <w:t>Manager Account</w:t>
      </w:r>
      <w:r w:rsidRPr="007706DE">
        <w:rPr>
          <w:rFonts w:ascii="Calibri" w:hAnsi="Calibri" w:cs="Calibri"/>
          <w:color w:val="000000" w:themeColor="text1"/>
          <w:sz w:val="22"/>
          <w:szCs w:val="22"/>
        </w:rPr>
        <w:t xml:space="preserve"> and </w:t>
      </w:r>
      <w:r w:rsidRPr="007706DE">
        <w:rPr>
          <w:rStyle w:val="Strong"/>
          <w:rFonts w:ascii="Calibri" w:hAnsi="Calibri" w:cs="Calibri" w:eastAsiaTheme="majorEastAsia"/>
          <w:color w:val="000000" w:themeColor="text1"/>
          <w:sz w:val="22"/>
          <w:szCs w:val="22"/>
        </w:rPr>
        <w:t>Partner Admin</w:t>
      </w:r>
    </w:p>
    <w:p w:rsidRPr="007706DE" w:rsidR="00957439" w:rsidP="004D0259" w:rsidRDefault="00957439" w14:paraId="4C902776" w14:textId="77777777">
      <w:pPr>
        <w:numPr>
          <w:ilvl w:val="1"/>
          <w:numId w:val="106"/>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Rules for when surfaces require CEP vs. when they remain product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native</w:t>
      </w:r>
    </w:p>
    <w:p w:rsidRPr="007706DE" w:rsidR="00957439" w:rsidP="004D0259" w:rsidRDefault="00957439" w14:paraId="2E65815B" w14:textId="77777777">
      <w:pPr>
        <w:numPr>
          <w:ilvl w:val="1"/>
          <w:numId w:val="106"/>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BO representation and visibility requirements</w:t>
      </w:r>
    </w:p>
    <w:p w:rsidRPr="007706DE" w:rsidR="00957439" w:rsidP="004D0259" w:rsidRDefault="00957439" w14:paraId="21B9494C" w14:textId="77777777">
      <w:pPr>
        <w:numPr>
          <w:ilvl w:val="1"/>
          <w:numId w:val="106"/>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Render</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blocking rules for regulated content</w:t>
      </w:r>
    </w:p>
    <w:p w:rsidRPr="007706DE" w:rsidR="00957439" w:rsidP="00957439" w:rsidRDefault="00957439" w14:paraId="7BC46526"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This ensures </w:t>
      </w:r>
      <w:r w:rsidRPr="007706DE">
        <w:rPr>
          <w:rStyle w:val="Strong"/>
          <w:rFonts w:ascii="Calibri" w:hAnsi="Calibri" w:cs="Calibri" w:eastAsiaTheme="majorEastAsia"/>
          <w:color w:val="000000" w:themeColor="text1"/>
          <w:sz w:val="22"/>
          <w:szCs w:val="22"/>
        </w:rPr>
        <w:t>every message appears in the correct surface</w:t>
      </w:r>
      <w:r w:rsidRPr="007706DE">
        <w:rPr>
          <w:rFonts w:ascii="Calibri" w:hAnsi="Calibri" w:cs="Calibri"/>
          <w:color w:val="000000" w:themeColor="text1"/>
          <w:sz w:val="22"/>
          <w:szCs w:val="22"/>
        </w:rPr>
        <w:t>, with no collisions or shadow channels.</w:t>
      </w:r>
    </w:p>
    <w:p w:rsidRPr="007706DE" w:rsidR="00957439" w:rsidP="00957439" w:rsidRDefault="00957439" w14:paraId="38696F5F" w14:textId="2B02C9BD">
      <w:pPr>
        <w:spacing w:line="300" w:lineRule="atLeast"/>
        <w:rPr>
          <w:rFonts w:ascii="Calibri" w:hAnsi="Calibri" w:cs="Calibri"/>
          <w:color w:val="000000" w:themeColor="text1"/>
          <w:sz w:val="22"/>
          <w:szCs w:val="22"/>
        </w:rPr>
      </w:pPr>
    </w:p>
    <w:p w:rsidRPr="007706DE" w:rsidR="00957439" w:rsidP="00957439" w:rsidRDefault="00957439" w14:paraId="3FE2600F" w14:textId="77777777">
      <w:r w:rsidRPr="007706DE">
        <w:rPr>
          <w:rStyle w:val="Strong"/>
          <w:rFonts w:ascii="Calibri" w:hAnsi="Calibri" w:cs="Calibri"/>
          <w:color w:val="000000" w:themeColor="text1"/>
          <w:sz w:val="22"/>
          <w:szCs w:val="22"/>
        </w:rPr>
        <w:t>Governance Domain 4 — Preferences &amp; Identity Governance</w:t>
      </w:r>
    </w:p>
    <w:p w:rsidRPr="007706DE" w:rsidR="00957439" w:rsidP="00957439" w:rsidRDefault="00957439" w14:paraId="6A8C0367" w14:textId="7D1BB5D5">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This domain governs </w:t>
      </w:r>
      <w:r w:rsidRPr="007706DE">
        <w:rPr>
          <w:rStyle w:val="Strong"/>
          <w:rFonts w:ascii="Calibri" w:hAnsi="Calibri" w:cs="Calibri" w:eastAsiaTheme="majorEastAsia"/>
          <w:color w:val="000000" w:themeColor="text1"/>
          <w:sz w:val="22"/>
          <w:szCs w:val="22"/>
        </w:rPr>
        <w:t>who receives what</w:t>
      </w:r>
      <w:r w:rsidRPr="007706DE">
        <w:rPr>
          <w:rFonts w:ascii="Calibri" w:hAnsi="Calibri" w:cs="Calibri"/>
          <w:color w:val="000000" w:themeColor="text1"/>
          <w:sz w:val="22"/>
          <w:szCs w:val="22"/>
        </w:rPr>
        <w:t>, based on role, identity set, permission, and user</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configured preferences.</w:t>
      </w:r>
    </w:p>
    <w:p w:rsidRPr="007706DE" w:rsidR="00957439" w:rsidP="004D0259" w:rsidRDefault="00957439" w14:paraId="186B6C19" w14:textId="77777777">
      <w:pPr>
        <w:numPr>
          <w:ilvl w:val="0"/>
          <w:numId w:val="10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Core components include:</w:t>
      </w:r>
    </w:p>
    <w:p w:rsidRPr="007706DE" w:rsidR="00957439" w:rsidP="004D0259" w:rsidRDefault="00957439" w14:paraId="7BDBCE41" w14:textId="77777777">
      <w:pPr>
        <w:numPr>
          <w:ilvl w:val="1"/>
          <w:numId w:val="107"/>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Role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aware preferences (Owner, Manager, Contributor, Approver, Card User)</w:t>
      </w:r>
    </w:p>
    <w:p w:rsidRPr="007706DE" w:rsidR="00957439" w:rsidP="004D0259" w:rsidRDefault="00957439" w14:paraId="3A84879A" w14:textId="77777777">
      <w:pPr>
        <w:numPr>
          <w:ilvl w:val="1"/>
          <w:numId w:val="107"/>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Channel</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level preferences (Email, Push, In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app, WhatsApp/WeChat/Viber, etc.)</w:t>
      </w:r>
    </w:p>
    <w:p w:rsidRPr="007706DE" w:rsidR="00957439" w:rsidP="004D0259" w:rsidRDefault="00957439" w14:paraId="0952FFAE" w14:textId="77777777">
      <w:pPr>
        <w:numPr>
          <w:ilvl w:val="1"/>
          <w:numId w:val="107"/>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Frequency controls and quiet hours</w:t>
      </w:r>
    </w:p>
    <w:p w:rsidRPr="007706DE" w:rsidR="00957439" w:rsidP="004D0259" w:rsidRDefault="00957439" w14:paraId="50277CCB" w14:textId="77777777">
      <w:pPr>
        <w:numPr>
          <w:ilvl w:val="1"/>
          <w:numId w:val="107"/>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Category</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level opt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in/opt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down</w:t>
      </w:r>
    </w:p>
    <w:p w:rsidRPr="007706DE" w:rsidR="00957439" w:rsidP="004D0259" w:rsidRDefault="00957439" w14:paraId="1FB71F16" w14:textId="77777777">
      <w:pPr>
        <w:numPr>
          <w:ilvl w:val="1"/>
          <w:numId w:val="107"/>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Digest preferences and cadence</w:t>
      </w:r>
    </w:p>
    <w:p w:rsidRPr="007706DE" w:rsidR="00957439" w:rsidP="004D0259" w:rsidRDefault="00957439" w14:paraId="0040F22F" w14:textId="77777777">
      <w:pPr>
        <w:numPr>
          <w:ilvl w:val="1"/>
          <w:numId w:val="107"/>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Preference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state lineage &amp; audit</w:t>
      </w:r>
    </w:p>
    <w:p w:rsidRPr="007706DE" w:rsidR="00957439" w:rsidP="004D0259" w:rsidRDefault="00957439" w14:paraId="0E0D523F" w14:textId="77777777">
      <w:pPr>
        <w:numPr>
          <w:ilvl w:val="1"/>
          <w:numId w:val="107"/>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Regulatory exceptions and mandatory categories</w:t>
      </w:r>
    </w:p>
    <w:p w:rsidRPr="007706DE" w:rsidR="00957439" w:rsidP="004D0259" w:rsidRDefault="00957439" w14:paraId="3018EC44" w14:textId="77777777">
      <w:pPr>
        <w:numPr>
          <w:ilvl w:val="1"/>
          <w:numId w:val="107"/>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Multi</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application presentation (Web, Mobile, Manager Account, Partner Admin)</w:t>
      </w:r>
    </w:p>
    <w:p w:rsidRPr="007706DE" w:rsidR="00957439" w:rsidP="004D0259" w:rsidRDefault="00957439" w14:paraId="26F2C079" w14:textId="77777777">
      <w:pPr>
        <w:numPr>
          <w:ilvl w:val="1"/>
          <w:numId w:val="107"/>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Cross</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application enforcement: all applications read from the same preference source</w:t>
      </w:r>
    </w:p>
    <w:p w:rsidRPr="007706DE" w:rsidR="00957439" w:rsidP="004D0259" w:rsidRDefault="00957439" w14:paraId="1A11C7F5" w14:textId="77777777">
      <w:pPr>
        <w:numPr>
          <w:ilvl w:val="1"/>
          <w:numId w:val="107"/>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Regional overrides based on compliance needs</w:t>
      </w:r>
    </w:p>
    <w:p w:rsidRPr="007706DE" w:rsidR="00957439" w:rsidP="00957439" w:rsidRDefault="00957439" w14:paraId="3730C5BD"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This ensures preferences are </w:t>
      </w:r>
      <w:r w:rsidRPr="007706DE">
        <w:rPr>
          <w:rStyle w:val="Strong"/>
          <w:rFonts w:ascii="Calibri" w:hAnsi="Calibri" w:cs="Calibri" w:eastAsiaTheme="majorEastAsia"/>
          <w:color w:val="000000" w:themeColor="text1"/>
          <w:sz w:val="22"/>
          <w:szCs w:val="22"/>
        </w:rPr>
        <w:t>universally honored and consistent</w:t>
      </w:r>
      <w:r w:rsidRPr="007706DE">
        <w:rPr>
          <w:rFonts w:ascii="Calibri" w:hAnsi="Calibri" w:cs="Calibri"/>
          <w:color w:val="000000" w:themeColor="text1"/>
          <w:sz w:val="22"/>
          <w:szCs w:val="22"/>
        </w:rPr>
        <w:t>, regardless of where users interact.</w:t>
      </w:r>
    </w:p>
    <w:p w:rsidRPr="007706DE" w:rsidR="00957439" w:rsidP="00957439" w:rsidRDefault="00957439" w14:paraId="651EC54A" w14:textId="57550424">
      <w:pPr>
        <w:spacing w:line="300" w:lineRule="atLeast"/>
        <w:rPr>
          <w:rFonts w:ascii="Calibri" w:hAnsi="Calibri" w:cs="Calibri"/>
          <w:color w:val="000000" w:themeColor="text1"/>
          <w:sz w:val="22"/>
          <w:szCs w:val="22"/>
        </w:rPr>
      </w:pPr>
    </w:p>
    <w:p w:rsidRPr="007706DE" w:rsidR="00957439" w:rsidP="00957439" w:rsidRDefault="00957439" w14:paraId="68839BB8" w14:textId="77777777">
      <w:r w:rsidRPr="007706DE">
        <w:rPr>
          <w:rStyle w:val="Strong"/>
          <w:rFonts w:ascii="Calibri" w:hAnsi="Calibri" w:cs="Calibri"/>
          <w:color w:val="000000" w:themeColor="text1"/>
          <w:sz w:val="22"/>
          <w:szCs w:val="22"/>
        </w:rPr>
        <w:t>Governance Domain 5 — Measurement, Quality &amp; Lifecycle Governance</w:t>
      </w:r>
    </w:p>
    <w:p w:rsidRPr="007706DE" w:rsidR="00957439" w:rsidP="00957439" w:rsidRDefault="00957439" w14:paraId="1BF9DB01"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This domain governs </w:t>
      </w:r>
      <w:r w:rsidRPr="007706DE">
        <w:rPr>
          <w:rStyle w:val="Strong"/>
          <w:rFonts w:ascii="Calibri" w:hAnsi="Calibri" w:cs="Calibri" w:eastAsiaTheme="majorEastAsia"/>
          <w:color w:val="000000" w:themeColor="text1"/>
          <w:sz w:val="22"/>
          <w:szCs w:val="22"/>
        </w:rPr>
        <w:t>how communication performs</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how performance is monitored</w:t>
      </w:r>
      <w:r w:rsidRPr="007706DE">
        <w:rPr>
          <w:rFonts w:ascii="Calibri" w:hAnsi="Calibri" w:cs="Calibri"/>
          <w:color w:val="000000" w:themeColor="text1"/>
          <w:sz w:val="22"/>
          <w:szCs w:val="22"/>
        </w:rPr>
        <w:t xml:space="preserve">, and </w:t>
      </w:r>
      <w:r w:rsidRPr="007706DE">
        <w:rPr>
          <w:rStyle w:val="Strong"/>
          <w:rFonts w:ascii="Calibri" w:hAnsi="Calibri" w:cs="Calibri" w:eastAsiaTheme="majorEastAsia"/>
          <w:color w:val="000000" w:themeColor="text1"/>
          <w:sz w:val="22"/>
          <w:szCs w:val="22"/>
        </w:rPr>
        <w:t>how assets evolve or are retired</w:t>
      </w:r>
      <w:r w:rsidRPr="007706DE">
        <w:rPr>
          <w:rFonts w:ascii="Calibri" w:hAnsi="Calibri" w:cs="Calibri"/>
          <w:color w:val="000000" w:themeColor="text1"/>
          <w:sz w:val="22"/>
          <w:szCs w:val="22"/>
        </w:rPr>
        <w:t>.</w:t>
      </w:r>
    </w:p>
    <w:p w:rsidRPr="007706DE" w:rsidR="00957439" w:rsidP="004D0259" w:rsidRDefault="00957439" w14:paraId="5B538430" w14:textId="77777777">
      <w:pPr>
        <w:numPr>
          <w:ilvl w:val="0"/>
          <w:numId w:val="10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Core components include:</w:t>
      </w:r>
    </w:p>
    <w:p w:rsidRPr="007706DE" w:rsidR="00957439" w:rsidP="004D0259" w:rsidRDefault="00957439" w14:paraId="2E030293" w14:textId="77777777">
      <w:pPr>
        <w:numPr>
          <w:ilvl w:val="1"/>
          <w:numId w:val="10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Instrumentation baseline:</w:t>
      </w:r>
      <w:r w:rsidRPr="007706DE">
        <w:rPr>
          <w:rFonts w:ascii="Calibri" w:hAnsi="Calibri" w:cs="Calibri"/>
          <w:color w:val="000000" w:themeColor="text1"/>
          <w:sz w:val="22"/>
          <w:szCs w:val="22"/>
        </w:rPr>
        <w:t xml:space="preserve"> Impression, Click, Action Completion, Eligibility Reason, Role/Context</w:t>
      </w:r>
    </w:p>
    <w:p w:rsidRPr="007706DE" w:rsidR="00957439" w:rsidP="004D0259" w:rsidRDefault="00957439" w14:paraId="448692C6" w14:textId="77777777">
      <w:pPr>
        <w:numPr>
          <w:ilvl w:val="1"/>
          <w:numId w:val="108"/>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KPI assignment for every journey, message, or surface</w:t>
      </w:r>
    </w:p>
    <w:p w:rsidRPr="007706DE" w:rsidR="00957439" w:rsidP="004D0259" w:rsidRDefault="00957439" w14:paraId="79B999CE" w14:textId="2B1B9761">
      <w:pPr>
        <w:numPr>
          <w:ilvl w:val="1"/>
          <w:numId w:val="108"/>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CTR, delivery, engagement, action completion, and drop</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off recovery measurement</w:t>
      </w:r>
    </w:p>
    <w:p w:rsidRPr="007706DE" w:rsidR="00957439" w:rsidP="004D0259" w:rsidRDefault="00957439" w14:paraId="25D3ABF6" w14:textId="77777777">
      <w:pPr>
        <w:numPr>
          <w:ilvl w:val="1"/>
          <w:numId w:val="10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Journey performance dashboards</w:t>
      </w:r>
      <w:r w:rsidRPr="007706DE">
        <w:rPr>
          <w:rFonts w:ascii="Calibri" w:hAnsi="Calibri" w:cs="Calibri"/>
          <w:color w:val="000000" w:themeColor="text1"/>
          <w:sz w:val="22"/>
          <w:szCs w:val="22"/>
        </w:rPr>
        <w:t xml:space="preserve"> and error</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rate alerts</w:t>
      </w:r>
    </w:p>
    <w:p w:rsidRPr="007706DE" w:rsidR="00957439" w:rsidP="004D0259" w:rsidRDefault="00957439" w14:paraId="4478B0F8" w14:textId="77777777">
      <w:pPr>
        <w:numPr>
          <w:ilvl w:val="1"/>
          <w:numId w:val="108"/>
        </w:numPr>
        <w:spacing w:before="100" w:beforeAutospacing="1" w:after="100" w:afterAutospacing="1" w:line="300" w:lineRule="atLeast"/>
        <w:rPr>
          <w:rFonts w:ascii="Calibri" w:hAnsi="Calibri" w:cs="Calibri"/>
          <w:b/>
          <w:bCs/>
          <w:color w:val="000000" w:themeColor="text1"/>
          <w:sz w:val="22"/>
          <w:szCs w:val="22"/>
        </w:rPr>
      </w:pPr>
      <w:r w:rsidRPr="007706DE">
        <w:rPr>
          <w:rFonts w:ascii="Calibri" w:hAnsi="Calibri" w:cs="Calibri"/>
          <w:b/>
          <w:bCs/>
          <w:color w:val="000000" w:themeColor="text1"/>
          <w:sz w:val="22"/>
          <w:szCs w:val="22"/>
        </w:rPr>
        <w:t>ROI measurement and marginal</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lift calculations</w:t>
      </w:r>
    </w:p>
    <w:p w:rsidRPr="007706DE" w:rsidR="00957439" w:rsidP="004D0259" w:rsidRDefault="00957439" w14:paraId="246FED9F" w14:textId="77777777">
      <w:pPr>
        <w:numPr>
          <w:ilvl w:val="1"/>
          <w:numId w:val="108"/>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Decision rules for optimization, A/B testing, and variant experimentation</w:t>
      </w:r>
    </w:p>
    <w:p w:rsidRPr="007706DE" w:rsidR="00957439" w:rsidP="004D0259" w:rsidRDefault="00957439" w14:paraId="74FBACF9" w14:textId="77777777">
      <w:pPr>
        <w:numPr>
          <w:ilvl w:val="1"/>
          <w:numId w:val="108"/>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Holdout governance and experimentation controls</w:t>
      </w:r>
    </w:p>
    <w:p w:rsidRPr="007706DE" w:rsidR="00957439" w:rsidP="004D0259" w:rsidRDefault="00957439" w14:paraId="366A1DDC" w14:textId="77777777">
      <w:pPr>
        <w:numPr>
          <w:ilvl w:val="1"/>
          <w:numId w:val="108"/>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Deprecation rules for low</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performing or redundant communications</w:t>
      </w:r>
    </w:p>
    <w:p w:rsidRPr="007706DE" w:rsidR="00957439" w:rsidP="004D0259" w:rsidRDefault="00957439" w14:paraId="6DF7B72E" w14:textId="77777777">
      <w:pPr>
        <w:numPr>
          <w:ilvl w:val="1"/>
          <w:numId w:val="108"/>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Quarterly lifecycle reviews (per category and per journey)</w:t>
      </w:r>
    </w:p>
    <w:p w:rsidRPr="007706DE" w:rsidR="00957439" w:rsidP="004D0259" w:rsidRDefault="00957439" w14:paraId="533B4756" w14:textId="77777777">
      <w:pPr>
        <w:numPr>
          <w:ilvl w:val="1"/>
          <w:numId w:val="108"/>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Systematic governance of templates and content variations</w:t>
      </w:r>
    </w:p>
    <w:p w:rsidRPr="007706DE" w:rsidR="00957439" w:rsidP="00957439" w:rsidRDefault="00957439" w14:paraId="242C902D"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This ensures communication remains </w:t>
      </w:r>
      <w:r w:rsidRPr="007706DE">
        <w:rPr>
          <w:rStyle w:val="Strong"/>
          <w:rFonts w:ascii="Calibri" w:hAnsi="Calibri" w:cs="Calibri" w:eastAsiaTheme="majorEastAsia"/>
          <w:color w:val="000000" w:themeColor="text1"/>
          <w:sz w:val="22"/>
          <w:szCs w:val="22"/>
        </w:rPr>
        <w:t>accountable, optimized, and continuously improved</w:t>
      </w:r>
      <w:r w:rsidRPr="007706DE">
        <w:rPr>
          <w:rFonts w:ascii="Calibri" w:hAnsi="Calibri" w:cs="Calibri"/>
          <w:color w:val="000000" w:themeColor="text1"/>
          <w:sz w:val="22"/>
          <w:szCs w:val="22"/>
        </w:rPr>
        <w:t>.</w:t>
      </w:r>
    </w:p>
    <w:p w:rsidRPr="007706DE" w:rsidR="00957439" w:rsidP="00957439" w:rsidRDefault="00957439" w14:paraId="5CA3D155" w14:textId="01DA5A75">
      <w:pPr>
        <w:spacing w:line="300" w:lineRule="atLeast"/>
        <w:rPr>
          <w:rFonts w:ascii="Calibri" w:hAnsi="Calibri" w:cs="Calibri"/>
          <w:color w:val="000000" w:themeColor="text1"/>
          <w:sz w:val="22"/>
          <w:szCs w:val="22"/>
        </w:rPr>
      </w:pPr>
    </w:p>
    <w:p w:rsidRPr="007706DE" w:rsidR="00957439" w:rsidP="00957439" w:rsidRDefault="00957439" w14:paraId="13A2928F" w14:textId="77777777">
      <w:r w:rsidRPr="007706DE">
        <w:rPr>
          <w:rStyle w:val="Strong"/>
          <w:rFonts w:ascii="Calibri" w:hAnsi="Calibri" w:cs="Calibri"/>
          <w:color w:val="000000" w:themeColor="text1"/>
          <w:sz w:val="22"/>
          <w:szCs w:val="22"/>
        </w:rPr>
        <w:t>Outcome</w:t>
      </w:r>
    </w:p>
    <w:p w:rsidRPr="007706DE" w:rsidR="00957439" w:rsidP="00957439" w:rsidRDefault="00957439" w14:paraId="5EDD21E8"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This governance framework ensures that the entire communication ecosystem is:</w:t>
      </w:r>
    </w:p>
    <w:p w:rsidRPr="007706DE" w:rsidR="00957439" w:rsidP="004D0259" w:rsidRDefault="00957439" w14:paraId="646AB6B1" w14:textId="77777777">
      <w:pPr>
        <w:numPr>
          <w:ilvl w:val="0"/>
          <w:numId w:val="10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Consistent</w:t>
      </w:r>
      <w:r w:rsidRPr="007706DE">
        <w:rPr>
          <w:rFonts w:ascii="Calibri" w:hAnsi="Calibri" w:cs="Calibri"/>
          <w:color w:val="000000" w:themeColor="text1"/>
          <w:sz w:val="22"/>
          <w:szCs w:val="22"/>
        </w:rPr>
        <w:t xml:space="preserve"> (one taxonomy, one routing model, one policy engine)</w:t>
      </w:r>
    </w:p>
    <w:p w:rsidRPr="007706DE" w:rsidR="00957439" w:rsidP="004D0259" w:rsidRDefault="00957439" w14:paraId="6CEF9657" w14:textId="77777777">
      <w:pPr>
        <w:numPr>
          <w:ilvl w:val="0"/>
          <w:numId w:val="10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Compliant</w:t>
      </w:r>
      <w:r w:rsidRPr="007706DE">
        <w:rPr>
          <w:rFonts w:ascii="Calibri" w:hAnsi="Calibri" w:cs="Calibri"/>
          <w:color w:val="000000" w:themeColor="text1"/>
          <w:sz w:val="22"/>
          <w:szCs w:val="22"/>
        </w:rPr>
        <w:t xml:space="preserve"> (regulated phrasing, jurisdiction rules, mandatory communications)</w:t>
      </w:r>
    </w:p>
    <w:p w:rsidRPr="007706DE" w:rsidR="00957439" w:rsidP="004D0259" w:rsidRDefault="00957439" w14:paraId="3E6772FA" w14:textId="77777777">
      <w:pPr>
        <w:numPr>
          <w:ilvl w:val="0"/>
          <w:numId w:val="10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Measurable</w:t>
      </w:r>
      <w:r w:rsidRPr="007706DE">
        <w:rPr>
          <w:rFonts w:ascii="Calibri" w:hAnsi="Calibri" w:cs="Calibri"/>
          <w:color w:val="000000" w:themeColor="text1"/>
          <w:sz w:val="22"/>
          <w:szCs w:val="22"/>
        </w:rPr>
        <w:t xml:space="preserve"> (every message carries a KPI and baseline instrumentation)</w:t>
      </w:r>
    </w:p>
    <w:p w:rsidRPr="007706DE" w:rsidR="00957439" w:rsidP="004D0259" w:rsidRDefault="00957439" w14:paraId="0531102C" w14:textId="77777777">
      <w:pPr>
        <w:numPr>
          <w:ilvl w:val="0"/>
          <w:numId w:val="10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Optimized</w:t>
      </w:r>
      <w:r w:rsidRPr="007706DE">
        <w:rPr>
          <w:rFonts w:ascii="Calibri" w:hAnsi="Calibri" w:cs="Calibri"/>
          <w:color w:val="000000" w:themeColor="text1"/>
          <w:sz w:val="22"/>
          <w:szCs w:val="22"/>
        </w:rPr>
        <w:t xml:space="preserve"> (performance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based iteration and pruning)</w:t>
      </w:r>
    </w:p>
    <w:p w:rsidRPr="007706DE" w:rsidR="00957439" w:rsidP="004D0259" w:rsidRDefault="00957439" w14:paraId="625EE3AA" w14:textId="77777777">
      <w:pPr>
        <w:numPr>
          <w:ilvl w:val="0"/>
          <w:numId w:val="10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Safe</w:t>
      </w:r>
      <w:r w:rsidRPr="007706DE">
        <w:rPr>
          <w:rFonts w:ascii="Calibri" w:hAnsi="Calibri" w:cs="Calibri"/>
          <w:color w:val="000000" w:themeColor="text1"/>
          <w:sz w:val="22"/>
          <w:szCs w:val="22"/>
        </w:rPr>
        <w:t xml:space="preserve"> (role separation, permissions, deprecation gates, metadata certification)</w:t>
      </w:r>
    </w:p>
    <w:p w:rsidRPr="007706DE" w:rsidR="00957439" w:rsidP="004D0259" w:rsidRDefault="00957439" w14:paraId="0CB7971A" w14:textId="77777777">
      <w:pPr>
        <w:numPr>
          <w:ilvl w:val="0"/>
          <w:numId w:val="10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Customer</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driven</w:t>
      </w:r>
      <w:r w:rsidRPr="007706DE">
        <w:rPr>
          <w:rFonts w:ascii="Calibri" w:hAnsi="Calibri" w:cs="Calibri"/>
          <w:color w:val="000000" w:themeColor="text1"/>
          <w:sz w:val="22"/>
          <w:szCs w:val="22"/>
        </w:rPr>
        <w:t xml:space="preserve"> (preferences, identity context, fatigue rules)</w:t>
      </w:r>
    </w:p>
    <w:p w:rsidRPr="007706DE" w:rsidR="00957439" w:rsidP="004D0259" w:rsidRDefault="00957439" w14:paraId="2695306E" w14:textId="5615AC84">
      <w:pPr>
        <w:numPr>
          <w:ilvl w:val="0"/>
          <w:numId w:val="10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Future</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proof</w:t>
      </w:r>
      <w:r w:rsidRPr="007706DE">
        <w:rPr>
          <w:rFonts w:ascii="Calibri" w:hAnsi="Calibri" w:cs="Calibri"/>
          <w:color w:val="000000" w:themeColor="text1"/>
          <w:sz w:val="22"/>
          <w:szCs w:val="22"/>
        </w:rPr>
        <w:t xml:space="preserve"> (aligned with Braze SDK, CEP routing, AI governance agent</w:t>
      </w:r>
    </w:p>
    <w:p w:rsidRPr="0089723A" w:rsidR="00957439" w:rsidP="00957439" w:rsidRDefault="00957439" w14:paraId="446FB0BF" w14:textId="77777777">
      <w:pPr>
        <w:rPr>
          <w:rFonts w:ascii="Calibri" w:hAnsi="Calibri" w:cs="Calibri"/>
          <w:b/>
          <w:bCs/>
          <w:sz w:val="22"/>
          <w:szCs w:val="22"/>
        </w:rPr>
      </w:pPr>
      <w:r w:rsidRPr="0089723A">
        <w:rPr>
          <w:rFonts w:ascii="Calibri" w:hAnsi="Calibri" w:cs="Calibri"/>
          <w:b/>
          <w:bCs/>
          <w:sz w:val="22"/>
          <w:szCs w:val="22"/>
        </w:rPr>
        <w:t>Ownership &amp; Operating Model</w:t>
      </w:r>
    </w:p>
    <w:p w:rsidRPr="007706DE" w:rsidR="00957439" w:rsidP="00957439" w:rsidRDefault="00957439" w14:paraId="0BDC5F7D" w14:textId="77777777">
      <w:p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This model names a single primary owner per governance domain, key partners, decision rights, and measurable KPIs with targets and cadence.</w:t>
      </w:r>
    </w:p>
    <w:p w:rsidRPr="007706DE" w:rsidR="00957439" w:rsidP="00957439" w:rsidRDefault="00957439" w14:paraId="2047F88F" w14:textId="77777777">
      <w:pPr>
        <w:spacing w:before="100" w:beforeAutospacing="1" w:after="100" w:afterAutospacing="1" w:line="300" w:lineRule="atLeast"/>
        <w:outlineLvl w:val="2"/>
        <w:rPr>
          <w:rFonts w:ascii="Calibri" w:hAnsi="Calibri" w:cs="Calibri"/>
          <w:b/>
          <w:bCs/>
          <w:color w:val="000000" w:themeColor="text1"/>
          <w:sz w:val="22"/>
          <w:szCs w:val="22"/>
        </w:rPr>
      </w:pPr>
      <w:r w:rsidRPr="007706DE">
        <w:rPr>
          <w:rFonts w:ascii="Calibri" w:hAnsi="Calibri" w:cs="Calibri"/>
          <w:b/>
          <w:bCs/>
          <w:color w:val="000000" w:themeColor="text1"/>
          <w:sz w:val="22"/>
          <w:szCs w:val="22"/>
        </w:rPr>
        <w:t>Domain 1 — Policy &amp; Standards Governance</w:t>
      </w:r>
    </w:p>
    <w:p w:rsidRPr="007706DE" w:rsidR="00957439" w:rsidP="004D0259" w:rsidRDefault="00957439" w14:paraId="041737A1" w14:textId="77777777">
      <w:pPr>
        <w:numPr>
          <w:ilvl w:val="0"/>
          <w:numId w:val="110"/>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Primary owner:</w:t>
      </w:r>
      <w:r w:rsidRPr="007706DE">
        <w:rPr>
          <w:rFonts w:ascii="Calibri" w:hAnsi="Calibri" w:cs="Calibri"/>
          <w:color w:val="000000" w:themeColor="text1"/>
          <w:sz w:val="22"/>
          <w:szCs w:val="22"/>
        </w:rPr>
        <w:t xml:space="preserve"> Product communications</w:t>
      </w:r>
    </w:p>
    <w:p w:rsidRPr="007706DE" w:rsidR="00957439" w:rsidP="004D0259" w:rsidRDefault="00957439" w14:paraId="09BDDF61" w14:textId="77777777">
      <w:pPr>
        <w:numPr>
          <w:ilvl w:val="0"/>
          <w:numId w:val="110"/>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Key partners:</w:t>
      </w:r>
      <w:r w:rsidRPr="007706DE">
        <w:rPr>
          <w:rFonts w:ascii="Calibri" w:hAnsi="Calibri" w:cs="Calibri"/>
          <w:color w:val="000000" w:themeColor="text1"/>
          <w:sz w:val="22"/>
          <w:szCs w:val="22"/>
        </w:rPr>
        <w:t xml:space="preserve"> Platform engineering, Legal &amp; Compliance, LCM/Marketing Ops, Data &amp; Analytics, Regional/China</w:t>
      </w:r>
    </w:p>
    <w:p w:rsidRPr="007706DE" w:rsidR="00957439" w:rsidP="004D0259" w:rsidRDefault="00957439" w14:paraId="208CF8AB" w14:textId="77777777">
      <w:pPr>
        <w:numPr>
          <w:ilvl w:val="0"/>
          <w:numId w:val="110"/>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Decision rights:</w:t>
      </w:r>
      <w:r w:rsidRPr="007706DE">
        <w:rPr>
          <w:rFonts w:ascii="Calibri" w:hAnsi="Calibri" w:cs="Calibri"/>
          <w:color w:val="000000" w:themeColor="text1"/>
          <w:sz w:val="22"/>
          <w:szCs w:val="22"/>
        </w:rPr>
        <w:t xml:space="preserve"> Approves taxonomy/metadata; sets policy</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as</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code rules (quiet hours, suppression, frequency); sets ROI/marginal</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lift floors; releases policy versions to CEP/template validators.</w:t>
      </w:r>
    </w:p>
    <w:p w:rsidRPr="007706DE" w:rsidR="00957439" w:rsidP="004D0259" w:rsidRDefault="00957439" w14:paraId="5B2C6FF1" w14:textId="77777777">
      <w:pPr>
        <w:numPr>
          <w:ilvl w:val="0"/>
          <w:numId w:val="110"/>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KPIs:</w:t>
      </w:r>
    </w:p>
    <w:p w:rsidRPr="007706DE" w:rsidR="00957439" w:rsidP="004D0259" w:rsidRDefault="00957439" w14:paraId="52CF56C1" w14:textId="77777777">
      <w:pPr>
        <w:numPr>
          <w:ilvl w:val="1"/>
          <w:numId w:val="110"/>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Policy pass</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rate at build/send (passed policy as code):</w:t>
      </w:r>
      <w:r w:rsidRPr="007706DE">
        <w:rPr>
          <w:rFonts w:ascii="Calibri" w:hAnsi="Calibri" w:cs="Calibri"/>
          <w:color w:val="000000" w:themeColor="text1"/>
          <w:sz w:val="22"/>
          <w:szCs w:val="22"/>
        </w:rPr>
        <w:t xml:space="preserve"> </w:t>
      </w:r>
      <w:proofErr w:type="spellStart"/>
      <w:r w:rsidRPr="007706DE">
        <w:rPr>
          <w:rFonts w:ascii="Calibri" w:hAnsi="Calibri" w:cs="Calibri"/>
          <w:color w:val="000000" w:themeColor="text1"/>
          <w:sz w:val="22"/>
          <w:szCs w:val="22"/>
        </w:rPr>
        <w:t>passed_checks</w:t>
      </w:r>
      <w:proofErr w:type="spellEnd"/>
      <w:r w:rsidRPr="007706DE">
        <w:rPr>
          <w:rFonts w:ascii="Calibri" w:hAnsi="Calibri" w:cs="Calibri"/>
          <w:color w:val="000000" w:themeColor="text1"/>
          <w:sz w:val="22"/>
          <w:szCs w:val="22"/>
        </w:rPr>
        <w:t xml:space="preserve"> ÷ </w:t>
      </w:r>
      <w:proofErr w:type="spellStart"/>
      <w:r w:rsidRPr="007706DE">
        <w:rPr>
          <w:rFonts w:ascii="Calibri" w:hAnsi="Calibri" w:cs="Calibri"/>
          <w:color w:val="000000" w:themeColor="text1"/>
          <w:sz w:val="22"/>
          <w:szCs w:val="22"/>
        </w:rPr>
        <w:t>total_checks</w:t>
      </w:r>
      <w:proofErr w:type="spellEnd"/>
      <w:r w:rsidRPr="007706DE">
        <w:rPr>
          <w:rFonts w:ascii="Calibri" w:hAnsi="Calibri" w:cs="Calibri"/>
          <w:color w:val="000000" w:themeColor="text1"/>
          <w:sz w:val="22"/>
          <w:szCs w:val="22"/>
        </w:rPr>
        <w:t>; target ≥ 98% (build), ≥ 99.5% (send); monthly.</w:t>
      </w:r>
    </w:p>
    <w:p w:rsidRPr="007706DE" w:rsidR="00957439" w:rsidP="004D0259" w:rsidRDefault="00957439" w14:paraId="2087E52A" w14:textId="4F322CE8">
      <w:pPr>
        <w:numPr>
          <w:ilvl w:val="1"/>
          <w:numId w:val="110"/>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Metadata completeness (live comms with metadata):</w:t>
      </w:r>
      <w:r w:rsidRPr="007706DE">
        <w:rPr>
          <w:rFonts w:ascii="Calibri" w:hAnsi="Calibri" w:cs="Calibri"/>
          <w:color w:val="000000" w:themeColor="text1"/>
          <w:sz w:val="22"/>
          <w:szCs w:val="22"/>
        </w:rPr>
        <w:t xml:space="preserve"> </w:t>
      </w:r>
      <w:proofErr w:type="spellStart"/>
      <w:r w:rsidRPr="007706DE">
        <w:rPr>
          <w:rFonts w:ascii="Calibri" w:hAnsi="Calibri" w:cs="Calibri"/>
          <w:color w:val="000000" w:themeColor="text1"/>
          <w:sz w:val="22"/>
          <w:szCs w:val="22"/>
        </w:rPr>
        <w:t>compliant_items</w:t>
      </w:r>
      <w:proofErr w:type="spellEnd"/>
      <w:r w:rsidRPr="007706DE">
        <w:rPr>
          <w:rFonts w:ascii="Calibri" w:hAnsi="Calibri" w:cs="Calibri"/>
          <w:color w:val="000000" w:themeColor="text1"/>
          <w:sz w:val="22"/>
          <w:szCs w:val="22"/>
        </w:rPr>
        <w:t xml:space="preserve"> ÷ </w:t>
      </w:r>
      <w:proofErr w:type="spellStart"/>
      <w:r w:rsidRPr="007706DE">
        <w:rPr>
          <w:rFonts w:ascii="Calibri" w:hAnsi="Calibri" w:cs="Calibri"/>
          <w:color w:val="000000" w:themeColor="text1"/>
          <w:sz w:val="22"/>
          <w:szCs w:val="22"/>
        </w:rPr>
        <w:t>total_live_items</w:t>
      </w:r>
      <w:proofErr w:type="spellEnd"/>
      <w:r w:rsidRPr="007706DE">
        <w:rPr>
          <w:rFonts w:ascii="Calibri" w:hAnsi="Calibri" w:cs="Calibri"/>
          <w:color w:val="000000" w:themeColor="text1"/>
          <w:sz w:val="22"/>
          <w:szCs w:val="22"/>
        </w:rPr>
        <w:t>; target 100%; monthly.</w:t>
      </w:r>
    </w:p>
    <w:p w:rsidRPr="007706DE" w:rsidR="00957439" w:rsidP="004D0259" w:rsidRDefault="00957439" w14:paraId="186F3030" w14:textId="0F59B216">
      <w:pPr>
        <w:numPr>
          <w:ilvl w:val="1"/>
          <w:numId w:val="110"/>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ROI floor compliance (promotional exceeding marginal lift floor):</w:t>
      </w:r>
      <w:r w:rsidRPr="007706DE">
        <w:rPr>
          <w:rFonts w:ascii="Calibri" w:hAnsi="Calibri" w:cs="Calibri"/>
          <w:color w:val="000000" w:themeColor="text1"/>
          <w:sz w:val="22"/>
          <w:szCs w:val="22"/>
        </w:rPr>
        <w:t xml:space="preserve"> </w:t>
      </w:r>
      <w:proofErr w:type="spellStart"/>
      <w:r w:rsidRPr="007706DE">
        <w:rPr>
          <w:rFonts w:ascii="Calibri" w:hAnsi="Calibri" w:cs="Calibri"/>
          <w:color w:val="000000" w:themeColor="text1"/>
          <w:sz w:val="22"/>
          <w:szCs w:val="22"/>
        </w:rPr>
        <w:t>variants_meeting_floor</w:t>
      </w:r>
      <w:proofErr w:type="spellEnd"/>
      <w:r w:rsidRPr="007706DE">
        <w:rPr>
          <w:rFonts w:ascii="Calibri" w:hAnsi="Calibri" w:cs="Calibri"/>
          <w:color w:val="000000" w:themeColor="text1"/>
          <w:sz w:val="22"/>
          <w:szCs w:val="22"/>
        </w:rPr>
        <w:t xml:space="preserve"> ÷ </w:t>
      </w:r>
      <w:proofErr w:type="spellStart"/>
      <w:r w:rsidRPr="007706DE">
        <w:rPr>
          <w:rFonts w:ascii="Calibri" w:hAnsi="Calibri" w:cs="Calibri"/>
          <w:color w:val="000000" w:themeColor="text1"/>
          <w:sz w:val="22"/>
          <w:szCs w:val="22"/>
        </w:rPr>
        <w:t>total_variants</w:t>
      </w:r>
      <w:proofErr w:type="spellEnd"/>
      <w:r w:rsidRPr="007706DE">
        <w:rPr>
          <w:rFonts w:ascii="Calibri" w:hAnsi="Calibri" w:cs="Calibri"/>
          <w:color w:val="000000" w:themeColor="text1"/>
          <w:sz w:val="22"/>
          <w:szCs w:val="22"/>
        </w:rPr>
        <w:t>; target ≥ 80% (2026) → ≥ 90% (2027); quarterly.</w:t>
      </w:r>
    </w:p>
    <w:p w:rsidRPr="007706DE" w:rsidR="00957439" w:rsidP="00957439" w:rsidRDefault="00957439" w14:paraId="7C985030" w14:textId="77777777">
      <w:pPr>
        <w:spacing w:before="100" w:beforeAutospacing="1" w:after="100" w:afterAutospacing="1" w:line="300" w:lineRule="atLeast"/>
        <w:outlineLvl w:val="2"/>
        <w:rPr>
          <w:rFonts w:ascii="Calibri" w:hAnsi="Calibri" w:cs="Calibri"/>
          <w:b/>
          <w:bCs/>
          <w:color w:val="000000" w:themeColor="text1"/>
          <w:sz w:val="22"/>
          <w:szCs w:val="22"/>
        </w:rPr>
      </w:pPr>
      <w:r w:rsidRPr="007706DE">
        <w:rPr>
          <w:rFonts w:ascii="Calibri" w:hAnsi="Calibri" w:cs="Calibri"/>
          <w:b/>
          <w:bCs/>
          <w:color w:val="000000" w:themeColor="text1"/>
          <w:sz w:val="22"/>
          <w:szCs w:val="22"/>
        </w:rPr>
        <w:t>Domain 2 — Workflow &amp; Journey Governance</w:t>
      </w:r>
    </w:p>
    <w:p w:rsidRPr="007706DE" w:rsidR="00957439" w:rsidP="004D0259" w:rsidRDefault="00957439" w14:paraId="7A494ED3" w14:textId="1CDC3FC0">
      <w:pPr>
        <w:numPr>
          <w:ilvl w:val="0"/>
          <w:numId w:val="11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Primary owner:</w:t>
      </w:r>
      <w:r w:rsidRPr="007706DE">
        <w:rPr>
          <w:rFonts w:ascii="Calibri" w:hAnsi="Calibri" w:cs="Calibri"/>
          <w:color w:val="000000" w:themeColor="text1"/>
          <w:sz w:val="22"/>
          <w:szCs w:val="22"/>
        </w:rPr>
        <w:t xml:space="preserve"> Product communications/LCM?/Platform engineering?</w:t>
      </w:r>
    </w:p>
    <w:p w:rsidRPr="007706DE" w:rsidR="00957439" w:rsidP="004D0259" w:rsidRDefault="00957439" w14:paraId="6961EB90" w14:textId="77777777">
      <w:pPr>
        <w:numPr>
          <w:ilvl w:val="0"/>
          <w:numId w:val="11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Key partners:</w:t>
      </w:r>
      <w:r w:rsidRPr="007706DE">
        <w:rPr>
          <w:rFonts w:ascii="Calibri" w:hAnsi="Calibri" w:cs="Calibri"/>
          <w:color w:val="000000" w:themeColor="text1"/>
          <w:sz w:val="22"/>
          <w:szCs w:val="22"/>
        </w:rPr>
        <w:t xml:space="preserve"> Journey PMs (Product communications), LCM/Marketing Ops, Legal &amp; Compliance, Platform engineering, Design system</w:t>
      </w:r>
    </w:p>
    <w:p w:rsidRPr="007706DE" w:rsidR="00957439" w:rsidP="004D0259" w:rsidRDefault="00957439" w14:paraId="6C96D757" w14:textId="5C8B2666">
      <w:pPr>
        <w:numPr>
          <w:ilvl w:val="0"/>
          <w:numId w:val="11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Decision rights:</w:t>
      </w:r>
      <w:r w:rsidRPr="007706DE">
        <w:rPr>
          <w:rFonts w:ascii="Calibri" w:hAnsi="Calibri" w:cs="Calibri"/>
          <w:color w:val="000000" w:themeColor="text1"/>
          <w:sz w:val="22"/>
          <w:szCs w:val="22"/>
        </w:rPr>
        <w:t xml:space="preserve"> Defines maker–checker workflow; owns templating/content governance; signs off journey go</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live (metadata certification + compliance); sets Braze roles &amp; permissions policy.</w:t>
      </w:r>
    </w:p>
    <w:p w:rsidRPr="007706DE" w:rsidR="00957439" w:rsidP="004D0259" w:rsidRDefault="00957439" w14:paraId="71D01140" w14:textId="77777777">
      <w:pPr>
        <w:numPr>
          <w:ilvl w:val="0"/>
          <w:numId w:val="11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KPIs (measurable):</w:t>
      </w:r>
    </w:p>
    <w:p w:rsidRPr="007706DE" w:rsidR="00957439" w:rsidP="004D0259" w:rsidRDefault="00957439" w14:paraId="1C71E154" w14:textId="77777777">
      <w:pPr>
        <w:numPr>
          <w:ilvl w:val="1"/>
          <w:numId w:val="11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Time</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to</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publish:</w:t>
      </w:r>
      <w:r w:rsidRPr="007706DE">
        <w:rPr>
          <w:rFonts w:ascii="Calibri" w:hAnsi="Calibri" w:cs="Calibri"/>
          <w:color w:val="000000" w:themeColor="text1"/>
          <w:sz w:val="22"/>
          <w:szCs w:val="22"/>
        </w:rPr>
        <w:t xml:space="preserve"> median business days from intake → certified go</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live; target ≤ 15 (2026) → ≤ 10 (2027); monthly.</w:t>
      </w:r>
    </w:p>
    <w:p w:rsidRPr="007706DE" w:rsidR="00957439" w:rsidP="004D0259" w:rsidRDefault="00957439" w14:paraId="71155103" w14:textId="77777777">
      <w:pPr>
        <w:numPr>
          <w:ilvl w:val="1"/>
          <w:numId w:val="11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Template/compliance coverage:</w:t>
      </w:r>
      <w:r w:rsidRPr="007706DE">
        <w:rPr>
          <w:rFonts w:ascii="Calibri" w:hAnsi="Calibri" w:cs="Calibri"/>
          <w:color w:val="000000" w:themeColor="text1"/>
          <w:sz w:val="22"/>
          <w:szCs w:val="22"/>
        </w:rPr>
        <w:t xml:space="preserve"> % journeys using approved templates &amp; compliance packs; target ≥ 95% (2026) → 100% (2027); monthly.</w:t>
      </w:r>
    </w:p>
    <w:p w:rsidRPr="007706DE" w:rsidR="00957439" w:rsidP="004D0259" w:rsidRDefault="00957439" w14:paraId="59D1C697" w14:textId="614CFFCD">
      <w:pPr>
        <w:numPr>
          <w:ilvl w:val="1"/>
          <w:numId w:val="11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Legacy decommission timeliness:</w:t>
      </w:r>
      <w:r w:rsidRPr="007706DE">
        <w:rPr>
          <w:rFonts w:ascii="Calibri" w:hAnsi="Calibri" w:cs="Calibri"/>
          <w:color w:val="000000" w:themeColor="text1"/>
          <w:sz w:val="22"/>
          <w:szCs w:val="22"/>
        </w:rPr>
        <w:t xml:space="preserve"> % legacy messages shut off within the same sprint after CEP go</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live; target ≥ 95%; sprint review.</w:t>
      </w:r>
    </w:p>
    <w:p w:rsidRPr="007706DE" w:rsidR="00957439" w:rsidP="004D0259" w:rsidRDefault="00957439" w14:paraId="5FBC7B46" w14:textId="77777777">
      <w:pPr>
        <w:numPr>
          <w:ilvl w:val="1"/>
          <w:numId w:val="11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Braze permission adherence:</w:t>
      </w:r>
      <w:r w:rsidRPr="007706DE">
        <w:rPr>
          <w:rFonts w:ascii="Calibri" w:hAnsi="Calibri" w:cs="Calibri"/>
          <w:color w:val="000000" w:themeColor="text1"/>
          <w:sz w:val="22"/>
          <w:szCs w:val="22"/>
        </w:rPr>
        <w:t xml:space="preserve"> % actions executed by authorized roles only; target 100%; monthly.</w:t>
      </w:r>
    </w:p>
    <w:p w:rsidRPr="007706DE" w:rsidR="00957439" w:rsidP="00957439" w:rsidRDefault="00957439" w14:paraId="5CD22643" w14:textId="77777777">
      <w:pPr>
        <w:spacing w:before="100" w:beforeAutospacing="1" w:after="100" w:afterAutospacing="1" w:line="300" w:lineRule="atLeast"/>
        <w:outlineLvl w:val="2"/>
        <w:rPr>
          <w:rFonts w:ascii="Calibri" w:hAnsi="Calibri" w:cs="Calibri"/>
          <w:b/>
          <w:bCs/>
          <w:color w:val="000000" w:themeColor="text1"/>
          <w:sz w:val="22"/>
          <w:szCs w:val="22"/>
        </w:rPr>
      </w:pPr>
      <w:r w:rsidRPr="007706DE">
        <w:rPr>
          <w:rFonts w:ascii="Calibri" w:hAnsi="Calibri" w:cs="Calibri"/>
          <w:b/>
          <w:bCs/>
          <w:color w:val="000000" w:themeColor="text1"/>
          <w:sz w:val="22"/>
          <w:szCs w:val="22"/>
        </w:rPr>
        <w:t>Domain 3 — Channel &amp; Surface Governance</w:t>
      </w:r>
    </w:p>
    <w:p w:rsidRPr="007706DE" w:rsidR="00957439" w:rsidP="004D0259" w:rsidRDefault="00957439" w14:paraId="0512BF85" w14:textId="76CAAD94">
      <w:pPr>
        <w:numPr>
          <w:ilvl w:val="0"/>
          <w:numId w:val="112"/>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Primary owner:</w:t>
      </w:r>
      <w:r w:rsidRPr="007706DE">
        <w:rPr>
          <w:rFonts w:ascii="Calibri" w:hAnsi="Calibri" w:cs="Calibri"/>
          <w:color w:val="000000" w:themeColor="text1"/>
          <w:sz w:val="22"/>
          <w:szCs w:val="22"/>
        </w:rPr>
        <w:t xml:space="preserve"> Product communications (surfaces &amp; priority)</w:t>
      </w:r>
    </w:p>
    <w:p w:rsidRPr="007706DE" w:rsidR="00957439" w:rsidP="004D0259" w:rsidRDefault="00957439" w14:paraId="3B4A095D" w14:textId="77777777">
      <w:pPr>
        <w:numPr>
          <w:ilvl w:val="0"/>
          <w:numId w:val="112"/>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Key partners:</w:t>
      </w:r>
      <w:r w:rsidRPr="007706DE">
        <w:rPr>
          <w:rFonts w:ascii="Calibri" w:hAnsi="Calibri" w:cs="Calibri"/>
          <w:color w:val="000000" w:themeColor="text1"/>
          <w:sz w:val="22"/>
          <w:szCs w:val="22"/>
        </w:rPr>
        <w:t xml:space="preserve"> Platform engineering (SDK/runtime), App owners (Web/Mobile/Manager Account/Partner Admin), Design system</w:t>
      </w:r>
    </w:p>
    <w:p w:rsidRPr="007706DE" w:rsidR="00957439" w:rsidP="004D0259" w:rsidRDefault="00957439" w14:paraId="22560988" w14:textId="61FE5920">
      <w:pPr>
        <w:numPr>
          <w:ilvl w:val="0"/>
          <w:numId w:val="112"/>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Decision rights:</w:t>
      </w:r>
      <w:r w:rsidRPr="007706DE">
        <w:rPr>
          <w:rFonts w:ascii="Calibri" w:hAnsi="Calibri" w:cs="Calibri"/>
          <w:color w:val="000000" w:themeColor="text1"/>
          <w:sz w:val="22"/>
          <w:szCs w:val="22"/>
        </w:rPr>
        <w:t xml:space="preserve"> Defines surface semantics; enforces routing hierarchy &amp; conflict rules; approves use of Braze components vs. product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native; sets BO visibility requirements.</w:t>
      </w:r>
    </w:p>
    <w:p w:rsidRPr="007706DE" w:rsidR="00957439" w:rsidP="004D0259" w:rsidRDefault="00957439" w14:paraId="59B86A97" w14:textId="77777777">
      <w:pPr>
        <w:numPr>
          <w:ilvl w:val="0"/>
          <w:numId w:val="112"/>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KPIs (measurable):</w:t>
      </w:r>
    </w:p>
    <w:p w:rsidRPr="007706DE" w:rsidR="00957439" w:rsidP="004D0259" w:rsidRDefault="00957439" w14:paraId="12DE07F0" w14:textId="75AE11EA">
      <w:pPr>
        <w:numPr>
          <w:ilvl w:val="1"/>
          <w:numId w:val="112"/>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Collision rate:</w:t>
      </w:r>
      <w:r w:rsidRPr="007706DE">
        <w:rPr>
          <w:rFonts w:ascii="Calibri" w:hAnsi="Calibri" w:cs="Calibri"/>
          <w:color w:val="000000" w:themeColor="text1"/>
          <w:sz w:val="22"/>
          <w:szCs w:val="22"/>
        </w:rPr>
        <w:t xml:space="preserve"> # multi</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surface conflicts per 10k sessions; target ↓ 50% (2026), ↓ 80% (2028); monthly.</w:t>
      </w:r>
    </w:p>
    <w:p w:rsidRPr="007706DE" w:rsidR="00957439" w:rsidP="004D0259" w:rsidRDefault="00957439" w14:paraId="6AE336EF" w14:textId="77777777">
      <w:pPr>
        <w:numPr>
          <w:ilvl w:val="1"/>
          <w:numId w:val="112"/>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Surface instrumentation coverage:</w:t>
      </w:r>
      <w:r w:rsidRPr="007706DE">
        <w:rPr>
          <w:rFonts w:ascii="Calibri" w:hAnsi="Calibri" w:cs="Calibri"/>
          <w:color w:val="000000" w:themeColor="text1"/>
          <w:sz w:val="22"/>
          <w:szCs w:val="22"/>
        </w:rPr>
        <w:t xml:space="preserve"> % surfaces emitting impression, click, action, eligibility reason, role/context; target 100%; monthly.</w:t>
      </w:r>
    </w:p>
    <w:p w:rsidRPr="007706DE" w:rsidR="00957439" w:rsidP="004D0259" w:rsidRDefault="00957439" w14:paraId="34429527" w14:textId="77777777">
      <w:pPr>
        <w:numPr>
          <w:ilvl w:val="1"/>
          <w:numId w:val="112"/>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CEP</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integrated surface ratio:</w:t>
      </w:r>
      <w:r w:rsidRPr="007706DE">
        <w:rPr>
          <w:rFonts w:ascii="Calibri" w:hAnsi="Calibri" w:cs="Calibri"/>
          <w:color w:val="000000" w:themeColor="text1"/>
          <w:sz w:val="22"/>
          <w:szCs w:val="22"/>
        </w:rPr>
        <w:t xml:space="preserve"> % governed surfaces connected to CEP; target ≥ 70% (2026) → ≥ 90% (2027); quarterly.</w:t>
      </w:r>
    </w:p>
    <w:p w:rsidRPr="007706DE" w:rsidR="00957439" w:rsidP="00957439" w:rsidRDefault="00957439" w14:paraId="2F5B3991" w14:textId="77777777">
      <w:pPr>
        <w:spacing w:before="100" w:beforeAutospacing="1" w:after="100" w:afterAutospacing="1" w:line="300" w:lineRule="atLeast"/>
        <w:outlineLvl w:val="2"/>
        <w:rPr>
          <w:rFonts w:ascii="Calibri" w:hAnsi="Calibri" w:cs="Calibri"/>
          <w:b/>
          <w:bCs/>
          <w:color w:val="000000" w:themeColor="text1"/>
          <w:sz w:val="22"/>
          <w:szCs w:val="22"/>
        </w:rPr>
      </w:pPr>
      <w:r w:rsidRPr="007706DE">
        <w:rPr>
          <w:rFonts w:ascii="Calibri" w:hAnsi="Calibri" w:cs="Calibri"/>
          <w:b/>
          <w:bCs/>
          <w:color w:val="000000" w:themeColor="text1"/>
          <w:sz w:val="22"/>
          <w:szCs w:val="22"/>
        </w:rPr>
        <w:t>Domain 4 — Preferences &amp; Identity Governance</w:t>
      </w:r>
    </w:p>
    <w:p w:rsidRPr="007706DE" w:rsidR="00957439" w:rsidP="004D0259" w:rsidRDefault="00957439" w14:paraId="59BC4B3D" w14:textId="6E083186">
      <w:pPr>
        <w:numPr>
          <w:ilvl w:val="0"/>
          <w:numId w:val="113"/>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Primary owner:</w:t>
      </w:r>
      <w:r w:rsidRPr="007706DE">
        <w:rPr>
          <w:rFonts w:ascii="Calibri" w:hAnsi="Calibri" w:cs="Calibri"/>
          <w:color w:val="000000" w:themeColor="text1"/>
          <w:sz w:val="22"/>
          <w:szCs w:val="22"/>
        </w:rPr>
        <w:t xml:space="preserve"> Product Communication</w:t>
      </w:r>
    </w:p>
    <w:p w:rsidRPr="007706DE" w:rsidR="00957439" w:rsidP="004D0259" w:rsidRDefault="00957439" w14:paraId="279F3BA7" w14:textId="77777777">
      <w:pPr>
        <w:numPr>
          <w:ilvl w:val="0"/>
          <w:numId w:val="113"/>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Key partners:</w:t>
      </w:r>
      <w:r w:rsidRPr="007706DE">
        <w:rPr>
          <w:rFonts w:ascii="Calibri" w:hAnsi="Calibri" w:cs="Calibri"/>
          <w:color w:val="000000" w:themeColor="text1"/>
          <w:sz w:val="22"/>
          <w:szCs w:val="22"/>
        </w:rPr>
        <w:t xml:space="preserve"> Platform engineering (identity/CEP), Legal &amp; Compliance, LCM/Marketing, Data &amp; Analytics</w:t>
      </w:r>
    </w:p>
    <w:p w:rsidRPr="007706DE" w:rsidR="00957439" w:rsidP="004D0259" w:rsidRDefault="00957439" w14:paraId="22C03D00" w14:textId="77777777">
      <w:pPr>
        <w:numPr>
          <w:ilvl w:val="0"/>
          <w:numId w:val="113"/>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Decision rights:</w:t>
      </w:r>
      <w:r w:rsidRPr="007706DE">
        <w:rPr>
          <w:rFonts w:ascii="Calibri" w:hAnsi="Calibri" w:cs="Calibri"/>
          <w:color w:val="000000" w:themeColor="text1"/>
          <w:sz w:val="22"/>
          <w:szCs w:val="22"/>
        </w:rPr>
        <w:t xml:space="preserve"> Defines preference models (role/channel/frequency/digests/quiet hours), UI placement, and regulatory exceptions.</w:t>
      </w:r>
    </w:p>
    <w:p w:rsidRPr="007706DE" w:rsidR="00957439" w:rsidP="004D0259" w:rsidRDefault="00957439" w14:paraId="43F0FFD8" w14:textId="77777777">
      <w:pPr>
        <w:numPr>
          <w:ilvl w:val="0"/>
          <w:numId w:val="113"/>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KPIs (measurable):</w:t>
      </w:r>
    </w:p>
    <w:p w:rsidRPr="007706DE" w:rsidR="00957439" w:rsidP="004D0259" w:rsidRDefault="00957439" w14:paraId="0F93C8F4" w14:textId="77777777">
      <w:pPr>
        <w:numPr>
          <w:ilvl w:val="1"/>
          <w:numId w:val="113"/>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Preference enforcement accuracy:</w:t>
      </w:r>
      <w:r w:rsidRPr="007706DE">
        <w:rPr>
          <w:rFonts w:ascii="Calibri" w:hAnsi="Calibri" w:cs="Calibri"/>
          <w:color w:val="000000" w:themeColor="text1"/>
          <w:sz w:val="22"/>
          <w:szCs w:val="22"/>
        </w:rPr>
        <w:t xml:space="preserve"> % sends honoring preferences/quiet hours/frequency; target ≥ 99.9%; monthly.</w:t>
      </w:r>
    </w:p>
    <w:p w:rsidRPr="007706DE" w:rsidR="00957439" w:rsidP="004D0259" w:rsidRDefault="00957439" w14:paraId="3390F70F" w14:textId="31F2306D">
      <w:pPr>
        <w:numPr>
          <w:ilvl w:val="1"/>
          <w:numId w:val="113"/>
        </w:numPr>
        <w:spacing w:before="100" w:beforeAutospacing="1" w:after="100" w:afterAutospacing="1" w:line="300" w:lineRule="atLeast"/>
        <w:rPr>
          <w:rFonts w:ascii="Calibri" w:hAnsi="Calibri" w:cs="Calibri"/>
          <w:color w:val="000000" w:themeColor="text1"/>
          <w:sz w:val="22"/>
          <w:szCs w:val="22"/>
        </w:rPr>
      </w:pPr>
      <w:proofErr w:type="spellStart"/>
      <w:r w:rsidRPr="007706DE">
        <w:rPr>
          <w:rFonts w:ascii="Calibri" w:hAnsi="Calibri" w:cs="Calibri"/>
          <w:b/>
          <w:bCs/>
          <w:color w:val="000000" w:themeColor="text1"/>
          <w:sz w:val="22"/>
          <w:szCs w:val="22"/>
        </w:rPr>
        <w:t>Opt</w:t>
      </w:r>
      <w:proofErr w:type="spellEnd"/>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down vs. unsubscribe ratio:</w:t>
      </w:r>
      <w:r w:rsidRPr="007706DE">
        <w:rPr>
          <w:rFonts w:ascii="Calibri" w:hAnsi="Calibri" w:cs="Calibri"/>
          <w:color w:val="000000" w:themeColor="text1"/>
          <w:sz w:val="22"/>
          <w:szCs w:val="22"/>
        </w:rPr>
        <w:t xml:space="preserve"> opt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downs ÷ (opt</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downs + unsubscribes); target ≥ 60% (2026) → ≥ 70% (2027); quarterly.</w:t>
      </w:r>
    </w:p>
    <w:p w:rsidRPr="007706DE" w:rsidR="00957439" w:rsidP="004D0259" w:rsidRDefault="00957439" w14:paraId="5B62B9B0" w14:textId="77777777">
      <w:pPr>
        <w:numPr>
          <w:ilvl w:val="1"/>
          <w:numId w:val="113"/>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Digest adoption rate:</w:t>
      </w:r>
      <w:r w:rsidRPr="007706DE">
        <w:rPr>
          <w:rFonts w:ascii="Calibri" w:hAnsi="Calibri" w:cs="Calibri"/>
          <w:color w:val="000000" w:themeColor="text1"/>
          <w:sz w:val="22"/>
          <w:szCs w:val="22"/>
        </w:rPr>
        <w:t xml:space="preserve"> % eligible users/accounts with at least one digest; target ≥ 25% (2026) → ≥ 40% (2027); quarterly.</w:t>
      </w:r>
    </w:p>
    <w:p w:rsidRPr="007706DE" w:rsidR="00957439" w:rsidP="00957439" w:rsidRDefault="00957439" w14:paraId="757A7A76" w14:textId="77777777">
      <w:pPr>
        <w:spacing w:before="100" w:beforeAutospacing="1" w:after="100" w:afterAutospacing="1" w:line="300" w:lineRule="atLeast"/>
        <w:outlineLvl w:val="2"/>
        <w:rPr>
          <w:rFonts w:ascii="Calibri" w:hAnsi="Calibri" w:cs="Calibri"/>
          <w:b/>
          <w:bCs/>
          <w:color w:val="000000" w:themeColor="text1"/>
          <w:sz w:val="22"/>
          <w:szCs w:val="22"/>
        </w:rPr>
      </w:pPr>
      <w:r w:rsidRPr="007706DE">
        <w:rPr>
          <w:rFonts w:ascii="Calibri" w:hAnsi="Calibri" w:cs="Calibri"/>
          <w:b/>
          <w:bCs/>
          <w:color w:val="000000" w:themeColor="text1"/>
          <w:sz w:val="22"/>
          <w:szCs w:val="22"/>
        </w:rPr>
        <w:t>Domain 5 — Measurement, Quality &amp; Lifecycle Governance</w:t>
      </w:r>
    </w:p>
    <w:p w:rsidRPr="007706DE" w:rsidR="00957439" w:rsidP="004D0259" w:rsidRDefault="00957439" w14:paraId="76B905C9" w14:textId="3BE9EFAD">
      <w:pPr>
        <w:numPr>
          <w:ilvl w:val="0"/>
          <w:numId w:val="11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Primary owner:</w:t>
      </w:r>
      <w:r w:rsidRPr="007706DE">
        <w:rPr>
          <w:rFonts w:ascii="Calibri" w:hAnsi="Calibri" w:cs="Calibri"/>
          <w:color w:val="000000" w:themeColor="text1"/>
          <w:sz w:val="22"/>
          <w:szCs w:val="22"/>
        </w:rPr>
        <w:t xml:space="preserve"> Data &amp; Analytics (measurement standards and lifecycle reviews)</w:t>
      </w:r>
    </w:p>
    <w:p w:rsidRPr="007706DE" w:rsidR="00957439" w:rsidP="004D0259" w:rsidRDefault="00957439" w14:paraId="331FF911" w14:textId="77777777">
      <w:pPr>
        <w:numPr>
          <w:ilvl w:val="0"/>
          <w:numId w:val="11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Key partners:</w:t>
      </w:r>
      <w:r w:rsidRPr="007706DE">
        <w:rPr>
          <w:rFonts w:ascii="Calibri" w:hAnsi="Calibri" w:cs="Calibri"/>
          <w:color w:val="000000" w:themeColor="text1"/>
          <w:sz w:val="22"/>
          <w:szCs w:val="22"/>
        </w:rPr>
        <w:t xml:space="preserve"> Product communications PMs (act on insights), Platform engineering (event quality/SLA), LCM/Marketing (promo ROI), BO/BackOffice</w:t>
      </w:r>
    </w:p>
    <w:p w:rsidRPr="007706DE" w:rsidR="00957439" w:rsidP="004D0259" w:rsidRDefault="00957439" w14:paraId="6CA2BD31" w14:textId="77777777">
      <w:pPr>
        <w:numPr>
          <w:ilvl w:val="0"/>
          <w:numId w:val="11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Decision rights:</w:t>
      </w:r>
      <w:r w:rsidRPr="007706DE">
        <w:rPr>
          <w:rFonts w:ascii="Calibri" w:hAnsi="Calibri" w:cs="Calibri"/>
          <w:color w:val="000000" w:themeColor="text1"/>
          <w:sz w:val="22"/>
          <w:szCs w:val="22"/>
        </w:rPr>
        <w:t xml:space="preserve"> Owns instrumentation baseline and KPI catalog; operates lifecycle reviews; issues optimize/scale/retire directives based on ROI/performance.</w:t>
      </w:r>
    </w:p>
    <w:p w:rsidRPr="007706DE" w:rsidR="00957439" w:rsidP="004D0259" w:rsidRDefault="00957439" w14:paraId="3A40ED99" w14:textId="77777777">
      <w:pPr>
        <w:numPr>
          <w:ilvl w:val="0"/>
          <w:numId w:val="11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KPIs (measurable):</w:t>
      </w:r>
    </w:p>
    <w:p w:rsidRPr="007706DE" w:rsidR="00957439" w:rsidP="004D0259" w:rsidRDefault="00957439" w14:paraId="67E7D687" w14:textId="77777777">
      <w:pPr>
        <w:numPr>
          <w:ilvl w:val="1"/>
          <w:numId w:val="11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KPI coverage:</w:t>
      </w:r>
      <w:r w:rsidRPr="007706DE">
        <w:rPr>
          <w:rFonts w:ascii="Calibri" w:hAnsi="Calibri" w:cs="Calibri"/>
          <w:color w:val="000000" w:themeColor="text1"/>
          <w:sz w:val="22"/>
          <w:szCs w:val="22"/>
        </w:rPr>
        <w:t xml:space="preserve"> % live communications with a declared KPI and dashboard visibility; target 100%; monthly.</w:t>
      </w:r>
    </w:p>
    <w:p w:rsidRPr="007706DE" w:rsidR="00957439" w:rsidP="004D0259" w:rsidRDefault="00957439" w14:paraId="441DF1FA" w14:textId="33388729">
      <w:pPr>
        <w:numPr>
          <w:ilvl w:val="1"/>
          <w:numId w:val="11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Underperformer retirement rate:</w:t>
      </w:r>
      <w:r w:rsidRPr="007706DE">
        <w:rPr>
          <w:rFonts w:ascii="Calibri" w:hAnsi="Calibri" w:cs="Calibri"/>
          <w:color w:val="000000" w:themeColor="text1"/>
          <w:sz w:val="22"/>
          <w:szCs w:val="22"/>
        </w:rPr>
        <w:t xml:space="preserve"> % below</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threshold items optimized or retired within one quarter; target ≥ 90% within 90 days; quarterly.</w:t>
      </w:r>
    </w:p>
    <w:p w:rsidRPr="007706DE" w:rsidR="00957439" w:rsidP="004D0259" w:rsidRDefault="00957439" w14:paraId="4BD8E41A" w14:textId="77777777">
      <w:pPr>
        <w:numPr>
          <w:ilvl w:val="1"/>
          <w:numId w:val="114"/>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Experimentation rigor:</w:t>
      </w:r>
      <w:r w:rsidRPr="007706DE">
        <w:rPr>
          <w:rFonts w:ascii="Calibri" w:hAnsi="Calibri" w:cs="Calibri"/>
          <w:color w:val="000000" w:themeColor="text1"/>
          <w:sz w:val="22"/>
          <w:szCs w:val="22"/>
        </w:rPr>
        <w:t xml:space="preserve"> % material changes launched with A/B or holdout evidence; target ≥ 80% (2026) → ≥ 90% (2027); quarterly.</w:t>
      </w:r>
    </w:p>
    <w:p w:rsidRPr="007706DE" w:rsidR="00957439" w:rsidP="00957439" w:rsidRDefault="00957439" w14:paraId="69389E67" w14:textId="77777777">
      <w:pPr>
        <w:spacing w:before="100" w:beforeAutospacing="1" w:after="100" w:afterAutospacing="1" w:line="300" w:lineRule="atLeast"/>
        <w:outlineLvl w:val="3"/>
        <w:rPr>
          <w:rFonts w:ascii="Calibri" w:hAnsi="Calibri" w:cs="Calibri"/>
          <w:b/>
          <w:bCs/>
          <w:color w:val="000000" w:themeColor="text1"/>
          <w:sz w:val="22"/>
          <w:szCs w:val="22"/>
        </w:rPr>
      </w:pPr>
      <w:r w:rsidRPr="007706DE">
        <w:rPr>
          <w:rFonts w:ascii="Calibri" w:hAnsi="Calibri" w:cs="Calibri"/>
          <w:b/>
          <w:bCs/>
          <w:color w:val="000000" w:themeColor="text1"/>
          <w:sz w:val="22"/>
          <w:szCs w:val="22"/>
        </w:rPr>
        <w:t>Operating cadence &amp; escalation</w:t>
      </w:r>
    </w:p>
    <w:p w:rsidRPr="007706DE" w:rsidR="00957439" w:rsidP="004D0259" w:rsidRDefault="00957439" w14:paraId="3C21C07E" w14:textId="1AA60743">
      <w:pPr>
        <w:numPr>
          <w:ilvl w:val="0"/>
          <w:numId w:val="11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 xml:space="preserve">Monthly Governance Board: </w:t>
      </w:r>
      <w:r w:rsidRPr="007706DE">
        <w:rPr>
          <w:rFonts w:ascii="Calibri" w:hAnsi="Calibri" w:cs="Calibri"/>
          <w:color w:val="000000" w:themeColor="text1"/>
          <w:sz w:val="22"/>
          <w:szCs w:val="22"/>
        </w:rPr>
        <w:t>Policy changes, exceptions, cross</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domain conflicts.</w:t>
      </w:r>
    </w:p>
    <w:p w:rsidRPr="007706DE" w:rsidR="00957439" w:rsidP="004D0259" w:rsidRDefault="00957439" w14:paraId="3CA103D1" w14:textId="77777777">
      <w:pPr>
        <w:numPr>
          <w:ilvl w:val="0"/>
          <w:numId w:val="11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Bi</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weekly Journey Review:</w:t>
      </w:r>
      <w:r w:rsidRPr="007706DE">
        <w:rPr>
          <w:rFonts w:ascii="Calibri" w:hAnsi="Calibri" w:cs="Calibri"/>
          <w:color w:val="000000" w:themeColor="text1"/>
          <w:sz w:val="22"/>
          <w:szCs w:val="22"/>
        </w:rPr>
        <w:t xml:space="preserve"> Upcoming go</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lives, deprecation gates, compliance sign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offs.</w:t>
      </w:r>
    </w:p>
    <w:p w:rsidRPr="007706DE" w:rsidR="00957439" w:rsidP="004D0259" w:rsidRDefault="00957439" w14:paraId="0A2C048D" w14:textId="77777777">
      <w:pPr>
        <w:numPr>
          <w:ilvl w:val="0"/>
          <w:numId w:val="11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Weekly Quality Stand</w:t>
      </w:r>
      <w:r w:rsidRPr="007706DE">
        <w:rPr>
          <w:rFonts w:ascii="Calibri" w:hAnsi="Calibri" w:cs="Calibri"/>
          <w:b/>
          <w:bCs/>
          <w:color w:val="000000" w:themeColor="text1"/>
          <w:sz w:val="22"/>
          <w:szCs w:val="22"/>
        </w:rPr>
        <w:noBreakHyphen/>
      </w:r>
      <w:r w:rsidRPr="007706DE">
        <w:rPr>
          <w:rFonts w:ascii="Calibri" w:hAnsi="Calibri" w:cs="Calibri"/>
          <w:b/>
          <w:bCs/>
          <w:color w:val="000000" w:themeColor="text1"/>
          <w:sz w:val="22"/>
          <w:szCs w:val="22"/>
        </w:rPr>
        <w:t>up:</w:t>
      </w:r>
      <w:r w:rsidRPr="007706DE">
        <w:rPr>
          <w:rFonts w:ascii="Calibri" w:hAnsi="Calibri" w:cs="Calibri"/>
          <w:color w:val="000000" w:themeColor="text1"/>
          <w:sz w:val="22"/>
          <w:szCs w:val="22"/>
        </w:rPr>
        <w:t xml:space="preserve"> Freshness/latency SLAs, error budgets, instrumentation gaps.</w:t>
      </w:r>
    </w:p>
    <w:p w:rsidRPr="007706DE" w:rsidR="00957439" w:rsidP="004D0259" w:rsidRDefault="00957439" w14:paraId="55B74699" w14:textId="77777777">
      <w:pPr>
        <w:numPr>
          <w:ilvl w:val="0"/>
          <w:numId w:val="11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b/>
          <w:bCs/>
          <w:color w:val="000000" w:themeColor="text1"/>
          <w:sz w:val="22"/>
          <w:szCs w:val="22"/>
        </w:rPr>
        <w:t>Escalations:</w:t>
      </w:r>
    </w:p>
    <w:p w:rsidRPr="007706DE" w:rsidR="00957439" w:rsidP="004D0259" w:rsidRDefault="00957439" w14:paraId="731C5051" w14:textId="6E71673C">
      <w:pPr>
        <w:numPr>
          <w:ilvl w:val="1"/>
          <w:numId w:val="11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Policy exceptions: Board approval, time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boxed, auto</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expiry, logged in BO.</w:t>
      </w:r>
    </w:p>
    <w:p w:rsidRPr="007706DE" w:rsidR="00957439" w:rsidP="004D0259" w:rsidRDefault="00957439" w14:paraId="2042337B" w14:textId="77777777">
      <w:pPr>
        <w:numPr>
          <w:ilvl w:val="1"/>
          <w:numId w:val="11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Channel/surface conflicts: Domain 3 resolves within 48h; escalate to Board if unresolved.</w:t>
      </w:r>
    </w:p>
    <w:p w:rsidRPr="007706DE" w:rsidR="00957439" w:rsidP="004D0259" w:rsidRDefault="00957439" w14:paraId="26BDB97F" w14:textId="77777777">
      <w:pPr>
        <w:numPr>
          <w:ilvl w:val="1"/>
          <w:numId w:val="115"/>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KPI/ROI breaches: Domain 5 triggers remediation sprint; if still below floor after two cycles → retire.</w:t>
      </w:r>
    </w:p>
    <w:p w:rsidRPr="007706DE" w:rsidR="00957439" w:rsidP="00957439" w:rsidRDefault="00957439" w14:paraId="7036E304" w14:textId="477CB75D">
      <w:pPr>
        <w:spacing w:line="300" w:lineRule="atLeast"/>
        <w:rPr>
          <w:rFonts w:ascii="Calibri" w:hAnsi="Calibri" w:cs="Calibri"/>
          <w:color w:val="000000" w:themeColor="text1"/>
          <w:sz w:val="21"/>
          <w:szCs w:val="21"/>
        </w:rPr>
      </w:pPr>
    </w:p>
    <w:p w:rsidRPr="007706DE" w:rsidR="00957439" w:rsidP="00957439" w:rsidRDefault="00957439" w14:paraId="55E5FB34" w14:textId="12A7551D">
      <w:pPr>
        <w:spacing w:before="100" w:beforeAutospacing="1" w:line="300" w:lineRule="atLeast"/>
        <w:outlineLvl w:val="1"/>
        <w:rPr>
          <w:rFonts w:ascii="Calibri" w:hAnsi="Calibri" w:cs="Calibri"/>
          <w:color w:val="000000" w:themeColor="text1"/>
          <w:sz w:val="22"/>
          <w:szCs w:val="22"/>
        </w:rPr>
      </w:pPr>
    </w:p>
    <w:p w:rsidRPr="007706DE" w:rsidR="00957439" w:rsidP="00957439" w:rsidRDefault="00957439" w14:paraId="5F8B4A9A" w14:textId="77777777">
      <w:pPr>
        <w:spacing w:after="160" w:line="278" w:lineRule="auto"/>
        <w:rPr>
          <w:rFonts w:ascii="Calibri" w:hAnsi="Calibri" w:cs="Calibri"/>
          <w:b/>
          <w:bCs/>
          <w:color w:val="000000" w:themeColor="text1"/>
          <w:sz w:val="22"/>
          <w:szCs w:val="22"/>
        </w:rPr>
      </w:pPr>
      <w:r w:rsidRPr="007706DE">
        <w:rPr>
          <w:rFonts w:ascii="Calibri" w:hAnsi="Calibri" w:cs="Calibri"/>
          <w:b/>
          <w:bCs/>
          <w:color w:val="000000" w:themeColor="text1"/>
          <w:sz w:val="22"/>
          <w:szCs w:val="22"/>
        </w:rPr>
        <w:br w:type="page"/>
      </w:r>
    </w:p>
    <w:p w:rsidRPr="007706DE" w:rsidR="00957439" w:rsidP="00957439" w:rsidRDefault="00957439" w14:paraId="4889CFEC" w14:textId="0F925718">
      <w:pPr>
        <w:spacing w:line="300" w:lineRule="atLeast"/>
        <w:rPr>
          <w:rFonts w:ascii="Calibri" w:hAnsi="Calibri" w:cs="Calibri"/>
          <w:sz w:val="22"/>
          <w:szCs w:val="22"/>
        </w:rPr>
      </w:pPr>
      <w:r>
        <w:rPr>
          <w:noProof/>
        </w:rPr>
        <mc:AlternateContent>
          <mc:Choice Requires="wps">
            <w:drawing>
              <wp:inline distT="0" distB="0" distL="0" distR="0" wp14:anchorId="47030F83" wp14:editId="5B76FB3E">
                <wp:extent cx="5943600" cy="1270"/>
                <wp:effectExtent l="0" t="0" r="12700" b="24130"/>
                <wp:docPr id="747101259" name="Horizontal Lin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35BD5A44">
              <v:rect id="Horizontal Line 108" style="width:468pt;height:.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7558BD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">
                <v:path arrowok="t"/>
                <w10:anchorlock/>
              </v:rect>
            </w:pict>
          </mc:Fallback>
        </mc:AlternateContent>
      </w:r>
    </w:p>
    <w:p w:rsidRPr="007706DE" w:rsidR="00957439" w:rsidP="00957439" w:rsidRDefault="00957439" w14:paraId="48E830FE" w14:textId="7A0AD488">
      <w:pPr>
        <w:spacing w:line="300" w:lineRule="atLeast"/>
        <w:rPr>
          <w:rFonts w:ascii="Calibri" w:hAnsi="Calibri" w:cs="Calibri"/>
          <w:sz w:val="22"/>
          <w:szCs w:val="22"/>
        </w:rPr>
      </w:pPr>
    </w:p>
    <w:p w:rsidRPr="007706DE" w:rsidR="00957439" w:rsidP="00957439" w:rsidRDefault="00957439" w14:paraId="6574CD85" w14:textId="55D91934">
      <w:pPr>
        <w:pStyle w:val="Heading3"/>
        <w:rPr>
          <w:rFonts w:ascii="Calibri" w:hAnsi="Calibri" w:cs="Calibri"/>
        </w:rPr>
      </w:pPr>
      <w:r w:rsidRPr="007706DE">
        <w:rPr>
          <w:rFonts w:ascii="Calibri" w:hAnsi="Calibri" w:cs="Calibri"/>
        </w:rPr>
        <w:t>11.6 Pillar: AI in Communication</w:t>
      </w:r>
    </w:p>
    <w:p w:rsidRPr="007706DE" w:rsidR="00957439" w:rsidP="00957439" w:rsidRDefault="00957439" w14:paraId="151454ED"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AI strengthens the communication ecosystem across </w:t>
      </w:r>
      <w:r w:rsidRPr="007706DE">
        <w:rPr>
          <w:rStyle w:val="Strong"/>
          <w:rFonts w:ascii="Calibri" w:hAnsi="Calibri" w:cs="Calibri" w:eastAsiaTheme="majorEastAsia"/>
          <w:color w:val="000000" w:themeColor="text1"/>
          <w:sz w:val="22"/>
          <w:szCs w:val="22"/>
        </w:rPr>
        <w:t>three layers</w:t>
      </w:r>
      <w:r w:rsidRPr="007706DE">
        <w:rPr>
          <w:rFonts w:ascii="Calibri" w:hAnsi="Calibri" w:cs="Calibri"/>
          <w:color w:val="000000" w:themeColor="text1"/>
          <w:sz w:val="22"/>
          <w:szCs w:val="22"/>
        </w:rPr>
        <w:t>:</w:t>
      </w:r>
    </w:p>
    <w:p w:rsidRPr="007706DE" w:rsidR="00957439" w:rsidP="004D0259" w:rsidRDefault="00957439" w14:paraId="480AC132" w14:textId="77777777">
      <w:pPr>
        <w:numPr>
          <w:ilvl w:val="0"/>
          <w:numId w:val="116"/>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Operational efficiency</w:t>
      </w:r>
      <w:r w:rsidRPr="007706DE">
        <w:rPr>
          <w:rFonts w:ascii="Calibri" w:hAnsi="Calibri" w:cs="Calibri"/>
          <w:color w:val="000000" w:themeColor="text1"/>
          <w:sz w:val="22"/>
          <w:szCs w:val="22"/>
        </w:rPr>
        <w:t xml:space="preserve"> (internal assist),</w:t>
      </w:r>
    </w:p>
    <w:p w:rsidRPr="007706DE" w:rsidR="00957439" w:rsidP="004D0259" w:rsidRDefault="00957439" w14:paraId="5FA269E0" w14:textId="77777777">
      <w:pPr>
        <w:numPr>
          <w:ilvl w:val="0"/>
          <w:numId w:val="116"/>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Messaging quality, targeting, and optimization</w:t>
      </w:r>
      <w:r w:rsidRPr="007706DE">
        <w:rPr>
          <w:rFonts w:ascii="Calibri" w:hAnsi="Calibri" w:cs="Calibri"/>
          <w:color w:val="000000" w:themeColor="text1"/>
          <w:sz w:val="22"/>
          <w:szCs w:val="22"/>
        </w:rPr>
        <w:t>,</w:t>
      </w:r>
    </w:p>
    <w:p w:rsidRPr="007706DE" w:rsidR="00957439" w:rsidP="004D0259" w:rsidRDefault="00957439" w14:paraId="429F9F0C" w14:textId="77777777">
      <w:pPr>
        <w:numPr>
          <w:ilvl w:val="0"/>
          <w:numId w:val="116"/>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Customer</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facing AI tools</w:t>
      </w:r>
      <w:r w:rsidRPr="007706DE">
        <w:rPr>
          <w:rFonts w:ascii="Calibri" w:hAnsi="Calibri" w:cs="Calibri"/>
          <w:color w:val="000000" w:themeColor="text1"/>
          <w:sz w:val="22"/>
          <w:szCs w:val="22"/>
        </w:rPr>
        <w:t xml:space="preserve"> for transparency and guidance.</w:t>
      </w:r>
    </w:p>
    <w:p w:rsidRPr="007706DE" w:rsidR="00957439" w:rsidP="00957439" w:rsidRDefault="00957439" w14:paraId="00A577F7" w14:textId="77777777">
      <w:pPr>
        <w:pStyle w:val="NormalWeb"/>
        <w:spacing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All AI usage is </w:t>
      </w:r>
      <w:r w:rsidRPr="007706DE">
        <w:rPr>
          <w:rStyle w:val="Strong"/>
          <w:rFonts w:ascii="Calibri" w:hAnsi="Calibri" w:cs="Calibri" w:eastAsiaTheme="majorEastAsia"/>
          <w:color w:val="000000" w:themeColor="text1"/>
          <w:sz w:val="22"/>
          <w:szCs w:val="22"/>
        </w:rPr>
        <w:t>governed, explainable, preference</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aware, and policy</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as</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code compliant</w:t>
      </w:r>
      <w:r w:rsidRPr="007706DE">
        <w:rPr>
          <w:rFonts w:ascii="Calibri" w:hAnsi="Calibri" w:cs="Calibri"/>
          <w:color w:val="000000" w:themeColor="text1"/>
          <w:sz w:val="22"/>
          <w:szCs w:val="22"/>
        </w:rPr>
        <w:t xml:space="preserve">, and builds on </w:t>
      </w:r>
      <w:r w:rsidRPr="007706DE">
        <w:rPr>
          <w:rStyle w:val="Strong"/>
          <w:rFonts w:ascii="Calibri" w:hAnsi="Calibri" w:cs="Calibri" w:eastAsiaTheme="majorEastAsia"/>
          <w:color w:val="000000" w:themeColor="text1"/>
          <w:sz w:val="22"/>
          <w:szCs w:val="22"/>
        </w:rPr>
        <w:t>CEP</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channel semantics</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metadata standards</w:t>
      </w:r>
      <w:r w:rsidRPr="007706DE">
        <w:rPr>
          <w:rFonts w:ascii="Calibri" w:hAnsi="Calibri" w:cs="Calibri"/>
          <w:color w:val="000000" w:themeColor="text1"/>
          <w:sz w:val="22"/>
          <w:szCs w:val="22"/>
        </w:rPr>
        <w:t xml:space="preserve">, and </w:t>
      </w:r>
      <w:r w:rsidRPr="007706DE">
        <w:rPr>
          <w:rStyle w:val="Strong"/>
          <w:rFonts w:ascii="Calibri" w:hAnsi="Calibri" w:cs="Calibri" w:eastAsiaTheme="majorEastAsia"/>
          <w:color w:val="000000" w:themeColor="text1"/>
          <w:sz w:val="22"/>
          <w:szCs w:val="22"/>
        </w:rPr>
        <w:t>BO visibility</w:t>
      </w:r>
      <w:r w:rsidRPr="007706DE">
        <w:rPr>
          <w:rFonts w:ascii="Calibri" w:hAnsi="Calibri" w:cs="Calibri"/>
          <w:color w:val="000000" w:themeColor="text1"/>
          <w:sz w:val="22"/>
          <w:szCs w:val="22"/>
        </w:rPr>
        <w:t xml:space="preserve"> defined elsewhere in this strategy.</w:t>
      </w:r>
    </w:p>
    <w:p w:rsidRPr="007706DE" w:rsidR="00957439" w:rsidP="00957439" w:rsidRDefault="00957439" w14:paraId="33055531" w14:textId="77777777">
      <w:r w:rsidRPr="007706DE">
        <w:rPr>
          <w:rStyle w:val="Strong"/>
          <w:rFonts w:ascii="Calibri" w:hAnsi="Calibri" w:cs="Calibri"/>
          <w:color w:val="000000" w:themeColor="text1"/>
          <w:sz w:val="22"/>
          <w:szCs w:val="22"/>
        </w:rPr>
        <w:t>a) Success Metrics &amp; OKRs</w:t>
      </w:r>
    </w:p>
    <w:p w:rsidRPr="007706DE" w:rsidR="00957439" w:rsidP="00957439" w:rsidRDefault="00957439" w14:paraId="6EA208E6"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2026 – Assist</w:t>
      </w:r>
    </w:p>
    <w:p w:rsidRPr="007706DE" w:rsidR="00957439" w:rsidP="004D0259" w:rsidRDefault="00957439" w14:paraId="593C4010" w14:textId="77777777">
      <w:pPr>
        <w:numPr>
          <w:ilvl w:val="0"/>
          <w:numId w:val="11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Creation/QA cycle time reduced</w:t>
      </w:r>
      <w:r w:rsidRPr="007706DE">
        <w:rPr>
          <w:rFonts w:ascii="Calibri" w:hAnsi="Calibri" w:cs="Calibri"/>
          <w:color w:val="000000" w:themeColor="text1"/>
          <w:sz w:val="22"/>
          <w:szCs w:val="22"/>
        </w:rPr>
        <w:t xml:space="preserve"> for governed communications.</w:t>
      </w:r>
    </w:p>
    <w:p w:rsidRPr="007706DE" w:rsidR="00957439" w:rsidP="004D0259" w:rsidRDefault="00957439" w14:paraId="77727DDA" w14:textId="77777777">
      <w:pPr>
        <w:numPr>
          <w:ilvl w:val="0"/>
          <w:numId w:val="11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Higher acceptance rate</w:t>
      </w:r>
      <w:r w:rsidRPr="007706DE">
        <w:rPr>
          <w:rFonts w:ascii="Calibri" w:hAnsi="Calibri" w:cs="Calibri"/>
          <w:color w:val="000000" w:themeColor="text1"/>
          <w:sz w:val="22"/>
          <w:szCs w:val="22"/>
        </w:rPr>
        <w:t xml:space="preserve"> of AI suggestions (copy, QA, localization).</w:t>
      </w:r>
    </w:p>
    <w:p w:rsidRPr="007706DE" w:rsidR="00957439" w:rsidP="004D0259" w:rsidRDefault="00957439" w14:paraId="7E52FE71" w14:textId="7C23F594">
      <w:pPr>
        <w:numPr>
          <w:ilvl w:val="0"/>
          <w:numId w:val="11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Zero late governance violations</w:t>
      </w:r>
      <w:r w:rsidRPr="007706DE">
        <w:rPr>
          <w:rFonts w:ascii="Calibri" w:hAnsi="Calibri" w:cs="Calibri"/>
          <w:color w:val="000000" w:themeColor="text1"/>
          <w:sz w:val="22"/>
          <w:szCs w:val="22"/>
        </w:rPr>
        <w:t xml:space="preserve"> (policy</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as</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code enforces checks at build/send).</w:t>
      </w:r>
    </w:p>
    <w:p w:rsidRPr="007706DE" w:rsidR="00957439" w:rsidP="00957439" w:rsidRDefault="00957439" w14:paraId="50F8249E"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2027 – Optimize</w:t>
      </w:r>
    </w:p>
    <w:p w:rsidRPr="007706DE" w:rsidR="00957439" w:rsidP="004D0259" w:rsidRDefault="00957439" w14:paraId="5AA1AD12" w14:textId="77777777">
      <w:pPr>
        <w:numPr>
          <w:ilvl w:val="0"/>
          <w:numId w:val="11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10–15% uplift</w:t>
      </w:r>
      <w:r w:rsidRPr="007706DE">
        <w:rPr>
          <w:rFonts w:ascii="Calibri" w:hAnsi="Calibri" w:cs="Calibri"/>
          <w:color w:val="000000" w:themeColor="text1"/>
          <w:sz w:val="22"/>
          <w:szCs w:val="22"/>
        </w:rPr>
        <w:t xml:space="preserve"> on optimized journeys (</w:t>
      </w:r>
      <w:r w:rsidRPr="007706DE">
        <w:rPr>
          <w:rStyle w:val="Strong"/>
          <w:rFonts w:ascii="Calibri" w:hAnsi="Calibri" w:cs="Calibri" w:eastAsiaTheme="majorEastAsia"/>
          <w:color w:val="000000" w:themeColor="text1"/>
          <w:sz w:val="22"/>
          <w:szCs w:val="22"/>
        </w:rPr>
        <w:t>CTR/CTOR/action completion</w:t>
      </w:r>
      <w:r w:rsidRPr="007706DE">
        <w:rPr>
          <w:rFonts w:ascii="Calibri" w:hAnsi="Calibri" w:cs="Calibri"/>
          <w:color w:val="000000" w:themeColor="text1"/>
          <w:sz w:val="22"/>
          <w:szCs w:val="22"/>
        </w:rPr>
        <w:t>).</w:t>
      </w:r>
    </w:p>
    <w:p w:rsidRPr="007706DE" w:rsidR="00957439" w:rsidP="004D0259" w:rsidRDefault="00957439" w14:paraId="0779660E" w14:textId="77777777">
      <w:pPr>
        <w:numPr>
          <w:ilvl w:val="0"/>
          <w:numId w:val="11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Collision reduction</w:t>
      </w:r>
      <w:r w:rsidRPr="007706DE">
        <w:rPr>
          <w:rFonts w:ascii="Calibri" w:hAnsi="Calibri" w:cs="Calibri"/>
          <w:color w:val="000000" w:themeColor="text1"/>
          <w:sz w:val="22"/>
          <w:szCs w:val="22"/>
        </w:rPr>
        <w:t xml:space="preserve"> through automated detection and routing suggestions.</w:t>
      </w:r>
    </w:p>
    <w:p w:rsidRPr="007706DE" w:rsidR="00957439" w:rsidP="004D0259" w:rsidRDefault="00957439" w14:paraId="26C7A42A" w14:textId="77777777">
      <w:pPr>
        <w:numPr>
          <w:ilvl w:val="0"/>
          <w:numId w:val="11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Improved fatigue balance</w:t>
      </w:r>
      <w:r w:rsidRPr="007706DE">
        <w:rPr>
          <w:rFonts w:ascii="Calibri" w:hAnsi="Calibri" w:cs="Calibri"/>
          <w:color w:val="000000" w:themeColor="text1"/>
          <w:sz w:val="22"/>
          <w:szCs w:val="22"/>
        </w:rPr>
        <w:t xml:space="preserve"> via </w:t>
      </w:r>
      <w:r w:rsidRPr="007706DE">
        <w:rPr>
          <w:rStyle w:val="Strong"/>
          <w:rFonts w:ascii="Calibri" w:hAnsi="Calibri" w:cs="Calibri" w:eastAsiaTheme="majorEastAsia"/>
          <w:color w:val="000000" w:themeColor="text1"/>
          <w:sz w:val="22"/>
          <w:szCs w:val="22"/>
        </w:rPr>
        <w:t>AI</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driven proportionality scoring</w:t>
      </w:r>
      <w:r w:rsidRPr="007706DE">
        <w:rPr>
          <w:rFonts w:ascii="Calibri" w:hAnsi="Calibri" w:cs="Calibri"/>
          <w:color w:val="000000" w:themeColor="text1"/>
          <w:sz w:val="22"/>
          <w:szCs w:val="22"/>
        </w:rPr>
        <w:t>.</w:t>
      </w:r>
    </w:p>
    <w:p w:rsidRPr="007706DE" w:rsidR="00957439" w:rsidP="00957439" w:rsidRDefault="00957439" w14:paraId="3CD67C0D"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2028 – Orchestrate</w:t>
      </w:r>
    </w:p>
    <w:p w:rsidRPr="007706DE" w:rsidR="00957439" w:rsidP="004D0259" w:rsidRDefault="00957439" w14:paraId="799EF98A" w14:textId="77777777">
      <w:pPr>
        <w:numPr>
          <w:ilvl w:val="0"/>
          <w:numId w:val="11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Closed</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loop AI optimization adopted</w:t>
      </w:r>
      <w:r w:rsidRPr="007706DE">
        <w:rPr>
          <w:rFonts w:ascii="Calibri" w:hAnsi="Calibri" w:cs="Calibri"/>
          <w:color w:val="000000" w:themeColor="text1"/>
          <w:sz w:val="22"/>
          <w:szCs w:val="22"/>
        </w:rPr>
        <w:t xml:space="preserve"> on selected journeys.</w:t>
      </w:r>
    </w:p>
    <w:p w:rsidRPr="007706DE" w:rsidR="00957439" w:rsidP="004D0259" w:rsidRDefault="00957439" w14:paraId="4281AC36" w14:textId="77777777">
      <w:pPr>
        <w:numPr>
          <w:ilvl w:val="0"/>
          <w:numId w:val="11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Lift in activation/reactivation/adoption</w:t>
      </w:r>
      <w:r w:rsidRPr="007706DE">
        <w:rPr>
          <w:rFonts w:ascii="Calibri" w:hAnsi="Calibri" w:cs="Calibri"/>
          <w:color w:val="000000" w:themeColor="text1"/>
          <w:sz w:val="22"/>
          <w:szCs w:val="22"/>
        </w:rPr>
        <w:t xml:space="preserve"> from predictive journey tuning.</w:t>
      </w:r>
    </w:p>
    <w:p w:rsidRPr="007706DE" w:rsidR="00957439" w:rsidP="004D0259" w:rsidRDefault="00957439" w14:paraId="03B865F8" w14:textId="0A912202">
      <w:pPr>
        <w:numPr>
          <w:ilvl w:val="0"/>
          <w:numId w:val="11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0 critical compliance exceptions</w:t>
      </w:r>
      <w:r w:rsidRPr="007706DE">
        <w:rPr>
          <w:rFonts w:ascii="Calibri" w:hAnsi="Calibri" w:cs="Calibri"/>
          <w:color w:val="000000" w:themeColor="text1"/>
          <w:sz w:val="22"/>
          <w:szCs w:val="22"/>
        </w:rPr>
        <w:t xml:space="preserve"> for AI</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influenced content.</w:t>
      </w:r>
    </w:p>
    <w:p w:rsidRPr="007706DE" w:rsidR="00957439" w:rsidP="00957439" w:rsidRDefault="00957439" w14:paraId="542C801C" w14:textId="30AA3185">
      <w:pPr>
        <w:spacing w:line="300" w:lineRule="atLeast"/>
        <w:rPr>
          <w:rFonts w:ascii="Calibri" w:hAnsi="Calibri" w:cs="Calibri"/>
          <w:color w:val="000000" w:themeColor="text1"/>
          <w:sz w:val="22"/>
          <w:szCs w:val="22"/>
        </w:rPr>
      </w:pPr>
    </w:p>
    <w:p w:rsidRPr="007706DE" w:rsidR="00957439" w:rsidP="00957439" w:rsidRDefault="00957439" w14:paraId="4A3B81AC" w14:textId="77777777">
      <w:r w:rsidRPr="007706DE">
        <w:rPr>
          <w:rStyle w:val="Strong"/>
          <w:rFonts w:ascii="Calibri" w:hAnsi="Calibri" w:cs="Calibri"/>
          <w:color w:val="000000" w:themeColor="text1"/>
          <w:sz w:val="22"/>
          <w:szCs w:val="22"/>
        </w:rPr>
        <w:t>b) 2026–2028 Big Rocks</w:t>
      </w:r>
    </w:p>
    <w:p w:rsidRPr="007706DE" w:rsidR="00957439" w:rsidP="00957439" w:rsidRDefault="00957439" w14:paraId="67EA729B"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2026 — Foundations First + AI Assist</w:t>
      </w:r>
    </w:p>
    <w:p w:rsidRPr="007706DE" w:rsidR="00957439" w:rsidP="004D0259" w:rsidRDefault="00957439" w14:paraId="283B9D52" w14:textId="08D58FC7">
      <w:pPr>
        <w:numPr>
          <w:ilvl w:val="0"/>
          <w:numId w:val="120"/>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Establish </w:t>
      </w:r>
      <w:r w:rsidRPr="007706DE">
        <w:rPr>
          <w:rStyle w:val="Strong"/>
          <w:rFonts w:ascii="Calibri" w:hAnsi="Calibri" w:cs="Calibri" w:eastAsiaTheme="majorEastAsia"/>
          <w:color w:val="000000" w:themeColor="text1"/>
          <w:sz w:val="22"/>
          <w:szCs w:val="22"/>
        </w:rPr>
        <w:t>CEP governance</w:t>
      </w:r>
      <w:r w:rsidRPr="007706DE">
        <w:rPr>
          <w:rFonts w:ascii="Calibri" w:hAnsi="Calibri" w:cs="Calibri"/>
          <w:color w:val="000000" w:themeColor="text1"/>
          <w:sz w:val="22"/>
          <w:szCs w:val="22"/>
        </w:rPr>
        <w:t xml:space="preserve">, </w:t>
      </w:r>
      <w:r w:rsidRPr="007706DE">
        <w:rPr>
          <w:rFonts w:ascii="Calibri" w:hAnsi="Calibri" w:cs="Calibri"/>
          <w:b/>
          <w:bCs/>
          <w:color w:val="000000" w:themeColor="text1"/>
          <w:sz w:val="22"/>
          <w:szCs w:val="22"/>
        </w:rPr>
        <w:t>data centralization</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metadata standards</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template families</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naming rules</w:t>
      </w:r>
      <w:r w:rsidRPr="007706DE">
        <w:rPr>
          <w:rFonts w:ascii="Calibri" w:hAnsi="Calibri" w:cs="Calibri"/>
          <w:color w:val="000000" w:themeColor="text1"/>
          <w:sz w:val="22"/>
          <w:szCs w:val="22"/>
        </w:rPr>
        <w:t xml:space="preserve">, and </w:t>
      </w:r>
      <w:r w:rsidRPr="007706DE">
        <w:rPr>
          <w:rStyle w:val="Strong"/>
          <w:rFonts w:ascii="Calibri" w:hAnsi="Calibri" w:cs="Calibri" w:eastAsiaTheme="majorEastAsia"/>
          <w:color w:val="000000" w:themeColor="text1"/>
          <w:sz w:val="22"/>
          <w:szCs w:val="22"/>
        </w:rPr>
        <w:t>BO visibility</w:t>
      </w:r>
      <w:r w:rsidRPr="007706DE">
        <w:rPr>
          <w:rFonts w:ascii="Calibri" w:hAnsi="Calibri" w:cs="Calibri"/>
          <w:color w:val="000000" w:themeColor="text1"/>
          <w:sz w:val="22"/>
          <w:szCs w:val="22"/>
        </w:rPr>
        <w:t>.</w:t>
      </w:r>
    </w:p>
    <w:p w:rsidRPr="007706DE" w:rsidR="00957439" w:rsidP="004D0259" w:rsidRDefault="00957439" w14:paraId="6CB237D7" w14:textId="77777777">
      <w:pPr>
        <w:numPr>
          <w:ilvl w:val="0"/>
          <w:numId w:val="120"/>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Deploy </w:t>
      </w:r>
      <w:r w:rsidRPr="007706DE">
        <w:rPr>
          <w:rStyle w:val="Strong"/>
          <w:rFonts w:ascii="Calibri" w:hAnsi="Calibri" w:cs="Calibri" w:eastAsiaTheme="majorEastAsia"/>
          <w:color w:val="000000" w:themeColor="text1"/>
          <w:sz w:val="22"/>
          <w:szCs w:val="22"/>
        </w:rPr>
        <w:t>AI</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assisted authoring</w:t>
      </w:r>
      <w:r w:rsidRPr="007706DE">
        <w:rPr>
          <w:rFonts w:ascii="Calibri" w:hAnsi="Calibri" w:cs="Calibri"/>
          <w:color w:val="000000" w:themeColor="text1"/>
          <w:sz w:val="22"/>
          <w:szCs w:val="22"/>
        </w:rPr>
        <w:t xml:space="preserve"> (tone, clarity, structure), </w:t>
      </w:r>
      <w:r w:rsidRPr="007706DE">
        <w:rPr>
          <w:rStyle w:val="Strong"/>
          <w:rFonts w:ascii="Calibri" w:hAnsi="Calibri" w:cs="Calibri" w:eastAsiaTheme="majorEastAsia"/>
          <w:color w:val="000000" w:themeColor="text1"/>
          <w:sz w:val="22"/>
          <w:szCs w:val="22"/>
        </w:rPr>
        <w:t>governance</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aware QA</w:t>
      </w:r>
      <w:r w:rsidRPr="007706DE">
        <w:rPr>
          <w:rFonts w:ascii="Calibri" w:hAnsi="Calibri" w:cs="Calibri"/>
          <w:color w:val="000000" w:themeColor="text1"/>
          <w:sz w:val="22"/>
          <w:szCs w:val="22"/>
        </w:rPr>
        <w:t xml:space="preserve"> (links, variables, metadata), and </w:t>
      </w:r>
      <w:r w:rsidRPr="007706DE">
        <w:rPr>
          <w:rStyle w:val="Strong"/>
          <w:rFonts w:ascii="Calibri" w:hAnsi="Calibri" w:cs="Calibri" w:eastAsiaTheme="majorEastAsia"/>
          <w:color w:val="000000" w:themeColor="text1"/>
          <w:sz w:val="22"/>
          <w:szCs w:val="22"/>
        </w:rPr>
        <w:t>localization pre</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drafts</w:t>
      </w:r>
      <w:r w:rsidRPr="007706DE">
        <w:rPr>
          <w:rFonts w:ascii="Calibri" w:hAnsi="Calibri" w:cs="Calibri"/>
          <w:color w:val="000000" w:themeColor="text1"/>
          <w:sz w:val="22"/>
          <w:szCs w:val="22"/>
        </w:rPr>
        <w:t xml:space="preserve"> with human review.</w:t>
      </w:r>
    </w:p>
    <w:p w:rsidRPr="007706DE" w:rsidR="00957439" w:rsidP="004D0259" w:rsidRDefault="00957439" w14:paraId="6772B939" w14:textId="77777777">
      <w:pPr>
        <w:numPr>
          <w:ilvl w:val="0"/>
          <w:numId w:val="120"/>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Launch an </w:t>
      </w:r>
      <w:r w:rsidRPr="007706DE">
        <w:rPr>
          <w:rStyle w:val="Strong"/>
          <w:rFonts w:ascii="Calibri" w:hAnsi="Calibri" w:cs="Calibri" w:eastAsiaTheme="majorEastAsia"/>
          <w:color w:val="000000" w:themeColor="text1"/>
          <w:sz w:val="22"/>
          <w:szCs w:val="22"/>
        </w:rPr>
        <w:t>internal AI knowledge agent</w:t>
      </w:r>
      <w:r w:rsidRPr="007706DE">
        <w:rPr>
          <w:rFonts w:ascii="Calibri" w:hAnsi="Calibri" w:cs="Calibri"/>
          <w:color w:val="000000" w:themeColor="text1"/>
          <w:sz w:val="22"/>
          <w:szCs w:val="22"/>
        </w:rPr>
        <w:t xml:space="preserve"> to guide teams on surfaces, channel semantics, category mapping, compliance packs, and naming/metadata.</w:t>
      </w:r>
    </w:p>
    <w:p w:rsidRPr="007706DE" w:rsidR="00957439" w:rsidP="004D0259" w:rsidRDefault="00957439" w14:paraId="3738B6B2" w14:textId="77777777">
      <w:pPr>
        <w:numPr>
          <w:ilvl w:val="0"/>
          <w:numId w:val="120"/>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Add </w:t>
      </w:r>
      <w:r w:rsidRPr="007706DE">
        <w:rPr>
          <w:rStyle w:val="Strong"/>
          <w:rFonts w:ascii="Calibri" w:hAnsi="Calibri" w:cs="Calibri" w:eastAsiaTheme="majorEastAsia"/>
          <w:color w:val="000000" w:themeColor="text1"/>
          <w:sz w:val="22"/>
          <w:szCs w:val="22"/>
        </w:rPr>
        <w:t>AI support for metadata classification</w:t>
      </w:r>
      <w:r w:rsidRPr="007706DE">
        <w:rPr>
          <w:rFonts w:ascii="Calibri" w:hAnsi="Calibri" w:cs="Calibri"/>
          <w:color w:val="000000" w:themeColor="text1"/>
          <w:sz w:val="22"/>
          <w:szCs w:val="22"/>
        </w:rPr>
        <w:t xml:space="preserve"> and tag completeness.</w:t>
      </w:r>
    </w:p>
    <w:p w:rsidRPr="007706DE" w:rsidR="00957439" w:rsidP="00957439" w:rsidRDefault="00957439" w14:paraId="15C58F3A" w14:textId="77777777">
      <w:r w:rsidRPr="007706DE">
        <w:rPr>
          <w:rStyle w:val="Strong"/>
          <w:rFonts w:ascii="Calibri" w:hAnsi="Calibri" w:cs="Calibri"/>
          <w:color w:val="000000" w:themeColor="text1"/>
          <w:sz w:val="22"/>
          <w:szCs w:val="22"/>
        </w:rPr>
        <w:t>2027 — AI Optimize</w:t>
      </w:r>
    </w:p>
    <w:p w:rsidRPr="007706DE" w:rsidR="00957439" w:rsidP="004D0259" w:rsidRDefault="00957439" w14:paraId="0B7A4741" w14:textId="77777777">
      <w:pPr>
        <w:numPr>
          <w:ilvl w:val="0"/>
          <w:numId w:val="12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Introduce </w:t>
      </w:r>
      <w:r w:rsidRPr="007706DE">
        <w:rPr>
          <w:rStyle w:val="Strong"/>
          <w:rFonts w:ascii="Calibri" w:hAnsi="Calibri" w:cs="Calibri" w:eastAsiaTheme="majorEastAsia"/>
          <w:color w:val="000000" w:themeColor="text1"/>
          <w:sz w:val="22"/>
          <w:szCs w:val="22"/>
        </w:rPr>
        <w:t>send</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time optimization</w:t>
      </w:r>
      <w:r w:rsidRPr="007706DE">
        <w:rPr>
          <w:rFonts w:ascii="Calibri" w:hAnsi="Calibri" w:cs="Calibri"/>
          <w:color w:val="000000" w:themeColor="text1"/>
          <w:sz w:val="22"/>
          <w:szCs w:val="22"/>
        </w:rPr>
        <w:t xml:space="preserve"> and </w:t>
      </w:r>
      <w:r w:rsidRPr="007706DE">
        <w:rPr>
          <w:rStyle w:val="Strong"/>
          <w:rFonts w:ascii="Calibri" w:hAnsi="Calibri" w:cs="Calibri" w:eastAsiaTheme="majorEastAsia"/>
          <w:color w:val="000000" w:themeColor="text1"/>
          <w:sz w:val="22"/>
          <w:szCs w:val="22"/>
        </w:rPr>
        <w:t>subject/CTA optimization</w:t>
      </w:r>
      <w:r w:rsidRPr="007706DE">
        <w:rPr>
          <w:rFonts w:ascii="Calibri" w:hAnsi="Calibri" w:cs="Calibri"/>
          <w:color w:val="000000" w:themeColor="text1"/>
          <w:sz w:val="22"/>
          <w:szCs w:val="22"/>
        </w:rPr>
        <w:t>.</w:t>
      </w:r>
    </w:p>
    <w:p w:rsidRPr="007706DE" w:rsidR="00957439" w:rsidP="004D0259" w:rsidRDefault="00957439" w14:paraId="43977A36" w14:textId="77777777">
      <w:pPr>
        <w:numPr>
          <w:ilvl w:val="0"/>
          <w:numId w:val="12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Enable </w:t>
      </w:r>
      <w:r w:rsidRPr="007706DE">
        <w:rPr>
          <w:rStyle w:val="Strong"/>
          <w:rFonts w:ascii="Calibri" w:hAnsi="Calibri" w:cs="Calibri" w:eastAsiaTheme="majorEastAsia"/>
          <w:color w:val="000000" w:themeColor="text1"/>
          <w:sz w:val="22"/>
          <w:szCs w:val="22"/>
        </w:rPr>
        <w:t>collision/duplication detection</w:t>
      </w:r>
      <w:r w:rsidRPr="007706DE">
        <w:rPr>
          <w:rFonts w:ascii="Calibri" w:hAnsi="Calibri" w:cs="Calibri"/>
          <w:color w:val="000000" w:themeColor="text1"/>
          <w:sz w:val="22"/>
          <w:szCs w:val="22"/>
        </w:rPr>
        <w:t xml:space="preserve"> across surfaces and journeys.</w:t>
      </w:r>
    </w:p>
    <w:p w:rsidRPr="007706DE" w:rsidR="00957439" w:rsidP="004D0259" w:rsidRDefault="00957439" w14:paraId="25384089" w14:textId="77777777">
      <w:pPr>
        <w:numPr>
          <w:ilvl w:val="0"/>
          <w:numId w:val="12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Apply </w:t>
      </w:r>
      <w:r w:rsidRPr="007706DE">
        <w:rPr>
          <w:rStyle w:val="Strong"/>
          <w:rFonts w:ascii="Calibri" w:hAnsi="Calibri" w:cs="Calibri" w:eastAsiaTheme="majorEastAsia"/>
          <w:color w:val="000000" w:themeColor="text1"/>
          <w:sz w:val="22"/>
          <w:szCs w:val="22"/>
        </w:rPr>
        <w:t>fatigue &amp; proportionality scoring</w:t>
      </w:r>
      <w:r w:rsidRPr="007706DE">
        <w:rPr>
          <w:rFonts w:ascii="Calibri" w:hAnsi="Calibri" w:cs="Calibri"/>
          <w:color w:val="000000" w:themeColor="text1"/>
          <w:sz w:val="22"/>
          <w:szCs w:val="22"/>
        </w:rPr>
        <w:t xml:space="preserve"> to prevent noise.</w:t>
      </w:r>
    </w:p>
    <w:p w:rsidRPr="007706DE" w:rsidR="00957439" w:rsidP="004D0259" w:rsidRDefault="00957439" w14:paraId="7A109637" w14:textId="7CD26823">
      <w:pPr>
        <w:numPr>
          <w:ilvl w:val="0"/>
          <w:numId w:val="12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Provide </w:t>
      </w:r>
      <w:r w:rsidRPr="007706DE">
        <w:rPr>
          <w:rStyle w:val="Strong"/>
          <w:rFonts w:ascii="Calibri" w:hAnsi="Calibri" w:cs="Calibri" w:eastAsiaTheme="majorEastAsia"/>
          <w:color w:val="000000" w:themeColor="text1"/>
          <w:sz w:val="22"/>
          <w:szCs w:val="22"/>
        </w:rPr>
        <w:t>predictive targeting suggestions</w:t>
      </w:r>
      <w:r w:rsidRPr="007706DE">
        <w:rPr>
          <w:rFonts w:ascii="Calibri" w:hAnsi="Calibri" w:cs="Calibri"/>
          <w:color w:val="000000" w:themeColor="text1"/>
          <w:sz w:val="22"/>
          <w:szCs w:val="22"/>
        </w:rPr>
        <w:t xml:space="preserve"> (non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auto</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publishing; always governed).</w:t>
      </w:r>
    </w:p>
    <w:p w:rsidRPr="007706DE" w:rsidR="00957439" w:rsidP="004D0259" w:rsidRDefault="00957439" w14:paraId="695FC300" w14:textId="77777777">
      <w:pPr>
        <w:numPr>
          <w:ilvl w:val="0"/>
          <w:numId w:val="12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Add </w:t>
      </w:r>
      <w:r w:rsidRPr="007706DE">
        <w:rPr>
          <w:rStyle w:val="Strong"/>
          <w:rFonts w:ascii="Calibri" w:hAnsi="Calibri" w:cs="Calibri" w:eastAsiaTheme="majorEastAsia"/>
          <w:color w:val="000000" w:themeColor="text1"/>
          <w:sz w:val="22"/>
          <w:szCs w:val="22"/>
        </w:rPr>
        <w:t>anomaly detection</w:t>
      </w:r>
      <w:r w:rsidRPr="007706DE">
        <w:rPr>
          <w:rFonts w:ascii="Calibri" w:hAnsi="Calibri" w:cs="Calibri"/>
          <w:color w:val="000000" w:themeColor="text1"/>
          <w:sz w:val="22"/>
          <w:szCs w:val="22"/>
        </w:rPr>
        <w:t xml:space="preserve"> (spikes, preference violations, deliverability changes).</w:t>
      </w:r>
    </w:p>
    <w:p w:rsidRPr="007706DE" w:rsidR="00957439" w:rsidP="004D0259" w:rsidRDefault="00957439" w14:paraId="19C8BCFB" w14:textId="77777777">
      <w:pPr>
        <w:numPr>
          <w:ilvl w:val="0"/>
          <w:numId w:val="121"/>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Surface </w:t>
      </w:r>
      <w:r w:rsidRPr="007706DE">
        <w:rPr>
          <w:rStyle w:val="Strong"/>
          <w:rFonts w:ascii="Calibri" w:hAnsi="Calibri" w:cs="Calibri" w:eastAsiaTheme="majorEastAsia"/>
          <w:color w:val="000000" w:themeColor="text1"/>
          <w:sz w:val="22"/>
          <w:szCs w:val="22"/>
        </w:rPr>
        <w:t>journey diagnostics</w:t>
      </w:r>
      <w:r w:rsidRPr="007706DE">
        <w:rPr>
          <w:rFonts w:ascii="Calibri" w:hAnsi="Calibri" w:cs="Calibri"/>
          <w:color w:val="000000" w:themeColor="text1"/>
          <w:sz w:val="22"/>
          <w:szCs w:val="22"/>
        </w:rPr>
        <w:t xml:space="preserve"> explaining underperformance (missing events, surface mismatch, poor timing, weak segments).</w:t>
      </w:r>
    </w:p>
    <w:p w:rsidRPr="007706DE" w:rsidR="00957439" w:rsidP="00957439" w:rsidRDefault="00957439" w14:paraId="4506A4D4" w14:textId="2EF1F682">
      <w:r w:rsidRPr="007706DE">
        <w:rPr>
          <w:rStyle w:val="Strong"/>
          <w:rFonts w:ascii="Calibri" w:hAnsi="Calibri" w:cs="Calibri"/>
          <w:color w:val="000000" w:themeColor="text1"/>
          <w:sz w:val="22"/>
          <w:szCs w:val="22"/>
        </w:rPr>
        <w:t>2028 — AI as a Channel (Customer</w:t>
      </w:r>
      <w:r w:rsidRPr="007706DE">
        <w:rPr>
          <w:rStyle w:val="Strong"/>
          <w:rFonts w:ascii="Calibri" w:hAnsi="Calibri" w:cs="Calibri"/>
          <w:color w:val="000000" w:themeColor="text1"/>
          <w:sz w:val="22"/>
          <w:szCs w:val="22"/>
        </w:rPr>
        <w:noBreakHyphen/>
      </w:r>
      <w:r w:rsidRPr="007706DE">
        <w:rPr>
          <w:rStyle w:val="Strong"/>
          <w:rFonts w:ascii="Calibri" w:hAnsi="Calibri" w:cs="Calibri"/>
          <w:color w:val="000000" w:themeColor="text1"/>
          <w:sz w:val="22"/>
          <w:szCs w:val="22"/>
        </w:rPr>
        <w:t>Facing AI)</w:t>
      </w:r>
    </w:p>
    <w:p w:rsidRPr="007706DE" w:rsidR="00957439" w:rsidP="004D0259" w:rsidRDefault="00957439" w14:paraId="2AEE22F9" w14:textId="77777777">
      <w:pPr>
        <w:numPr>
          <w:ilvl w:val="0"/>
          <w:numId w:val="122"/>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Launch a </w:t>
      </w:r>
      <w:r w:rsidRPr="007706DE">
        <w:rPr>
          <w:rStyle w:val="Strong"/>
          <w:rFonts w:ascii="Calibri" w:hAnsi="Calibri" w:cs="Calibri" w:eastAsiaTheme="majorEastAsia"/>
          <w:color w:val="000000" w:themeColor="text1"/>
          <w:sz w:val="22"/>
          <w:szCs w:val="22"/>
        </w:rPr>
        <w:t>“Why did I get this?” explainability surface</w:t>
      </w:r>
      <w:r w:rsidRPr="007706DE">
        <w:rPr>
          <w:rFonts w:ascii="Calibri" w:hAnsi="Calibri" w:cs="Calibri"/>
          <w:color w:val="000000" w:themeColor="text1"/>
          <w:sz w:val="22"/>
          <w:szCs w:val="22"/>
        </w:rPr>
        <w:t xml:space="preserve"> showing eligibility reason, preference state, and applicable policy rules.</w:t>
      </w:r>
    </w:p>
    <w:p w:rsidRPr="007706DE" w:rsidR="00957439" w:rsidP="004D0259" w:rsidRDefault="00957439" w14:paraId="0CC068A7" w14:textId="77777777">
      <w:pPr>
        <w:numPr>
          <w:ilvl w:val="0"/>
          <w:numId w:val="122"/>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Provide </w:t>
      </w:r>
      <w:r w:rsidRPr="007706DE">
        <w:rPr>
          <w:rStyle w:val="Strong"/>
          <w:rFonts w:ascii="Calibri" w:hAnsi="Calibri" w:cs="Calibri" w:eastAsiaTheme="majorEastAsia"/>
          <w:color w:val="000000" w:themeColor="text1"/>
          <w:sz w:val="22"/>
          <w:szCs w:val="22"/>
        </w:rPr>
        <w:t>guided workflows</w:t>
      </w:r>
      <w:r w:rsidRPr="007706DE">
        <w:rPr>
          <w:rFonts w:ascii="Calibri" w:hAnsi="Calibri" w:cs="Calibri"/>
          <w:color w:val="000000" w:themeColor="text1"/>
          <w:sz w:val="22"/>
          <w:szCs w:val="22"/>
        </w:rPr>
        <w:t xml:space="preserve"> for onboarding/KYB/document uploads/payment troubleshooting.</w:t>
      </w:r>
    </w:p>
    <w:p w:rsidRPr="007706DE" w:rsidR="00957439" w:rsidP="004D0259" w:rsidRDefault="00957439" w14:paraId="4C7B7901" w14:textId="77777777">
      <w:pPr>
        <w:numPr>
          <w:ilvl w:val="0"/>
          <w:numId w:val="122"/>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Deliver </w:t>
      </w:r>
      <w:r w:rsidRPr="007706DE">
        <w:rPr>
          <w:rStyle w:val="Strong"/>
          <w:rFonts w:ascii="Calibri" w:hAnsi="Calibri" w:cs="Calibri" w:eastAsiaTheme="majorEastAsia"/>
          <w:color w:val="000000" w:themeColor="text1"/>
          <w:sz w:val="22"/>
          <w:szCs w:val="22"/>
        </w:rPr>
        <w:t>contextual education</w:t>
      </w:r>
      <w:r w:rsidRPr="007706DE">
        <w:rPr>
          <w:rFonts w:ascii="Calibri" w:hAnsi="Calibri" w:cs="Calibri"/>
          <w:color w:val="000000" w:themeColor="text1"/>
          <w:sz w:val="22"/>
          <w:szCs w:val="22"/>
        </w:rPr>
        <w:t xml:space="preserve"> aligned with surface semantics (Tours, Transparency Components, Banners, Alerts).</w:t>
      </w:r>
    </w:p>
    <w:p w:rsidRPr="007706DE" w:rsidR="00957439" w:rsidP="004D0259" w:rsidRDefault="00957439" w14:paraId="32D12BBE" w14:textId="77777777">
      <w:pPr>
        <w:numPr>
          <w:ilvl w:val="0"/>
          <w:numId w:val="122"/>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Offer </w:t>
      </w:r>
      <w:r w:rsidRPr="007706DE">
        <w:rPr>
          <w:rStyle w:val="Strong"/>
          <w:rFonts w:ascii="Calibri" w:hAnsi="Calibri" w:cs="Calibri" w:eastAsiaTheme="majorEastAsia"/>
          <w:color w:val="000000" w:themeColor="text1"/>
          <w:sz w:val="22"/>
          <w:szCs w:val="22"/>
        </w:rPr>
        <w:t>guardrail</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compliant nudges</w:t>
      </w:r>
      <w:r w:rsidRPr="007706DE">
        <w:rPr>
          <w:rFonts w:ascii="Calibri" w:hAnsi="Calibri" w:cs="Calibri"/>
          <w:color w:val="000000" w:themeColor="text1"/>
          <w:sz w:val="22"/>
          <w:szCs w:val="22"/>
        </w:rPr>
        <w:t xml:space="preserve"> based on journey state, role, and preferences.</w:t>
      </w:r>
    </w:p>
    <w:p w:rsidR="00957439" w:rsidP="00957439" w:rsidRDefault="00957439" w14:paraId="40647596" w14:textId="77777777">
      <w:pPr>
        <w:rPr>
          <w:rStyle w:val="Strong"/>
          <w:rFonts w:ascii="Calibri" w:hAnsi="Calibri" w:cs="Calibri"/>
          <w:color w:val="000000" w:themeColor="text1"/>
          <w:sz w:val="22"/>
          <w:szCs w:val="22"/>
        </w:rPr>
      </w:pPr>
      <w:r w:rsidRPr="007706DE">
        <w:rPr>
          <w:rStyle w:val="Strong"/>
          <w:rFonts w:ascii="Calibri" w:hAnsi="Calibri" w:cs="Calibri"/>
          <w:color w:val="000000" w:themeColor="text1"/>
          <w:sz w:val="22"/>
          <w:szCs w:val="22"/>
        </w:rPr>
        <w:t>c) Plan — Three AI Layers</w:t>
      </w:r>
    </w:p>
    <w:p w:rsidRPr="007706DE" w:rsidR="00957439" w:rsidP="00957439" w:rsidRDefault="00957439" w14:paraId="68FBD856" w14:textId="77777777"/>
    <w:p w:rsidRPr="007706DE" w:rsidR="00957439" w:rsidP="00957439" w:rsidRDefault="00957439" w14:paraId="68FFCEE3" w14:textId="77777777">
      <w:r w:rsidRPr="007706DE">
        <w:rPr>
          <w:rStyle w:val="Strong"/>
          <w:rFonts w:ascii="Calibri" w:hAnsi="Calibri" w:cs="Calibri"/>
          <w:color w:val="000000" w:themeColor="text1"/>
          <w:sz w:val="22"/>
          <w:szCs w:val="22"/>
        </w:rPr>
        <w:t>Layer 1: Operational Efficiency (AI Assist) — 2026</w:t>
      </w:r>
    </w:p>
    <w:p w:rsidRPr="007706DE" w:rsidR="00957439" w:rsidP="00957439" w:rsidRDefault="00957439" w14:paraId="38B0BAAC"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Purpose:</w:t>
      </w:r>
      <w:r w:rsidRPr="007706DE">
        <w:rPr>
          <w:rFonts w:ascii="Calibri" w:hAnsi="Calibri" w:cs="Calibri"/>
          <w:color w:val="000000" w:themeColor="text1"/>
          <w:sz w:val="22"/>
          <w:szCs w:val="22"/>
        </w:rPr>
        <w:t xml:space="preserve"> reduce manual work, improve accuracy, and speed up creation.</w:t>
      </w:r>
    </w:p>
    <w:p w:rsidRPr="007706DE" w:rsidR="00957439" w:rsidP="00957439" w:rsidRDefault="00957439" w14:paraId="6EF63B03" w14:textId="77777777">
      <w:r w:rsidRPr="007706DE">
        <w:rPr>
          <w:rStyle w:val="Strong"/>
          <w:rFonts w:ascii="Calibri" w:hAnsi="Calibri" w:cs="Calibri" w:eastAsiaTheme="majorEastAsia"/>
          <w:color w:val="000000" w:themeColor="text1"/>
          <w:sz w:val="22"/>
          <w:szCs w:val="22"/>
        </w:rPr>
        <w:t>Capabilities:</w:t>
      </w:r>
    </w:p>
    <w:p w:rsidRPr="007706DE" w:rsidR="00957439" w:rsidP="004D0259" w:rsidRDefault="00957439" w14:paraId="116F591C" w14:textId="77777777">
      <w:pPr>
        <w:numPr>
          <w:ilvl w:val="0"/>
          <w:numId w:val="12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AI</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assisted copywriting</w:t>
      </w:r>
      <w:r w:rsidRPr="007706DE">
        <w:rPr>
          <w:rFonts w:ascii="Calibri" w:hAnsi="Calibri" w:cs="Calibri"/>
          <w:color w:val="000000" w:themeColor="text1"/>
          <w:sz w:val="22"/>
          <w:szCs w:val="22"/>
        </w:rPr>
        <w:t xml:space="preserve"> aligned with template families, tone, and communication type.</w:t>
      </w:r>
    </w:p>
    <w:p w:rsidRPr="007706DE" w:rsidR="00957439" w:rsidP="004D0259" w:rsidRDefault="00957439" w14:paraId="77BA394C" w14:textId="77777777">
      <w:pPr>
        <w:numPr>
          <w:ilvl w:val="0"/>
          <w:numId w:val="12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Governance</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aware QA</w:t>
      </w:r>
      <w:r w:rsidRPr="007706DE">
        <w:rPr>
          <w:rFonts w:ascii="Calibri" w:hAnsi="Calibri" w:cs="Calibri"/>
          <w:color w:val="000000" w:themeColor="text1"/>
          <w:sz w:val="22"/>
          <w:szCs w:val="22"/>
        </w:rPr>
        <w:t xml:space="preserve"> across links, placeholders, variables, component structure, naming, metadata.</w:t>
      </w:r>
    </w:p>
    <w:p w:rsidRPr="007706DE" w:rsidR="00957439" w:rsidP="004D0259" w:rsidRDefault="00957439" w14:paraId="3E35064E" w14:textId="77777777">
      <w:pPr>
        <w:numPr>
          <w:ilvl w:val="0"/>
          <w:numId w:val="12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Localization drafts</w:t>
      </w:r>
      <w:r w:rsidRPr="007706DE">
        <w:rPr>
          <w:rFonts w:ascii="Calibri" w:hAnsi="Calibri" w:cs="Calibri"/>
          <w:color w:val="000000" w:themeColor="text1"/>
          <w:sz w:val="22"/>
          <w:szCs w:val="22"/>
        </w:rPr>
        <w:t xml:space="preserve"> aligned with regional phrasing rules (human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in</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the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loop).</w:t>
      </w:r>
    </w:p>
    <w:p w:rsidRPr="007706DE" w:rsidR="00957439" w:rsidP="004D0259" w:rsidRDefault="00957439" w14:paraId="02574023" w14:textId="77777777">
      <w:pPr>
        <w:numPr>
          <w:ilvl w:val="0"/>
          <w:numId w:val="12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Metadata assistant</w:t>
      </w:r>
      <w:r w:rsidRPr="007706DE">
        <w:rPr>
          <w:rFonts w:ascii="Calibri" w:hAnsi="Calibri" w:cs="Calibri"/>
          <w:color w:val="000000" w:themeColor="text1"/>
          <w:sz w:val="22"/>
          <w:szCs w:val="22"/>
        </w:rPr>
        <w:t xml:space="preserve"> flagging missing fields or incorrect classification.</w:t>
      </w:r>
    </w:p>
    <w:p w:rsidRPr="007706DE" w:rsidR="00957439" w:rsidP="004D0259" w:rsidRDefault="00957439" w14:paraId="68443AE1" w14:textId="77777777">
      <w:pPr>
        <w:numPr>
          <w:ilvl w:val="0"/>
          <w:numId w:val="123"/>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Internal “AI Coach”</w:t>
      </w:r>
      <w:r w:rsidRPr="007706DE">
        <w:rPr>
          <w:rFonts w:ascii="Calibri" w:hAnsi="Calibri" w:cs="Calibri"/>
          <w:color w:val="000000" w:themeColor="text1"/>
          <w:sz w:val="22"/>
          <w:szCs w:val="22"/>
        </w:rPr>
        <w:t xml:space="preserve"> answering: which surface, which category, required metadata, applicable compliance pack, and recommended template family.</w:t>
      </w:r>
    </w:p>
    <w:p w:rsidRPr="007706DE" w:rsidR="00957439" w:rsidP="00957439" w:rsidRDefault="00957439" w14:paraId="1C93C47A" w14:textId="609A4F29">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Outcome:</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 xml:space="preserve">faster </w:t>
      </w:r>
      <w:r w:rsidR="00433894">
        <w:rPr>
          <w:rStyle w:val="Strong"/>
          <w:rFonts w:ascii="Calibri" w:hAnsi="Calibri" w:cs="Calibri" w:eastAsiaTheme="majorEastAsia"/>
          <w:color w:val="000000" w:themeColor="text1"/>
          <w:sz w:val="22"/>
          <w:szCs w:val="22"/>
        </w:rPr>
        <w:t xml:space="preserve">channel creation </w:t>
      </w:r>
      <w:r w:rsidRPr="007706DE">
        <w:rPr>
          <w:rStyle w:val="Strong"/>
          <w:rFonts w:ascii="Calibri" w:hAnsi="Calibri" w:cs="Calibri" w:eastAsiaTheme="majorEastAsia"/>
          <w:color w:val="000000" w:themeColor="text1"/>
          <w:sz w:val="22"/>
          <w:szCs w:val="22"/>
        </w:rPr>
        <w:t>TTM</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fewer errors</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consistent quality</w:t>
      </w:r>
      <w:r w:rsidRPr="007706DE">
        <w:rPr>
          <w:rFonts w:ascii="Calibri" w:hAnsi="Calibri" w:cs="Calibri"/>
          <w:color w:val="000000" w:themeColor="text1"/>
          <w:sz w:val="22"/>
          <w:szCs w:val="22"/>
        </w:rPr>
        <w:t xml:space="preserve">, and </w:t>
      </w:r>
      <w:r w:rsidRPr="007706DE">
        <w:rPr>
          <w:rStyle w:val="Strong"/>
          <w:rFonts w:ascii="Calibri" w:hAnsi="Calibri" w:cs="Calibri" w:eastAsiaTheme="majorEastAsia"/>
          <w:color w:val="000000" w:themeColor="text1"/>
          <w:sz w:val="22"/>
          <w:szCs w:val="22"/>
        </w:rPr>
        <w:t>reduced rework</w:t>
      </w:r>
      <w:r w:rsidRPr="007706DE">
        <w:rPr>
          <w:rFonts w:ascii="Calibri" w:hAnsi="Calibri" w:cs="Calibri"/>
          <w:color w:val="000000" w:themeColor="text1"/>
          <w:sz w:val="22"/>
          <w:szCs w:val="22"/>
        </w:rPr>
        <w:t>.</w:t>
      </w:r>
    </w:p>
    <w:p w:rsidRPr="007706DE" w:rsidR="00957439" w:rsidP="00957439" w:rsidRDefault="00957439" w14:paraId="6BE534AA" w14:textId="34214527">
      <w:pPr>
        <w:spacing w:line="300" w:lineRule="atLeast"/>
        <w:rPr>
          <w:rFonts w:ascii="Calibri" w:hAnsi="Calibri" w:cs="Calibri"/>
          <w:color w:val="000000" w:themeColor="text1"/>
          <w:sz w:val="22"/>
          <w:szCs w:val="22"/>
        </w:rPr>
      </w:pPr>
    </w:p>
    <w:p w:rsidRPr="007706DE" w:rsidR="00957439" w:rsidP="00957439" w:rsidRDefault="00957439" w14:paraId="53224E60" w14:textId="77777777">
      <w:r w:rsidRPr="007706DE">
        <w:rPr>
          <w:rStyle w:val="Strong"/>
          <w:rFonts w:ascii="Calibri" w:hAnsi="Calibri" w:cs="Calibri"/>
          <w:color w:val="000000" w:themeColor="text1"/>
          <w:sz w:val="22"/>
          <w:szCs w:val="22"/>
        </w:rPr>
        <w:t>Layer 2: Messaging &amp; Optimization (AI Optimize) — 2027</w:t>
      </w:r>
    </w:p>
    <w:p w:rsidRPr="007706DE" w:rsidR="00957439" w:rsidP="00957439" w:rsidRDefault="00957439" w14:paraId="66259303"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Purpose:</w:t>
      </w:r>
      <w:r w:rsidRPr="007706DE">
        <w:rPr>
          <w:rFonts w:ascii="Calibri" w:hAnsi="Calibri" w:cs="Calibri"/>
          <w:color w:val="000000" w:themeColor="text1"/>
          <w:sz w:val="22"/>
          <w:szCs w:val="22"/>
        </w:rPr>
        <w:t xml:space="preserve"> deliver smarter communication—better targeted, better timed, and lower noise.</w:t>
      </w:r>
    </w:p>
    <w:p w:rsidRPr="007706DE" w:rsidR="00957439" w:rsidP="00957439" w:rsidRDefault="00957439" w14:paraId="4A85C7A2" w14:textId="77777777">
      <w:r w:rsidRPr="007706DE">
        <w:rPr>
          <w:rStyle w:val="Strong"/>
          <w:rFonts w:ascii="Calibri" w:hAnsi="Calibri" w:cs="Calibri" w:eastAsiaTheme="majorEastAsia"/>
          <w:color w:val="000000" w:themeColor="text1"/>
          <w:sz w:val="22"/>
          <w:szCs w:val="22"/>
        </w:rPr>
        <w:t>Capabilities:</w:t>
      </w:r>
    </w:p>
    <w:p w:rsidRPr="007706DE" w:rsidR="00957439" w:rsidP="004D0259" w:rsidRDefault="00957439" w14:paraId="290D272D" w14:textId="77777777">
      <w:pPr>
        <w:numPr>
          <w:ilvl w:val="0"/>
          <w:numId w:val="124"/>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Send</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time optimization</w:t>
      </w:r>
      <w:r w:rsidRPr="007706DE">
        <w:rPr>
          <w:rFonts w:ascii="Calibri" w:hAnsi="Calibri" w:cs="Calibri"/>
          <w:color w:val="000000" w:themeColor="text1"/>
          <w:sz w:val="22"/>
          <w:szCs w:val="22"/>
        </w:rPr>
        <w:t xml:space="preserve"> tuned to behavior and channel.</w:t>
      </w:r>
    </w:p>
    <w:p w:rsidRPr="007706DE" w:rsidR="00957439" w:rsidP="004D0259" w:rsidRDefault="00957439" w14:paraId="3D8E51FC" w14:textId="77777777">
      <w:pPr>
        <w:numPr>
          <w:ilvl w:val="0"/>
          <w:numId w:val="124"/>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Subject/CTA optimization</w:t>
      </w:r>
      <w:r w:rsidRPr="007706DE">
        <w:rPr>
          <w:rFonts w:ascii="Calibri" w:hAnsi="Calibri" w:cs="Calibri"/>
          <w:color w:val="000000" w:themeColor="text1"/>
          <w:sz w:val="22"/>
          <w:szCs w:val="22"/>
        </w:rPr>
        <w:t xml:space="preserve"> under controlled experiments.</w:t>
      </w:r>
    </w:p>
    <w:p w:rsidRPr="007706DE" w:rsidR="00957439" w:rsidP="004D0259" w:rsidRDefault="00957439" w14:paraId="17EC1494" w14:textId="77777777">
      <w:pPr>
        <w:numPr>
          <w:ilvl w:val="0"/>
          <w:numId w:val="124"/>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Collision/duplication detection</w:t>
      </w:r>
      <w:r w:rsidRPr="007706DE">
        <w:rPr>
          <w:rFonts w:ascii="Calibri" w:hAnsi="Calibri" w:cs="Calibri"/>
          <w:color w:val="000000" w:themeColor="text1"/>
          <w:sz w:val="22"/>
          <w:szCs w:val="22"/>
        </w:rPr>
        <w:t xml:space="preserve"> across journeys, categories, and surfaces.</w:t>
      </w:r>
    </w:p>
    <w:p w:rsidRPr="007706DE" w:rsidR="00957439" w:rsidP="004D0259" w:rsidRDefault="00957439" w14:paraId="56DE380C" w14:textId="77777777">
      <w:pPr>
        <w:numPr>
          <w:ilvl w:val="0"/>
          <w:numId w:val="124"/>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Fatigue &amp; proportionality scoring</w:t>
      </w:r>
      <w:r w:rsidRPr="007706DE">
        <w:rPr>
          <w:rFonts w:ascii="Calibri" w:hAnsi="Calibri" w:cs="Calibri"/>
          <w:color w:val="000000" w:themeColor="text1"/>
          <w:sz w:val="22"/>
          <w:szCs w:val="22"/>
        </w:rPr>
        <w:t xml:space="preserve"> across entity/role/channel/category.</w:t>
      </w:r>
    </w:p>
    <w:p w:rsidRPr="007706DE" w:rsidR="00957439" w:rsidP="004D0259" w:rsidRDefault="00957439" w14:paraId="26190CBD" w14:textId="138AB35E">
      <w:pPr>
        <w:numPr>
          <w:ilvl w:val="0"/>
          <w:numId w:val="124"/>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Predictive cohort suggestions</w:t>
      </w:r>
      <w:r w:rsidRPr="007706DE">
        <w:rPr>
          <w:rFonts w:ascii="Calibri" w:hAnsi="Calibri" w:cs="Calibri"/>
          <w:color w:val="000000" w:themeColor="text1"/>
          <w:sz w:val="22"/>
          <w:szCs w:val="22"/>
        </w:rPr>
        <w:t xml:space="preserve"> (role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entity</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 and lifecycle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aware).</w:t>
      </w:r>
    </w:p>
    <w:p w:rsidRPr="007706DE" w:rsidR="00957439" w:rsidP="004D0259" w:rsidRDefault="00957439" w14:paraId="2A0A631D" w14:textId="77777777">
      <w:pPr>
        <w:numPr>
          <w:ilvl w:val="0"/>
          <w:numId w:val="124"/>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Anomaly detection</w:t>
      </w:r>
      <w:r w:rsidRPr="007706DE">
        <w:rPr>
          <w:rFonts w:ascii="Calibri" w:hAnsi="Calibri" w:cs="Calibri"/>
          <w:color w:val="000000" w:themeColor="text1"/>
          <w:sz w:val="22"/>
          <w:szCs w:val="22"/>
        </w:rPr>
        <w:t xml:space="preserve"> (send spikes, error patterns, preference conflicts).</w:t>
      </w:r>
    </w:p>
    <w:p w:rsidRPr="007706DE" w:rsidR="00957439" w:rsidP="004D0259" w:rsidRDefault="00957439" w14:paraId="6B8908B4" w14:textId="77777777">
      <w:pPr>
        <w:numPr>
          <w:ilvl w:val="0"/>
          <w:numId w:val="124"/>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Journey diagnostics</w:t>
      </w:r>
      <w:r w:rsidRPr="007706DE">
        <w:rPr>
          <w:rFonts w:ascii="Calibri" w:hAnsi="Calibri" w:cs="Calibri"/>
          <w:color w:val="000000" w:themeColor="text1"/>
          <w:sz w:val="22"/>
          <w:szCs w:val="22"/>
        </w:rPr>
        <w:t xml:space="preserve"> with </w:t>
      </w:r>
      <w:r w:rsidRPr="007706DE">
        <w:rPr>
          <w:rStyle w:val="Strong"/>
          <w:rFonts w:ascii="Calibri" w:hAnsi="Calibri" w:cs="Calibri" w:eastAsiaTheme="majorEastAsia"/>
          <w:color w:val="000000" w:themeColor="text1"/>
          <w:sz w:val="22"/>
          <w:szCs w:val="22"/>
        </w:rPr>
        <w:t>actionable recommendations</w:t>
      </w:r>
      <w:r w:rsidRPr="007706DE">
        <w:rPr>
          <w:rFonts w:ascii="Calibri" w:hAnsi="Calibri" w:cs="Calibri"/>
          <w:color w:val="000000" w:themeColor="text1"/>
          <w:sz w:val="22"/>
          <w:szCs w:val="22"/>
        </w:rPr>
        <w:t>.</w:t>
      </w:r>
    </w:p>
    <w:p w:rsidRPr="007706DE" w:rsidR="00957439" w:rsidP="00957439" w:rsidRDefault="00957439" w14:paraId="031FD1F0"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Outcome:</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measurable uplift</w:t>
      </w:r>
      <w:r w:rsidRPr="007706DE">
        <w:rPr>
          <w:rFonts w:ascii="Calibri" w:hAnsi="Calibri" w:cs="Calibri"/>
          <w:color w:val="000000" w:themeColor="text1"/>
          <w:sz w:val="22"/>
          <w:szCs w:val="22"/>
        </w:rPr>
        <w:t xml:space="preserve"> in performance with </w:t>
      </w:r>
      <w:r w:rsidRPr="007706DE">
        <w:rPr>
          <w:rStyle w:val="Strong"/>
          <w:rFonts w:ascii="Calibri" w:hAnsi="Calibri" w:cs="Calibri" w:eastAsiaTheme="majorEastAsia"/>
          <w:color w:val="000000" w:themeColor="text1"/>
          <w:sz w:val="22"/>
          <w:szCs w:val="22"/>
        </w:rPr>
        <w:t>clear governance guardrails</w:t>
      </w:r>
      <w:r w:rsidRPr="007706DE">
        <w:rPr>
          <w:rFonts w:ascii="Calibri" w:hAnsi="Calibri" w:cs="Calibri"/>
          <w:color w:val="000000" w:themeColor="text1"/>
          <w:sz w:val="22"/>
          <w:szCs w:val="22"/>
        </w:rPr>
        <w:t>.</w:t>
      </w:r>
    </w:p>
    <w:p w:rsidRPr="007706DE" w:rsidR="00957439" w:rsidP="00957439" w:rsidRDefault="00957439" w14:paraId="76C590EB" w14:textId="7A449551">
      <w:pPr>
        <w:spacing w:line="300" w:lineRule="atLeast"/>
        <w:rPr>
          <w:rFonts w:ascii="Calibri" w:hAnsi="Calibri" w:cs="Calibri"/>
          <w:color w:val="000000" w:themeColor="text1"/>
          <w:sz w:val="22"/>
          <w:szCs w:val="22"/>
        </w:rPr>
      </w:pPr>
    </w:p>
    <w:p w:rsidRPr="007706DE" w:rsidR="00957439" w:rsidP="00957439" w:rsidRDefault="00957439" w14:paraId="6663560C" w14:textId="77777777">
      <w:r w:rsidRPr="007706DE">
        <w:rPr>
          <w:rStyle w:val="Strong"/>
          <w:rFonts w:ascii="Calibri" w:hAnsi="Calibri" w:cs="Calibri"/>
          <w:color w:val="000000" w:themeColor="text1"/>
          <w:sz w:val="22"/>
          <w:szCs w:val="22"/>
        </w:rPr>
        <w:t>Layer 3: Customer</w:t>
      </w:r>
      <w:r w:rsidRPr="007706DE">
        <w:rPr>
          <w:rStyle w:val="Strong"/>
          <w:rFonts w:ascii="Calibri" w:hAnsi="Calibri" w:cs="Calibri"/>
          <w:color w:val="000000" w:themeColor="text1"/>
          <w:sz w:val="22"/>
          <w:szCs w:val="22"/>
        </w:rPr>
        <w:noBreakHyphen/>
      </w:r>
      <w:r w:rsidRPr="007706DE">
        <w:rPr>
          <w:rStyle w:val="Strong"/>
          <w:rFonts w:ascii="Calibri" w:hAnsi="Calibri" w:cs="Calibri"/>
          <w:color w:val="000000" w:themeColor="text1"/>
          <w:sz w:val="22"/>
          <w:szCs w:val="22"/>
        </w:rPr>
        <w:t>Facing AI Tools (AI as a Channel) — 2028?</w:t>
      </w:r>
    </w:p>
    <w:p w:rsidRPr="007706DE" w:rsidR="00957439" w:rsidP="00957439" w:rsidRDefault="00957439" w14:paraId="0BE8EACC"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Purpose:</w:t>
      </w:r>
      <w:r w:rsidRPr="007706DE">
        <w:rPr>
          <w:rFonts w:ascii="Calibri" w:hAnsi="Calibri" w:cs="Calibri"/>
          <w:color w:val="000000" w:themeColor="text1"/>
          <w:sz w:val="22"/>
          <w:szCs w:val="22"/>
        </w:rPr>
        <w:t xml:space="preserve"> enable transparency, guided task completion, and self</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service help.</w:t>
      </w:r>
    </w:p>
    <w:p w:rsidRPr="007706DE" w:rsidR="00957439" w:rsidP="00957439" w:rsidRDefault="00957439" w14:paraId="5A3F6819" w14:textId="77777777">
      <w:r w:rsidRPr="007706DE">
        <w:rPr>
          <w:rStyle w:val="Strong"/>
          <w:rFonts w:ascii="Calibri" w:hAnsi="Calibri" w:cs="Calibri" w:eastAsiaTheme="majorEastAsia"/>
          <w:color w:val="000000" w:themeColor="text1"/>
          <w:sz w:val="22"/>
          <w:szCs w:val="22"/>
        </w:rPr>
        <w:t>Capabilities:</w:t>
      </w:r>
    </w:p>
    <w:p w:rsidRPr="007706DE" w:rsidR="00957439" w:rsidP="004D0259" w:rsidRDefault="00957439" w14:paraId="4D8961D2" w14:textId="77777777">
      <w:pPr>
        <w:numPr>
          <w:ilvl w:val="0"/>
          <w:numId w:val="125"/>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Explainability surface:</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Why did I get this?</w:t>
      </w:r>
      <w:r w:rsidRPr="007706DE">
        <w:rPr>
          <w:rFonts w:ascii="Calibri" w:hAnsi="Calibri" w:cs="Calibri"/>
          <w:color w:val="000000" w:themeColor="text1"/>
          <w:sz w:val="22"/>
          <w:szCs w:val="22"/>
        </w:rPr>
        <w:t>” with the specific trigger, conditions, and preference state.</w:t>
      </w:r>
    </w:p>
    <w:p w:rsidRPr="007706DE" w:rsidR="00957439" w:rsidP="004D0259" w:rsidRDefault="00957439" w14:paraId="2A7A8DDB" w14:textId="77777777">
      <w:pPr>
        <w:numPr>
          <w:ilvl w:val="0"/>
          <w:numId w:val="125"/>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Guided workflows:</w:t>
      </w:r>
      <w:r w:rsidRPr="007706DE">
        <w:rPr>
          <w:rFonts w:ascii="Calibri" w:hAnsi="Calibri" w:cs="Calibri"/>
          <w:color w:val="000000" w:themeColor="text1"/>
          <w:sz w:val="22"/>
          <w:szCs w:val="22"/>
        </w:rPr>
        <w:t xml:space="preserve"> assistance for </w:t>
      </w:r>
      <w:r w:rsidRPr="007706DE">
        <w:rPr>
          <w:rStyle w:val="Strong"/>
          <w:rFonts w:ascii="Calibri" w:hAnsi="Calibri" w:cs="Calibri" w:eastAsiaTheme="majorEastAsia"/>
          <w:color w:val="000000" w:themeColor="text1"/>
          <w:sz w:val="22"/>
          <w:szCs w:val="22"/>
        </w:rPr>
        <w:t>KYB</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missing documentation</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onboarding progression</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payment issues</w:t>
      </w:r>
      <w:r w:rsidRPr="007706DE">
        <w:rPr>
          <w:rFonts w:ascii="Calibri" w:hAnsi="Calibri" w:cs="Calibri"/>
          <w:color w:val="000000" w:themeColor="text1"/>
          <w:sz w:val="22"/>
          <w:szCs w:val="22"/>
        </w:rPr>
        <w:t>.</w:t>
      </w:r>
    </w:p>
    <w:p w:rsidRPr="007706DE" w:rsidR="00957439" w:rsidP="004D0259" w:rsidRDefault="00957439" w14:paraId="3AA0D8DC" w14:textId="77777777">
      <w:pPr>
        <w:numPr>
          <w:ilvl w:val="0"/>
          <w:numId w:val="125"/>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Contextual education:</w:t>
      </w:r>
      <w:r w:rsidRPr="007706DE">
        <w:rPr>
          <w:rFonts w:ascii="Calibri" w:hAnsi="Calibri" w:cs="Calibri"/>
          <w:color w:val="000000" w:themeColor="text1"/>
          <w:sz w:val="22"/>
          <w:szCs w:val="22"/>
        </w:rPr>
        <w:t xml:space="preserve"> inline explanations within </w:t>
      </w:r>
      <w:r w:rsidRPr="007706DE">
        <w:rPr>
          <w:rStyle w:val="Strong"/>
          <w:rFonts w:ascii="Calibri" w:hAnsi="Calibri" w:cs="Calibri" w:eastAsiaTheme="majorEastAsia"/>
          <w:color w:val="000000" w:themeColor="text1"/>
          <w:sz w:val="22"/>
          <w:szCs w:val="22"/>
        </w:rPr>
        <w:t>Transparency Component</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Tours</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What’s New</w:t>
      </w:r>
      <w:r w:rsidRPr="007706DE">
        <w:rPr>
          <w:rFonts w:ascii="Calibri" w:hAnsi="Calibri" w:cs="Calibri"/>
          <w:color w:val="000000" w:themeColor="text1"/>
          <w:sz w:val="22"/>
          <w:szCs w:val="22"/>
        </w:rPr>
        <w:t xml:space="preserve">, or </w:t>
      </w:r>
      <w:r w:rsidRPr="007706DE">
        <w:rPr>
          <w:rStyle w:val="Strong"/>
          <w:rFonts w:ascii="Calibri" w:hAnsi="Calibri" w:cs="Calibri" w:eastAsiaTheme="majorEastAsia"/>
          <w:color w:val="000000" w:themeColor="text1"/>
          <w:sz w:val="22"/>
          <w:szCs w:val="22"/>
        </w:rPr>
        <w:t>Banners</w:t>
      </w:r>
      <w:r w:rsidRPr="007706DE">
        <w:rPr>
          <w:rFonts w:ascii="Calibri" w:hAnsi="Calibri" w:cs="Calibri"/>
          <w:color w:val="000000" w:themeColor="text1"/>
          <w:sz w:val="22"/>
          <w:szCs w:val="22"/>
        </w:rPr>
        <w:t>.</w:t>
      </w:r>
    </w:p>
    <w:p w:rsidRPr="007706DE" w:rsidR="00957439" w:rsidP="004D0259" w:rsidRDefault="00957439" w14:paraId="47AC42A4" w14:textId="77777777">
      <w:pPr>
        <w:numPr>
          <w:ilvl w:val="0"/>
          <w:numId w:val="125"/>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Nudges within guardrails:</w:t>
      </w:r>
      <w:r w:rsidRPr="007706DE">
        <w:rPr>
          <w:rFonts w:ascii="Calibri" w:hAnsi="Calibri" w:cs="Calibri"/>
          <w:color w:val="000000" w:themeColor="text1"/>
          <w:sz w:val="22"/>
          <w:szCs w:val="22"/>
        </w:rPr>
        <w:t xml:space="preserve"> only when allowed by </w:t>
      </w:r>
      <w:r w:rsidRPr="007706DE">
        <w:rPr>
          <w:rStyle w:val="Strong"/>
          <w:rFonts w:ascii="Calibri" w:hAnsi="Calibri" w:cs="Calibri" w:eastAsiaTheme="majorEastAsia"/>
          <w:color w:val="000000" w:themeColor="text1"/>
          <w:sz w:val="22"/>
          <w:szCs w:val="22"/>
        </w:rPr>
        <w:t>preferences</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quiet hours</w:t>
      </w:r>
      <w:r w:rsidRPr="007706DE">
        <w:rPr>
          <w:rFonts w:ascii="Calibri" w:hAnsi="Calibri" w:cs="Calibri"/>
          <w:color w:val="000000" w:themeColor="text1"/>
          <w:sz w:val="22"/>
          <w:szCs w:val="22"/>
        </w:rPr>
        <w:t xml:space="preserve">, and </w:t>
      </w:r>
      <w:r w:rsidRPr="007706DE">
        <w:rPr>
          <w:rStyle w:val="Strong"/>
          <w:rFonts w:ascii="Calibri" w:hAnsi="Calibri" w:cs="Calibri" w:eastAsiaTheme="majorEastAsia"/>
          <w:color w:val="000000" w:themeColor="text1"/>
          <w:sz w:val="22"/>
          <w:szCs w:val="22"/>
        </w:rPr>
        <w:t>fatigue rules</w:t>
      </w:r>
      <w:r w:rsidRPr="007706DE">
        <w:rPr>
          <w:rFonts w:ascii="Calibri" w:hAnsi="Calibri" w:cs="Calibri"/>
          <w:color w:val="000000" w:themeColor="text1"/>
          <w:sz w:val="22"/>
          <w:szCs w:val="22"/>
        </w:rPr>
        <w:t>.</w:t>
      </w:r>
    </w:p>
    <w:p w:rsidRPr="007706DE" w:rsidR="00957439" w:rsidP="00957439" w:rsidRDefault="00957439" w14:paraId="36857BCC" w14:textId="77777777">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Outcome:</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higher action completion</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reduced confusion</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lower support volume</w:t>
      </w:r>
      <w:r w:rsidRPr="007706DE">
        <w:rPr>
          <w:rFonts w:ascii="Calibri" w:hAnsi="Calibri" w:cs="Calibri"/>
          <w:color w:val="000000" w:themeColor="text1"/>
          <w:sz w:val="22"/>
          <w:szCs w:val="22"/>
        </w:rPr>
        <w:t>.</w:t>
      </w:r>
    </w:p>
    <w:p w:rsidRPr="007706DE" w:rsidR="00957439" w:rsidP="00957439" w:rsidRDefault="00957439" w14:paraId="39EB225E" w14:textId="69509AB4">
      <w:pPr>
        <w:spacing w:line="300" w:lineRule="atLeast"/>
        <w:rPr>
          <w:rFonts w:ascii="Calibri" w:hAnsi="Calibri" w:cs="Calibri"/>
          <w:color w:val="000000" w:themeColor="text1"/>
          <w:sz w:val="22"/>
          <w:szCs w:val="22"/>
        </w:rPr>
      </w:pPr>
    </w:p>
    <w:p w:rsidRPr="007706DE" w:rsidR="00957439" w:rsidP="00957439" w:rsidRDefault="00957439" w14:paraId="0C924126" w14:textId="77777777">
      <w:r w:rsidRPr="007706DE">
        <w:rPr>
          <w:rStyle w:val="Strong"/>
          <w:rFonts w:ascii="Calibri" w:hAnsi="Calibri" w:cs="Calibri"/>
          <w:color w:val="000000" w:themeColor="text1"/>
          <w:sz w:val="22"/>
          <w:szCs w:val="22"/>
        </w:rPr>
        <w:t>d) Guardrails &amp; Governance</w:t>
      </w:r>
    </w:p>
    <w:p w:rsidRPr="007706DE" w:rsidR="00957439" w:rsidP="004D0259" w:rsidRDefault="00957439" w14:paraId="2E742FF9" w14:textId="77777777">
      <w:pPr>
        <w:numPr>
          <w:ilvl w:val="0"/>
          <w:numId w:val="126"/>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Policy</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as</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code first:</w:t>
      </w:r>
      <w:r w:rsidRPr="007706DE">
        <w:rPr>
          <w:rFonts w:ascii="Calibri" w:hAnsi="Calibri" w:cs="Calibri"/>
          <w:color w:val="000000" w:themeColor="text1"/>
          <w:sz w:val="22"/>
          <w:szCs w:val="22"/>
        </w:rPr>
        <w:t xml:space="preserve"> AI outputs must pass </w:t>
      </w:r>
      <w:r w:rsidRPr="007706DE">
        <w:rPr>
          <w:rStyle w:val="Strong"/>
          <w:rFonts w:ascii="Calibri" w:hAnsi="Calibri" w:cs="Calibri" w:eastAsiaTheme="majorEastAsia"/>
          <w:color w:val="000000" w:themeColor="text1"/>
          <w:sz w:val="22"/>
          <w:szCs w:val="22"/>
        </w:rPr>
        <w:t>template, metadata, surface, category, consent, preference, and routing</w:t>
      </w:r>
      <w:r w:rsidRPr="007706DE">
        <w:rPr>
          <w:rFonts w:ascii="Calibri" w:hAnsi="Calibri" w:cs="Calibri"/>
          <w:color w:val="000000" w:themeColor="text1"/>
          <w:sz w:val="22"/>
          <w:szCs w:val="22"/>
        </w:rPr>
        <w:t xml:space="preserve"> checks before publish or send. </w:t>
      </w:r>
      <w:r w:rsidRPr="007706DE">
        <w:rPr>
          <w:rStyle w:val="Strong"/>
          <w:rFonts w:ascii="Calibri" w:hAnsi="Calibri" w:cs="Calibri" w:eastAsiaTheme="majorEastAsia"/>
          <w:color w:val="000000" w:themeColor="text1"/>
          <w:sz w:val="22"/>
          <w:szCs w:val="22"/>
        </w:rPr>
        <w:t>Violations are blocked.</w:t>
      </w:r>
    </w:p>
    <w:p w:rsidRPr="007706DE" w:rsidR="00957439" w:rsidP="004D0259" w:rsidRDefault="00957439" w14:paraId="3A6126D1" w14:textId="77777777">
      <w:pPr>
        <w:numPr>
          <w:ilvl w:val="0"/>
          <w:numId w:val="126"/>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Human</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in</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the</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loop:</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mandatory review</w:t>
      </w:r>
      <w:r w:rsidRPr="007706DE">
        <w:rPr>
          <w:rFonts w:ascii="Calibri" w:hAnsi="Calibri" w:cs="Calibri"/>
          <w:color w:val="000000" w:themeColor="text1"/>
          <w:sz w:val="22"/>
          <w:szCs w:val="22"/>
        </w:rPr>
        <w:t xml:space="preserve"> for sensitive content (regulated markets, compliance</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critical categories, operational notices).</w:t>
      </w:r>
    </w:p>
    <w:p w:rsidRPr="007706DE" w:rsidR="00957439" w:rsidP="004D0259" w:rsidRDefault="00957439" w14:paraId="3C1B0514" w14:textId="77777777">
      <w:pPr>
        <w:numPr>
          <w:ilvl w:val="0"/>
          <w:numId w:val="126"/>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BO logging:</w:t>
      </w:r>
      <w:r w:rsidRPr="007706DE">
        <w:rPr>
          <w:rFonts w:ascii="Calibri" w:hAnsi="Calibri" w:cs="Calibri"/>
          <w:color w:val="000000" w:themeColor="text1"/>
          <w:sz w:val="22"/>
          <w:szCs w:val="22"/>
        </w:rPr>
        <w:t xml:space="preserve"> all </w:t>
      </w:r>
      <w:r w:rsidRPr="007706DE">
        <w:rPr>
          <w:rStyle w:val="Strong"/>
          <w:rFonts w:ascii="Calibri" w:hAnsi="Calibri" w:cs="Calibri" w:eastAsiaTheme="majorEastAsia"/>
          <w:color w:val="000000" w:themeColor="text1"/>
          <w:sz w:val="22"/>
          <w:szCs w:val="22"/>
        </w:rPr>
        <w:t>AI</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influenced decisions and outputs</w:t>
      </w:r>
      <w:r w:rsidRPr="007706DE">
        <w:rPr>
          <w:rFonts w:ascii="Calibri" w:hAnsi="Calibri" w:cs="Calibri"/>
          <w:color w:val="000000" w:themeColor="text1"/>
          <w:sz w:val="22"/>
          <w:szCs w:val="22"/>
        </w:rPr>
        <w:t xml:space="preserve"> include a </w:t>
      </w:r>
      <w:r w:rsidRPr="007706DE">
        <w:rPr>
          <w:rStyle w:val="Strong"/>
          <w:rFonts w:ascii="Calibri" w:hAnsi="Calibri" w:cs="Calibri" w:eastAsiaTheme="majorEastAsia"/>
          <w:color w:val="000000" w:themeColor="text1"/>
          <w:sz w:val="22"/>
          <w:szCs w:val="22"/>
        </w:rPr>
        <w:t>rationale</w:t>
      </w:r>
      <w:r w:rsidRPr="007706DE">
        <w:rPr>
          <w:rFonts w:ascii="Calibri" w:hAnsi="Calibri" w:cs="Calibri"/>
          <w:color w:val="000000" w:themeColor="text1"/>
          <w:sz w:val="22"/>
          <w:szCs w:val="22"/>
        </w:rPr>
        <w:t xml:space="preserve"> and are recorded for auditability.</w:t>
      </w:r>
    </w:p>
    <w:p w:rsidRPr="007706DE" w:rsidR="00957439" w:rsidP="004D0259" w:rsidRDefault="00957439" w14:paraId="27843BB5" w14:textId="77777777">
      <w:pPr>
        <w:numPr>
          <w:ilvl w:val="0"/>
          <w:numId w:val="126"/>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Permissions:</w:t>
      </w:r>
      <w:r w:rsidRPr="007706DE">
        <w:rPr>
          <w:rFonts w:ascii="Calibri" w:hAnsi="Calibri" w:cs="Calibri"/>
          <w:color w:val="000000" w:themeColor="text1"/>
          <w:sz w:val="22"/>
          <w:szCs w:val="22"/>
        </w:rPr>
        <w:t xml:space="preserve"> AI features follow </w:t>
      </w:r>
      <w:r w:rsidRPr="007706DE">
        <w:rPr>
          <w:rStyle w:val="Strong"/>
          <w:rFonts w:ascii="Calibri" w:hAnsi="Calibri" w:cs="Calibri" w:eastAsiaTheme="majorEastAsia"/>
          <w:color w:val="000000" w:themeColor="text1"/>
          <w:sz w:val="22"/>
          <w:szCs w:val="22"/>
        </w:rPr>
        <w:t>Braze roles/permissions</w:t>
      </w:r>
      <w:r w:rsidRPr="007706DE">
        <w:rPr>
          <w:rFonts w:ascii="Calibri" w:hAnsi="Calibri" w:cs="Calibri"/>
          <w:color w:val="000000" w:themeColor="text1"/>
          <w:sz w:val="22"/>
          <w:szCs w:val="22"/>
        </w:rPr>
        <w:t xml:space="preserve"> so only authorized users can apply or publish changes.</w:t>
      </w:r>
    </w:p>
    <w:p w:rsidRPr="007706DE" w:rsidR="00957439" w:rsidP="00957439" w:rsidRDefault="00957439" w14:paraId="16F36945" w14:textId="30BDD753">
      <w:pPr>
        <w:spacing w:line="300" w:lineRule="atLeast"/>
        <w:rPr>
          <w:rFonts w:ascii="Calibri" w:hAnsi="Calibri" w:cs="Calibri"/>
          <w:color w:val="000000" w:themeColor="text1"/>
          <w:sz w:val="22"/>
          <w:szCs w:val="22"/>
        </w:rPr>
      </w:pPr>
    </w:p>
    <w:p w:rsidRPr="007706DE" w:rsidR="00957439" w:rsidP="00957439" w:rsidRDefault="00957439" w14:paraId="131A3FBB" w14:textId="77777777">
      <w:r w:rsidRPr="007706DE">
        <w:rPr>
          <w:rStyle w:val="Strong"/>
          <w:rFonts w:ascii="Calibri" w:hAnsi="Calibri" w:cs="Calibri"/>
          <w:color w:val="000000" w:themeColor="text1"/>
          <w:sz w:val="22"/>
          <w:szCs w:val="22"/>
        </w:rPr>
        <w:t>e) Dependencies &amp; Readiness (Start in 2026)</w:t>
      </w:r>
    </w:p>
    <w:p w:rsidRPr="007706DE" w:rsidR="00957439" w:rsidP="00957439" w:rsidRDefault="00957439" w14:paraId="710B9D3B" w14:textId="77777777">
      <w:pPr>
        <w:pStyle w:val="NormalWeb"/>
        <w:spacing w:line="300" w:lineRule="atLeast"/>
        <w:rPr>
          <w:rFonts w:ascii="Calibri" w:hAnsi="Calibri" w:cs="Calibri"/>
          <w:b/>
          <w:bCs/>
          <w:color w:val="000000" w:themeColor="text1"/>
          <w:sz w:val="22"/>
          <w:szCs w:val="22"/>
        </w:rPr>
      </w:pPr>
      <w:r w:rsidRPr="007706DE">
        <w:rPr>
          <w:rFonts w:ascii="Calibri" w:hAnsi="Calibri" w:cs="Calibri"/>
          <w:b/>
          <w:bCs/>
          <w:color w:val="000000" w:themeColor="text1"/>
          <w:sz w:val="22"/>
          <w:szCs w:val="22"/>
        </w:rPr>
        <w:t>To safely unlock AI, deliver:</w:t>
      </w:r>
    </w:p>
    <w:p w:rsidRPr="007706DE" w:rsidR="00957439" w:rsidP="004D0259" w:rsidRDefault="00957439" w14:paraId="62693FD2" w14:textId="526C60B1">
      <w:pPr>
        <w:numPr>
          <w:ilvl w:val="0"/>
          <w:numId w:val="127"/>
        </w:numPr>
        <w:spacing w:before="100" w:beforeAutospacing="1" w:after="100" w:afterAutospacing="1" w:line="300" w:lineRule="atLeast"/>
        <w:rPr>
          <w:rStyle w:val="Strong"/>
          <w:rFonts w:ascii="Calibri" w:hAnsi="Calibri" w:cs="Calibri"/>
          <w:color w:val="000000" w:themeColor="text1"/>
          <w:sz w:val="22"/>
          <w:szCs w:val="22"/>
        </w:rPr>
      </w:pPr>
      <w:r w:rsidRPr="007706DE">
        <w:rPr>
          <w:rStyle w:val="Strong"/>
          <w:rFonts w:ascii="Calibri" w:hAnsi="Calibri" w:cs="Calibri"/>
          <w:color w:val="000000" w:themeColor="text1"/>
          <w:sz w:val="22"/>
          <w:szCs w:val="22"/>
        </w:rPr>
        <w:t>Data centralization</w:t>
      </w:r>
    </w:p>
    <w:p w:rsidRPr="007706DE" w:rsidR="00957439" w:rsidP="004D0259" w:rsidRDefault="00957439" w14:paraId="659BD864" w14:textId="5808BDE1">
      <w:pPr>
        <w:numPr>
          <w:ilvl w:val="0"/>
          <w:numId w:val="12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CEP governance</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metadata model</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naming rules</w:t>
      </w:r>
      <w:r w:rsidRPr="007706DE">
        <w:rPr>
          <w:rFonts w:ascii="Calibri" w:hAnsi="Calibri" w:cs="Calibri"/>
          <w:color w:val="000000" w:themeColor="text1"/>
          <w:sz w:val="22"/>
          <w:szCs w:val="22"/>
        </w:rPr>
        <w:t>.</w:t>
      </w:r>
    </w:p>
    <w:p w:rsidRPr="007706DE" w:rsidR="00957439" w:rsidP="004D0259" w:rsidRDefault="00957439" w14:paraId="26C96D30" w14:textId="77777777">
      <w:pPr>
        <w:numPr>
          <w:ilvl w:val="0"/>
          <w:numId w:val="12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Template families + component system</w:t>
      </w:r>
      <w:r w:rsidRPr="007706DE">
        <w:rPr>
          <w:rFonts w:ascii="Calibri" w:hAnsi="Calibri" w:cs="Calibri"/>
          <w:color w:val="000000" w:themeColor="text1"/>
          <w:sz w:val="22"/>
          <w:szCs w:val="22"/>
        </w:rPr>
        <w:t>.</w:t>
      </w:r>
    </w:p>
    <w:p w:rsidRPr="007706DE" w:rsidR="00957439" w:rsidP="004D0259" w:rsidRDefault="00957439" w14:paraId="186EA3C1" w14:textId="77777777">
      <w:pPr>
        <w:numPr>
          <w:ilvl w:val="0"/>
          <w:numId w:val="12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BO ledger</w:t>
      </w:r>
      <w:r w:rsidRPr="007706DE">
        <w:rPr>
          <w:rFonts w:ascii="Calibri" w:hAnsi="Calibri" w:cs="Calibri"/>
          <w:color w:val="000000" w:themeColor="text1"/>
          <w:sz w:val="22"/>
          <w:szCs w:val="22"/>
        </w:rPr>
        <w:t xml:space="preserve"> with full “who/what/when/where/why” visibility.</w:t>
      </w:r>
    </w:p>
    <w:p w:rsidRPr="007706DE" w:rsidR="00957439" w:rsidP="004D0259" w:rsidRDefault="00957439" w14:paraId="678CEA5E" w14:textId="77777777">
      <w:pPr>
        <w:numPr>
          <w:ilvl w:val="0"/>
          <w:numId w:val="12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Role/entity identity model</w:t>
      </w:r>
      <w:r w:rsidRPr="007706DE">
        <w:rPr>
          <w:rFonts w:ascii="Calibri" w:hAnsi="Calibri" w:cs="Calibri"/>
          <w:color w:val="000000" w:themeColor="text1"/>
          <w:sz w:val="22"/>
          <w:szCs w:val="22"/>
        </w:rPr>
        <w:t xml:space="preserve"> connected to CEP.</w:t>
      </w:r>
    </w:p>
    <w:p w:rsidRPr="007706DE" w:rsidR="00957439" w:rsidP="004D0259" w:rsidRDefault="00957439" w14:paraId="24080E63" w14:textId="4B0FE454">
      <w:pPr>
        <w:numPr>
          <w:ilvl w:val="0"/>
          <w:numId w:val="12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Preference enforcement at send</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time</w:t>
      </w:r>
      <w:r w:rsidRPr="007706DE">
        <w:rPr>
          <w:rFonts w:ascii="Calibri" w:hAnsi="Calibri" w:cs="Calibri"/>
          <w:color w:val="000000" w:themeColor="text1"/>
          <w:sz w:val="22"/>
          <w:szCs w:val="22"/>
        </w:rPr>
        <w:t>.</w:t>
      </w:r>
    </w:p>
    <w:p w:rsidRPr="007706DE" w:rsidR="00957439" w:rsidP="004D0259" w:rsidRDefault="00957439" w14:paraId="641CB791" w14:textId="77777777">
      <w:pPr>
        <w:numPr>
          <w:ilvl w:val="0"/>
          <w:numId w:val="12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Surface semantics + routing hierarchy</w:t>
      </w:r>
      <w:r w:rsidRPr="007706DE">
        <w:rPr>
          <w:rFonts w:ascii="Calibri" w:hAnsi="Calibri" w:cs="Calibri"/>
          <w:color w:val="000000" w:themeColor="text1"/>
          <w:sz w:val="22"/>
          <w:szCs w:val="22"/>
        </w:rPr>
        <w:t xml:space="preserve"> fully defined.</w:t>
      </w:r>
    </w:p>
    <w:p w:rsidRPr="007706DE" w:rsidR="00957439" w:rsidP="004D0259" w:rsidRDefault="00957439" w14:paraId="3CBB1A15" w14:textId="77777777">
      <w:pPr>
        <w:numPr>
          <w:ilvl w:val="0"/>
          <w:numId w:val="127"/>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Instrumentation baseline</w:t>
      </w:r>
      <w:r w:rsidRPr="007706DE">
        <w:rPr>
          <w:rFonts w:ascii="Calibri" w:hAnsi="Calibri" w:cs="Calibri"/>
          <w:color w:val="000000" w:themeColor="text1"/>
          <w:sz w:val="22"/>
          <w:szCs w:val="22"/>
        </w:rPr>
        <w:t xml:space="preserve"> on every surface.</w:t>
      </w:r>
    </w:p>
    <w:p w:rsidRPr="007706DE" w:rsidR="00957439" w:rsidP="00957439" w:rsidRDefault="00957439" w14:paraId="036C821A" w14:textId="5E376950">
      <w:pPr>
        <w:pStyle w:val="NormalWeb"/>
        <w:spacing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AI without these foundations risks inconsistency, drift, and compliance exposure.</w:t>
      </w:r>
    </w:p>
    <w:p w:rsidRPr="007706DE" w:rsidR="00957439" w:rsidP="00957439" w:rsidRDefault="00957439" w14:paraId="74C7D5C4" w14:textId="77777777">
      <w:r w:rsidRPr="007706DE">
        <w:rPr>
          <w:rStyle w:val="Strong"/>
          <w:rFonts w:ascii="Calibri" w:hAnsi="Calibri" w:cs="Calibri"/>
          <w:color w:val="000000" w:themeColor="text1"/>
          <w:sz w:val="22"/>
          <w:szCs w:val="22"/>
        </w:rPr>
        <w:t>f) Decisions, Risks &amp; Open Questions</w:t>
      </w:r>
    </w:p>
    <w:p w:rsidRPr="007706DE" w:rsidR="00957439" w:rsidP="00957439" w:rsidRDefault="00957439" w14:paraId="3160B47E"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Decisions</w:t>
      </w:r>
    </w:p>
    <w:p w:rsidRPr="007706DE" w:rsidR="00957439" w:rsidP="004D0259" w:rsidRDefault="00957439" w14:paraId="65F91C04" w14:textId="3BB759C9">
      <w:pPr>
        <w:numPr>
          <w:ilvl w:val="0"/>
          <w:numId w:val="12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Permitted vs. restricted AI use</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cases</w:t>
      </w:r>
      <w:r w:rsidRPr="007706DE">
        <w:rPr>
          <w:rFonts w:ascii="Calibri" w:hAnsi="Calibri" w:cs="Calibri"/>
          <w:color w:val="000000" w:themeColor="text1"/>
          <w:sz w:val="22"/>
          <w:szCs w:val="22"/>
        </w:rPr>
        <w:t xml:space="preserve"> (by communication type and market).</w:t>
      </w:r>
    </w:p>
    <w:p w:rsidRPr="007706DE" w:rsidR="00957439" w:rsidP="004D0259" w:rsidRDefault="00957439" w14:paraId="20B4A1EB" w14:textId="77777777">
      <w:pPr>
        <w:numPr>
          <w:ilvl w:val="0"/>
          <w:numId w:val="12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Human review matrix</w:t>
      </w:r>
      <w:r w:rsidRPr="007706DE">
        <w:rPr>
          <w:rFonts w:ascii="Calibri" w:hAnsi="Calibri" w:cs="Calibri"/>
          <w:color w:val="000000" w:themeColor="text1"/>
          <w:sz w:val="22"/>
          <w:szCs w:val="22"/>
        </w:rPr>
        <w:t xml:space="preserve"> and approval thresholds.</w:t>
      </w:r>
    </w:p>
    <w:p w:rsidRPr="007706DE" w:rsidR="00957439" w:rsidP="004D0259" w:rsidRDefault="00957439" w14:paraId="4CB46D64" w14:textId="77777777">
      <w:pPr>
        <w:numPr>
          <w:ilvl w:val="0"/>
          <w:numId w:val="128"/>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AI surface locations</w:t>
      </w:r>
      <w:r w:rsidRPr="007706DE">
        <w:rPr>
          <w:rFonts w:ascii="Calibri" w:hAnsi="Calibri" w:cs="Calibri"/>
          <w:color w:val="000000" w:themeColor="text1"/>
          <w:sz w:val="22"/>
          <w:szCs w:val="22"/>
        </w:rPr>
        <w:t xml:space="preserve"> in </w:t>
      </w:r>
      <w:r w:rsidRPr="007706DE">
        <w:rPr>
          <w:rStyle w:val="Strong"/>
          <w:rFonts w:ascii="Calibri" w:hAnsi="Calibri" w:cs="Calibri" w:eastAsiaTheme="majorEastAsia"/>
          <w:color w:val="000000" w:themeColor="text1"/>
          <w:sz w:val="22"/>
          <w:szCs w:val="22"/>
        </w:rPr>
        <w:t>MyAccount</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Manager Account</w:t>
      </w:r>
      <w:r w:rsidRPr="007706DE">
        <w:rPr>
          <w:rFonts w:ascii="Calibri" w:hAnsi="Calibri" w:cs="Calibri"/>
          <w:color w:val="000000" w:themeColor="text1"/>
          <w:sz w:val="22"/>
          <w:szCs w:val="22"/>
        </w:rPr>
        <w:t xml:space="preserve">, </w:t>
      </w:r>
      <w:r w:rsidRPr="007706DE">
        <w:rPr>
          <w:rStyle w:val="Strong"/>
          <w:rFonts w:ascii="Calibri" w:hAnsi="Calibri" w:cs="Calibri" w:eastAsiaTheme="majorEastAsia"/>
          <w:color w:val="000000" w:themeColor="text1"/>
          <w:sz w:val="22"/>
          <w:szCs w:val="22"/>
        </w:rPr>
        <w:t>Partner Admin</w:t>
      </w:r>
      <w:r w:rsidRPr="007706DE">
        <w:rPr>
          <w:rFonts w:ascii="Calibri" w:hAnsi="Calibri" w:cs="Calibri"/>
          <w:color w:val="000000" w:themeColor="text1"/>
          <w:sz w:val="22"/>
          <w:szCs w:val="22"/>
        </w:rPr>
        <w:t>.</w:t>
      </w:r>
    </w:p>
    <w:p w:rsidRPr="007706DE" w:rsidR="00957439" w:rsidP="004D0259" w:rsidRDefault="00957439" w14:paraId="40D577EF" w14:textId="03FC43BF">
      <w:pPr>
        <w:numPr>
          <w:ilvl w:val="0"/>
          <w:numId w:val="128"/>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Whether </w:t>
      </w:r>
      <w:r w:rsidRPr="007706DE">
        <w:rPr>
          <w:rStyle w:val="Strong"/>
          <w:rFonts w:ascii="Calibri" w:hAnsi="Calibri" w:cs="Calibri" w:eastAsiaTheme="majorEastAsia"/>
          <w:color w:val="000000" w:themeColor="text1"/>
          <w:sz w:val="22"/>
          <w:szCs w:val="22"/>
        </w:rPr>
        <w:t>predictive variants</w:t>
      </w:r>
      <w:r w:rsidRPr="007706DE">
        <w:rPr>
          <w:rFonts w:ascii="Calibri" w:hAnsi="Calibri" w:cs="Calibri"/>
          <w:color w:val="000000" w:themeColor="text1"/>
          <w:sz w:val="22"/>
          <w:szCs w:val="22"/>
        </w:rPr>
        <w:t xml:space="preserve"> may be auto</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promoted or only recommended.</w:t>
      </w:r>
    </w:p>
    <w:p w:rsidRPr="007706DE" w:rsidR="00957439" w:rsidP="00957439" w:rsidRDefault="00957439" w14:paraId="5866E729"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Risks</w:t>
      </w:r>
    </w:p>
    <w:p w:rsidRPr="007706DE" w:rsidR="00957439" w:rsidP="004D0259" w:rsidRDefault="00957439" w14:paraId="7EBEF9D7" w14:textId="77777777">
      <w:pPr>
        <w:numPr>
          <w:ilvl w:val="0"/>
          <w:numId w:val="12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Model drift</w:t>
      </w:r>
      <w:r w:rsidRPr="007706DE">
        <w:rPr>
          <w:rFonts w:ascii="Calibri" w:hAnsi="Calibri" w:cs="Calibri"/>
          <w:color w:val="000000" w:themeColor="text1"/>
          <w:sz w:val="22"/>
          <w:szCs w:val="22"/>
        </w:rPr>
        <w:t xml:space="preserve"> or </w:t>
      </w:r>
      <w:r w:rsidRPr="007706DE">
        <w:rPr>
          <w:rStyle w:val="Strong"/>
          <w:rFonts w:ascii="Calibri" w:hAnsi="Calibri" w:cs="Calibri" w:eastAsiaTheme="majorEastAsia"/>
          <w:color w:val="000000" w:themeColor="text1"/>
          <w:sz w:val="22"/>
          <w:szCs w:val="22"/>
        </w:rPr>
        <w:t>hallucination</w:t>
      </w:r>
      <w:r w:rsidRPr="007706DE">
        <w:rPr>
          <w:rFonts w:ascii="Calibri" w:hAnsi="Calibri" w:cs="Calibri"/>
          <w:color w:val="000000" w:themeColor="text1"/>
          <w:sz w:val="22"/>
          <w:szCs w:val="22"/>
        </w:rPr>
        <w:t>.</w:t>
      </w:r>
    </w:p>
    <w:p w:rsidRPr="007706DE" w:rsidR="00957439" w:rsidP="004D0259" w:rsidRDefault="00957439" w14:paraId="3DB4C270" w14:textId="77777777">
      <w:pPr>
        <w:numPr>
          <w:ilvl w:val="0"/>
          <w:numId w:val="12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Over</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automation</w:t>
      </w:r>
      <w:r w:rsidRPr="007706DE">
        <w:rPr>
          <w:rFonts w:ascii="Calibri" w:hAnsi="Calibri" w:cs="Calibri"/>
          <w:color w:val="000000" w:themeColor="text1"/>
          <w:sz w:val="22"/>
          <w:szCs w:val="22"/>
        </w:rPr>
        <w:t xml:space="preserve"> that bypasses preferences or semantics.</w:t>
      </w:r>
    </w:p>
    <w:p w:rsidRPr="007706DE" w:rsidR="00957439" w:rsidP="004D0259" w:rsidRDefault="00957439" w14:paraId="78B0CC0C" w14:textId="77777777">
      <w:pPr>
        <w:numPr>
          <w:ilvl w:val="0"/>
          <w:numId w:val="12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PII/consent</w:t>
      </w:r>
      <w:r w:rsidRPr="007706DE">
        <w:rPr>
          <w:rFonts w:ascii="Calibri" w:hAnsi="Calibri" w:cs="Calibri"/>
          <w:color w:val="000000" w:themeColor="text1"/>
          <w:sz w:val="22"/>
          <w:szCs w:val="22"/>
        </w:rPr>
        <w:t xml:space="preserve"> issues in training or inference.</w:t>
      </w:r>
    </w:p>
    <w:p w:rsidRPr="007706DE" w:rsidR="00957439" w:rsidP="004D0259" w:rsidRDefault="00957439" w14:paraId="3190E7D0" w14:textId="77777777">
      <w:pPr>
        <w:numPr>
          <w:ilvl w:val="0"/>
          <w:numId w:val="129"/>
        </w:numPr>
        <w:spacing w:before="100" w:beforeAutospacing="1" w:after="100" w:afterAutospacing="1" w:line="300" w:lineRule="atLeast"/>
        <w:rPr>
          <w:rFonts w:ascii="Calibri" w:hAnsi="Calibri" w:cs="Calibri"/>
          <w:color w:val="000000" w:themeColor="text1"/>
          <w:sz w:val="22"/>
          <w:szCs w:val="22"/>
        </w:rPr>
      </w:pPr>
      <w:r w:rsidRPr="007706DE">
        <w:rPr>
          <w:rStyle w:val="Strong"/>
          <w:rFonts w:ascii="Calibri" w:hAnsi="Calibri" w:cs="Calibri" w:eastAsiaTheme="majorEastAsia"/>
          <w:color w:val="000000" w:themeColor="text1"/>
          <w:sz w:val="22"/>
          <w:szCs w:val="22"/>
        </w:rPr>
        <w:t>Regulatory</w:t>
      </w:r>
      <w:r w:rsidRPr="007706DE">
        <w:rPr>
          <w:rFonts w:ascii="Calibri" w:hAnsi="Calibri" w:cs="Calibri"/>
          <w:color w:val="000000" w:themeColor="text1"/>
          <w:sz w:val="22"/>
          <w:szCs w:val="22"/>
        </w:rPr>
        <w:t xml:space="preserve"> markets requiring human review only.</w:t>
      </w:r>
    </w:p>
    <w:p w:rsidRPr="007706DE" w:rsidR="00957439" w:rsidP="00957439" w:rsidRDefault="00957439" w14:paraId="1F19EF5B" w14:textId="77777777">
      <w:pPr>
        <w:pStyle w:val="Heading3"/>
        <w:spacing w:line="300" w:lineRule="atLeast"/>
        <w:rPr>
          <w:rFonts w:ascii="Calibri" w:hAnsi="Calibri" w:cs="Calibri"/>
          <w:color w:val="000000" w:themeColor="text1"/>
          <w:sz w:val="22"/>
          <w:szCs w:val="22"/>
        </w:rPr>
      </w:pPr>
      <w:r w:rsidRPr="007706DE">
        <w:rPr>
          <w:rStyle w:val="Strong"/>
          <w:rFonts w:ascii="Calibri" w:hAnsi="Calibri" w:cs="Calibri"/>
          <w:color w:val="000000" w:themeColor="text1"/>
          <w:sz w:val="22"/>
          <w:szCs w:val="22"/>
        </w:rPr>
        <w:t>Open Questions</w:t>
      </w:r>
    </w:p>
    <w:p w:rsidRPr="007706DE" w:rsidR="00957439" w:rsidP="004D0259" w:rsidRDefault="00957439" w14:paraId="4FBF056D" w14:textId="77777777">
      <w:pPr>
        <w:numPr>
          <w:ilvl w:val="0"/>
          <w:numId w:val="130"/>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When </w:t>
      </w:r>
      <w:r w:rsidRPr="007706DE">
        <w:rPr>
          <w:rStyle w:val="Strong"/>
          <w:rFonts w:ascii="Calibri" w:hAnsi="Calibri" w:cs="Calibri" w:eastAsiaTheme="majorEastAsia"/>
          <w:color w:val="000000" w:themeColor="text1"/>
          <w:sz w:val="22"/>
          <w:szCs w:val="22"/>
        </w:rPr>
        <w:t>AI may auto</w:t>
      </w:r>
      <w:r w:rsidRPr="007706DE">
        <w:rPr>
          <w:rStyle w:val="Strong"/>
          <w:rFonts w:ascii="Calibri" w:hAnsi="Calibri" w:cs="Calibri" w:eastAsiaTheme="majorEastAsia"/>
          <w:color w:val="000000" w:themeColor="text1"/>
          <w:sz w:val="22"/>
          <w:szCs w:val="22"/>
        </w:rPr>
        <w:noBreakHyphen/>
      </w:r>
      <w:r w:rsidRPr="007706DE">
        <w:rPr>
          <w:rStyle w:val="Strong"/>
          <w:rFonts w:ascii="Calibri" w:hAnsi="Calibri" w:cs="Calibri" w:eastAsiaTheme="majorEastAsia"/>
          <w:color w:val="000000" w:themeColor="text1"/>
          <w:sz w:val="22"/>
          <w:szCs w:val="22"/>
        </w:rPr>
        <w:t>suppress</w:t>
      </w:r>
      <w:r w:rsidRPr="007706DE">
        <w:rPr>
          <w:rFonts w:ascii="Calibri" w:hAnsi="Calibri" w:cs="Calibri"/>
          <w:color w:val="000000" w:themeColor="text1"/>
          <w:sz w:val="22"/>
          <w:szCs w:val="22"/>
        </w:rPr>
        <w:t xml:space="preserve"> low</w:t>
      </w:r>
      <w:r w:rsidRPr="007706DE">
        <w:rPr>
          <w:rFonts w:ascii="Calibri" w:hAnsi="Calibri" w:cs="Calibri"/>
          <w:color w:val="000000" w:themeColor="text1"/>
          <w:sz w:val="22"/>
          <w:szCs w:val="22"/>
        </w:rPr>
        <w:noBreakHyphen/>
      </w:r>
      <w:r w:rsidRPr="007706DE">
        <w:rPr>
          <w:rFonts w:ascii="Calibri" w:hAnsi="Calibri" w:cs="Calibri"/>
          <w:color w:val="000000" w:themeColor="text1"/>
          <w:sz w:val="22"/>
          <w:szCs w:val="22"/>
        </w:rPr>
        <w:t>value variants.</w:t>
      </w:r>
    </w:p>
    <w:p w:rsidRPr="007706DE" w:rsidR="00957439" w:rsidP="004D0259" w:rsidRDefault="00957439" w14:paraId="3FAD8E47" w14:textId="77777777">
      <w:pPr>
        <w:numPr>
          <w:ilvl w:val="0"/>
          <w:numId w:val="130"/>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Whether some markets require </w:t>
      </w:r>
      <w:r w:rsidRPr="007706DE">
        <w:rPr>
          <w:rStyle w:val="Strong"/>
          <w:rFonts w:ascii="Calibri" w:hAnsi="Calibri" w:cs="Calibri" w:eastAsiaTheme="majorEastAsia"/>
          <w:color w:val="000000" w:themeColor="text1"/>
          <w:sz w:val="22"/>
          <w:szCs w:val="22"/>
        </w:rPr>
        <w:t>regulated phrasing</w:t>
      </w:r>
      <w:r w:rsidRPr="007706DE">
        <w:rPr>
          <w:rFonts w:ascii="Calibri" w:hAnsi="Calibri" w:cs="Calibri"/>
          <w:color w:val="000000" w:themeColor="text1"/>
          <w:sz w:val="22"/>
          <w:szCs w:val="22"/>
        </w:rPr>
        <w:t xml:space="preserve"> for AI explanations.</w:t>
      </w:r>
    </w:p>
    <w:p w:rsidRPr="007706DE" w:rsidR="00957439" w:rsidP="004D0259" w:rsidRDefault="00957439" w14:paraId="003802C7" w14:textId="77777777">
      <w:pPr>
        <w:numPr>
          <w:ilvl w:val="0"/>
          <w:numId w:val="130"/>
        </w:numPr>
        <w:spacing w:before="100" w:beforeAutospacing="1" w:after="100" w:afterAutospacing="1" w:line="300" w:lineRule="atLeast"/>
        <w:rPr>
          <w:rFonts w:ascii="Calibri" w:hAnsi="Calibri" w:cs="Calibri"/>
          <w:color w:val="000000" w:themeColor="text1"/>
          <w:sz w:val="22"/>
          <w:szCs w:val="22"/>
        </w:rPr>
      </w:pPr>
      <w:r w:rsidRPr="007706DE">
        <w:rPr>
          <w:rFonts w:ascii="Calibri" w:hAnsi="Calibri" w:cs="Calibri"/>
          <w:color w:val="000000" w:themeColor="text1"/>
          <w:sz w:val="22"/>
          <w:szCs w:val="22"/>
        </w:rPr>
        <w:t xml:space="preserve">Criteria for when </w:t>
      </w:r>
      <w:r w:rsidRPr="007706DE">
        <w:rPr>
          <w:rStyle w:val="Strong"/>
          <w:rFonts w:ascii="Calibri" w:hAnsi="Calibri" w:cs="Calibri" w:eastAsiaTheme="majorEastAsia"/>
          <w:color w:val="000000" w:themeColor="text1"/>
          <w:sz w:val="22"/>
          <w:szCs w:val="22"/>
        </w:rPr>
        <w:t>predictive nudges</w:t>
      </w:r>
      <w:r w:rsidRPr="007706DE">
        <w:rPr>
          <w:rFonts w:ascii="Calibri" w:hAnsi="Calibri" w:cs="Calibri"/>
          <w:color w:val="000000" w:themeColor="text1"/>
          <w:sz w:val="22"/>
          <w:szCs w:val="22"/>
        </w:rPr>
        <w:t xml:space="preserve"> cross into PLG/marketing.</w:t>
      </w:r>
    </w:p>
    <w:p w:rsidRPr="007706DE" w:rsidR="00957439" w:rsidP="00957439" w:rsidRDefault="00957439" w14:paraId="1BF538A0" w14:textId="77777777">
      <w:pPr>
        <w:spacing w:before="100" w:beforeAutospacing="1" w:line="300" w:lineRule="atLeast"/>
        <w:outlineLvl w:val="1"/>
        <w:rPr>
          <w:rFonts w:ascii="Calibri" w:hAnsi="Calibri" w:cs="Calibri"/>
          <w:b/>
          <w:bCs/>
          <w:sz w:val="22"/>
          <w:szCs w:val="22"/>
        </w:rPr>
      </w:pPr>
    </w:p>
    <w:p w:rsidRPr="007706DE" w:rsidR="00957439" w:rsidP="00957439" w:rsidRDefault="00957439" w14:paraId="14B6901E" w14:textId="7FBFB40D">
      <w:pPr>
        <w:spacing w:line="300" w:lineRule="atLeast"/>
        <w:rPr>
          <w:rFonts w:ascii="Calibri" w:hAnsi="Calibri" w:cs="Calibri"/>
          <w:sz w:val="22"/>
          <w:szCs w:val="22"/>
        </w:rPr>
      </w:pPr>
      <w:r>
        <w:rPr>
          <w:noProof/>
        </w:rPr>
        <mc:AlternateContent>
          <mc:Choice Requires="wps">
            <w:drawing>
              <wp:inline distT="0" distB="0" distL="0" distR="0" wp14:anchorId="7E914D84" wp14:editId="2757B28C">
                <wp:extent cx="5943600" cy="1270"/>
                <wp:effectExtent l="0" t="0" r="12700" b="24130"/>
                <wp:docPr id="1485309222" name="Horizontal Line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40474D62">
              <v:rect id="Horizontal Line 110" style="width:468pt;height:.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7EC3A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">
                <v:path arrowok="t"/>
                <w10:anchorlock/>
              </v:rect>
            </w:pict>
          </mc:Fallback>
        </mc:AlternateContent>
      </w:r>
    </w:p>
    <w:p w:rsidRPr="007706DE" w:rsidR="00957439" w:rsidP="00957439" w:rsidRDefault="00957439" w14:paraId="70719E41" w14:textId="72EA38A0">
      <w:pPr>
        <w:pStyle w:val="Heading3"/>
        <w:rPr>
          <w:rFonts w:ascii="Calibri" w:hAnsi="Calibri" w:cs="Calibri"/>
        </w:rPr>
      </w:pPr>
      <w:r w:rsidRPr="007706DE">
        <w:rPr>
          <w:rFonts w:ascii="Calibri" w:hAnsi="Calibri" w:cs="Calibri"/>
        </w:rPr>
        <w:t xml:space="preserve">11.6 Pillar: BackOffice (BO) Communications Records </w:t>
      </w:r>
      <w:r w:rsidRPr="007706DE">
        <w:rPr>
          <w:rFonts w:ascii="Calibri" w:hAnsi="Calibri" w:cs="Calibri"/>
          <w:highlight w:val="yellow"/>
        </w:rPr>
        <w:t>(WIP)</w:t>
      </w:r>
    </w:p>
    <w:p w:rsidRPr="007706DE" w:rsidR="00957439" w:rsidP="00957439" w:rsidRDefault="00957439" w14:paraId="51D12816" w14:textId="77777777">
      <w:pPr>
        <w:spacing w:before="100" w:beforeAutospacing="1" w:line="300" w:lineRule="atLeast"/>
        <w:outlineLvl w:val="2"/>
        <w:rPr>
          <w:rFonts w:ascii="Calibri" w:hAnsi="Calibri" w:cs="Calibri"/>
          <w:b/>
          <w:bCs/>
          <w:sz w:val="22"/>
          <w:szCs w:val="22"/>
        </w:rPr>
      </w:pPr>
      <w:r w:rsidRPr="007706DE">
        <w:rPr>
          <w:rFonts w:ascii="Calibri" w:hAnsi="Calibri" w:cs="Calibri"/>
          <w:b/>
          <w:bCs/>
          <w:sz w:val="22"/>
          <w:szCs w:val="22"/>
        </w:rPr>
        <w:t>a. Success Metrics &amp; OKRs</w:t>
      </w:r>
    </w:p>
    <w:p w:rsidRPr="007706DE" w:rsidR="00957439" w:rsidP="0001026F" w:rsidRDefault="00957439" w14:paraId="5FFBB339" w14:textId="77777777">
      <w:pPr>
        <w:numPr>
          <w:ilvl w:val="0"/>
          <w:numId w:val="4"/>
        </w:numPr>
        <w:spacing w:before="100" w:beforeAutospacing="1" w:line="300" w:lineRule="atLeast"/>
        <w:rPr>
          <w:rFonts w:ascii="Calibri" w:hAnsi="Calibri" w:cs="Calibri"/>
          <w:sz w:val="22"/>
          <w:szCs w:val="22"/>
        </w:rPr>
      </w:pPr>
      <w:r w:rsidRPr="007706DE">
        <w:rPr>
          <w:rFonts w:ascii="Calibri" w:hAnsi="Calibri" w:cs="Calibri"/>
          <w:b/>
          <w:bCs/>
          <w:sz w:val="22"/>
          <w:szCs w:val="22"/>
        </w:rPr>
        <w:t>Coverage:</w:t>
      </w:r>
      <w:r w:rsidRPr="007706DE">
        <w:rPr>
          <w:rFonts w:ascii="Calibri" w:hAnsi="Calibri" w:cs="Calibri"/>
          <w:sz w:val="22"/>
          <w:szCs w:val="22"/>
        </w:rPr>
        <w:t xml:space="preserve"> ≥95% of sends ingested; reconciliation error &lt;1%. </w:t>
      </w:r>
    </w:p>
    <w:p w:rsidRPr="007706DE" w:rsidR="00957439" w:rsidP="0001026F" w:rsidRDefault="00957439" w14:paraId="56178CBD" w14:textId="786B435E">
      <w:pPr>
        <w:numPr>
          <w:ilvl w:val="0"/>
          <w:numId w:val="4"/>
        </w:numPr>
        <w:spacing w:before="100" w:beforeAutospacing="1" w:line="300" w:lineRule="atLeast"/>
        <w:rPr>
          <w:rFonts w:ascii="Calibri" w:hAnsi="Calibri" w:cs="Calibri"/>
          <w:sz w:val="22"/>
          <w:szCs w:val="22"/>
        </w:rPr>
      </w:pPr>
      <w:r w:rsidRPr="007706DE">
        <w:rPr>
          <w:rFonts w:ascii="Calibri" w:hAnsi="Calibri" w:cs="Calibri"/>
          <w:b/>
          <w:bCs/>
          <w:sz w:val="22"/>
          <w:szCs w:val="22"/>
        </w:rPr>
        <w:t>Operational impact:</w:t>
      </w:r>
      <w:r w:rsidRPr="007706DE">
        <w:rPr>
          <w:rFonts w:ascii="Calibri" w:hAnsi="Calibri" w:cs="Calibri"/>
          <w:sz w:val="22"/>
          <w:szCs w:val="22"/>
        </w:rPr>
        <w:t xml:space="preserve"> Comms</w:t>
      </w:r>
      <w:r w:rsidRPr="007706DE">
        <w:rPr>
          <w:rFonts w:ascii="Calibri" w:hAnsi="Calibri" w:cs="Calibri"/>
          <w:sz w:val="22"/>
          <w:szCs w:val="22"/>
        </w:rPr>
        <w:noBreakHyphen/>
      </w:r>
      <w:r w:rsidRPr="007706DE">
        <w:rPr>
          <w:rFonts w:ascii="Calibri" w:hAnsi="Calibri" w:cs="Calibri"/>
          <w:sz w:val="22"/>
          <w:szCs w:val="22"/>
        </w:rPr>
        <w:t>related ticket time</w:t>
      </w:r>
      <w:r w:rsidRPr="007706DE">
        <w:rPr>
          <w:rFonts w:ascii="Calibri" w:hAnsi="Calibri" w:cs="Calibri"/>
          <w:sz w:val="22"/>
          <w:szCs w:val="22"/>
        </w:rPr>
        <w:noBreakHyphen/>
      </w:r>
      <w:r w:rsidRPr="007706DE">
        <w:rPr>
          <w:rFonts w:ascii="Calibri" w:hAnsi="Calibri" w:cs="Calibri"/>
          <w:sz w:val="22"/>
          <w:szCs w:val="22"/>
        </w:rPr>
        <w:t>to</w:t>
      </w:r>
      <w:r w:rsidRPr="007706DE">
        <w:rPr>
          <w:rFonts w:ascii="Calibri" w:hAnsi="Calibri" w:cs="Calibri"/>
          <w:sz w:val="22"/>
          <w:szCs w:val="22"/>
        </w:rPr>
        <w:noBreakHyphen/>
      </w:r>
      <w:r w:rsidRPr="007706DE">
        <w:rPr>
          <w:rFonts w:ascii="Calibri" w:hAnsi="Calibri" w:cs="Calibri"/>
          <w:sz w:val="22"/>
          <w:szCs w:val="22"/>
        </w:rPr>
        <w:t xml:space="preserve">resolve ↓30–50% through timeline visibility. </w:t>
      </w:r>
    </w:p>
    <w:p w:rsidRPr="007706DE" w:rsidR="00957439" w:rsidP="0001026F" w:rsidRDefault="00957439" w14:paraId="607F123D" w14:textId="77777777">
      <w:pPr>
        <w:numPr>
          <w:ilvl w:val="0"/>
          <w:numId w:val="4"/>
        </w:numPr>
        <w:spacing w:before="100" w:beforeAutospacing="1" w:line="300" w:lineRule="atLeast"/>
        <w:rPr>
          <w:rFonts w:ascii="Calibri" w:hAnsi="Calibri" w:cs="Calibri"/>
          <w:sz w:val="22"/>
          <w:szCs w:val="22"/>
        </w:rPr>
      </w:pPr>
      <w:r w:rsidRPr="007706DE">
        <w:rPr>
          <w:rFonts w:ascii="Calibri" w:hAnsi="Calibri" w:cs="Calibri"/>
          <w:b/>
          <w:bCs/>
          <w:sz w:val="22"/>
          <w:szCs w:val="22"/>
        </w:rPr>
        <w:t>Audit readiness:</w:t>
      </w:r>
      <w:r w:rsidRPr="007706DE">
        <w:rPr>
          <w:rFonts w:ascii="Calibri" w:hAnsi="Calibri" w:cs="Calibri"/>
          <w:sz w:val="22"/>
          <w:szCs w:val="22"/>
        </w:rPr>
        <w:t xml:space="preserve"> Complete, traceable evidence packs per journey; monthly active internal users across Care/Risk/Product. </w:t>
      </w:r>
    </w:p>
    <w:p w:rsidRPr="007706DE" w:rsidR="00957439" w:rsidP="00957439" w:rsidRDefault="00957439" w14:paraId="05EB975D" w14:textId="77777777">
      <w:pPr>
        <w:spacing w:before="100" w:beforeAutospacing="1" w:line="300" w:lineRule="atLeast"/>
        <w:outlineLvl w:val="2"/>
        <w:rPr>
          <w:rFonts w:ascii="Calibri" w:hAnsi="Calibri" w:cs="Calibri"/>
          <w:b/>
          <w:bCs/>
          <w:sz w:val="22"/>
          <w:szCs w:val="22"/>
        </w:rPr>
      </w:pPr>
      <w:r w:rsidRPr="007706DE">
        <w:rPr>
          <w:rFonts w:ascii="Calibri" w:hAnsi="Calibri" w:cs="Calibri"/>
          <w:b/>
          <w:bCs/>
          <w:sz w:val="22"/>
          <w:szCs w:val="22"/>
        </w:rPr>
        <w:t>b. 2026–2027 Big Rocks</w:t>
      </w:r>
    </w:p>
    <w:p w:rsidRPr="007706DE" w:rsidR="00957439" w:rsidP="0001026F" w:rsidRDefault="00957439" w14:paraId="3A1A7F29" w14:textId="46045586">
      <w:pPr>
        <w:numPr>
          <w:ilvl w:val="0"/>
          <w:numId w:val="5"/>
        </w:numPr>
        <w:spacing w:before="100" w:beforeAutospacing="1" w:line="300" w:lineRule="atLeast"/>
        <w:rPr>
          <w:rFonts w:ascii="Calibri" w:hAnsi="Calibri" w:cs="Calibri"/>
          <w:sz w:val="22"/>
          <w:szCs w:val="22"/>
        </w:rPr>
      </w:pPr>
      <w:r w:rsidRPr="007706DE">
        <w:rPr>
          <w:rFonts w:ascii="Calibri" w:hAnsi="Calibri" w:cs="Calibri"/>
          <w:b/>
          <w:bCs/>
          <w:sz w:val="22"/>
          <w:szCs w:val="22"/>
        </w:rPr>
        <w:t>’26:</w:t>
      </w:r>
      <w:r w:rsidRPr="007706DE">
        <w:rPr>
          <w:rFonts w:ascii="Calibri" w:hAnsi="Calibri" w:cs="Calibri"/>
          <w:sz w:val="22"/>
          <w:szCs w:val="22"/>
        </w:rPr>
        <w:t xml:space="preserve"> Define BO schema + identity resolution; ingest CEP sends (non</w:t>
      </w:r>
      <w:r w:rsidRPr="007706DE">
        <w:rPr>
          <w:rFonts w:ascii="Calibri" w:hAnsi="Calibri" w:cs="Calibri"/>
          <w:sz w:val="22"/>
          <w:szCs w:val="22"/>
        </w:rPr>
        <w:noBreakHyphen/>
      </w:r>
      <w:r w:rsidRPr="007706DE">
        <w:rPr>
          <w:rFonts w:ascii="Calibri" w:hAnsi="Calibri" w:cs="Calibri"/>
          <w:sz w:val="22"/>
          <w:szCs w:val="22"/>
        </w:rPr>
        <w:t xml:space="preserve">security) and </w:t>
      </w:r>
      <w:r w:rsidRPr="007706DE">
        <w:rPr>
          <w:rFonts w:ascii="Calibri" w:hAnsi="Calibri" w:cs="Calibri"/>
          <w:b/>
          <w:bCs/>
          <w:sz w:val="22"/>
          <w:szCs w:val="22"/>
        </w:rPr>
        <w:t>security metadata</w:t>
      </w:r>
      <w:r w:rsidRPr="007706DE">
        <w:rPr>
          <w:rFonts w:ascii="Calibri" w:hAnsi="Calibri" w:cs="Calibri"/>
          <w:sz w:val="22"/>
          <w:szCs w:val="22"/>
        </w:rPr>
        <w:t xml:space="preserve"> (no restricted content); deliver search/timeline UI. </w:t>
      </w:r>
    </w:p>
    <w:p w:rsidRPr="007706DE" w:rsidR="00957439" w:rsidP="0001026F" w:rsidRDefault="00957439" w14:paraId="258D2076" w14:textId="77777777">
      <w:pPr>
        <w:numPr>
          <w:ilvl w:val="0"/>
          <w:numId w:val="5"/>
        </w:numPr>
        <w:spacing w:before="100" w:beforeAutospacing="1" w:line="300" w:lineRule="atLeast"/>
        <w:rPr>
          <w:rFonts w:ascii="Calibri" w:hAnsi="Calibri" w:cs="Calibri"/>
          <w:sz w:val="22"/>
          <w:szCs w:val="22"/>
        </w:rPr>
      </w:pPr>
      <w:r w:rsidRPr="007706DE">
        <w:rPr>
          <w:rFonts w:ascii="Calibri" w:hAnsi="Calibri" w:cs="Calibri"/>
          <w:b/>
          <w:bCs/>
          <w:sz w:val="22"/>
          <w:szCs w:val="22"/>
        </w:rPr>
        <w:t>’27:</w:t>
      </w:r>
      <w:r w:rsidRPr="007706DE">
        <w:rPr>
          <w:rFonts w:ascii="Calibri" w:hAnsi="Calibri" w:cs="Calibri"/>
          <w:sz w:val="22"/>
          <w:szCs w:val="22"/>
        </w:rPr>
        <w:t xml:space="preserve"> Export/audit packs; SLA dashboards; broaden ingestion to regional channels and legacy senders until fully deprecated. </w:t>
      </w:r>
    </w:p>
    <w:p w:rsidRPr="007706DE" w:rsidR="00957439" w:rsidP="00957439" w:rsidRDefault="00957439" w14:paraId="32231D2B" w14:textId="77777777">
      <w:pPr>
        <w:spacing w:before="100" w:beforeAutospacing="1" w:line="300" w:lineRule="atLeast"/>
        <w:outlineLvl w:val="2"/>
        <w:rPr>
          <w:rFonts w:ascii="Calibri" w:hAnsi="Calibri" w:cs="Calibri"/>
          <w:b/>
          <w:bCs/>
          <w:sz w:val="22"/>
          <w:szCs w:val="22"/>
        </w:rPr>
      </w:pPr>
      <w:r w:rsidRPr="007706DE">
        <w:rPr>
          <w:rFonts w:ascii="Calibri" w:hAnsi="Calibri" w:cs="Calibri"/>
          <w:b/>
          <w:bCs/>
          <w:sz w:val="22"/>
          <w:szCs w:val="22"/>
        </w:rPr>
        <w:t>c. Plan</w:t>
      </w:r>
    </w:p>
    <w:p w:rsidRPr="007706DE" w:rsidR="00957439" w:rsidP="0001026F" w:rsidRDefault="00957439" w14:paraId="0822CD58" w14:textId="77777777">
      <w:pPr>
        <w:numPr>
          <w:ilvl w:val="0"/>
          <w:numId w:val="6"/>
        </w:numPr>
        <w:spacing w:before="100" w:beforeAutospacing="1" w:line="300" w:lineRule="atLeast"/>
        <w:rPr>
          <w:rFonts w:ascii="Calibri" w:hAnsi="Calibri" w:cs="Calibri"/>
          <w:sz w:val="22"/>
          <w:szCs w:val="22"/>
        </w:rPr>
      </w:pPr>
      <w:r w:rsidRPr="007706DE">
        <w:rPr>
          <w:rFonts w:ascii="Calibri" w:hAnsi="Calibri" w:cs="Calibri"/>
          <w:b/>
          <w:bCs/>
          <w:sz w:val="22"/>
          <w:szCs w:val="22"/>
        </w:rPr>
        <w:t>What to record:</w:t>
      </w:r>
      <w:r w:rsidRPr="007706DE">
        <w:rPr>
          <w:rFonts w:ascii="Calibri" w:hAnsi="Calibri" w:cs="Calibri"/>
          <w:sz w:val="22"/>
          <w:szCs w:val="22"/>
        </w:rPr>
        <w:t xml:space="preserve"> who/what/when/why/where (channel, template version, journey, trigger, policy pack applied, preference state, delivery &amp; engagement, downstream action). Rationale: enables investigation, customer trust, and compliance. </w:t>
      </w:r>
    </w:p>
    <w:p w:rsidRPr="007706DE" w:rsidR="00957439" w:rsidP="0001026F" w:rsidRDefault="00957439" w14:paraId="3A2C70D3" w14:textId="2F51D092">
      <w:pPr>
        <w:numPr>
          <w:ilvl w:val="0"/>
          <w:numId w:val="6"/>
        </w:numPr>
        <w:spacing w:before="100" w:beforeAutospacing="1" w:line="300" w:lineRule="atLeast"/>
        <w:rPr>
          <w:rFonts w:ascii="Calibri" w:hAnsi="Calibri" w:cs="Calibri"/>
          <w:sz w:val="22"/>
          <w:szCs w:val="22"/>
        </w:rPr>
      </w:pPr>
      <w:r w:rsidRPr="007706DE">
        <w:rPr>
          <w:rFonts w:ascii="Calibri" w:hAnsi="Calibri" w:cs="Calibri"/>
          <w:b/>
          <w:bCs/>
          <w:sz w:val="22"/>
          <w:szCs w:val="22"/>
        </w:rPr>
        <w:t>Access &amp; controls:</w:t>
      </w:r>
      <w:r w:rsidRPr="007706DE">
        <w:rPr>
          <w:rFonts w:ascii="Calibri" w:hAnsi="Calibri" w:cs="Calibri"/>
          <w:sz w:val="22"/>
          <w:szCs w:val="22"/>
        </w:rPr>
        <w:t xml:space="preserve"> Role</w:t>
      </w:r>
      <w:r w:rsidRPr="007706DE">
        <w:rPr>
          <w:rFonts w:ascii="Calibri" w:hAnsi="Calibri" w:cs="Calibri"/>
          <w:sz w:val="22"/>
          <w:szCs w:val="22"/>
        </w:rPr>
        <w:noBreakHyphen/>
      </w:r>
      <w:r w:rsidRPr="007706DE">
        <w:rPr>
          <w:rFonts w:ascii="Calibri" w:hAnsi="Calibri" w:cs="Calibri"/>
          <w:sz w:val="22"/>
          <w:szCs w:val="22"/>
        </w:rPr>
        <w:t xml:space="preserve">based views for Care, Risk, Compliance, Product; privacy filtering; PII protection. </w:t>
      </w:r>
      <w:r w:rsidRPr="007706DE">
        <w:rPr>
          <w:rFonts w:ascii="Calibri" w:hAnsi="Calibri" w:cs="Calibri"/>
          <w:b/>
          <w:bCs/>
          <w:sz w:val="22"/>
          <w:szCs w:val="22"/>
        </w:rPr>
        <w:t>APIs</w:t>
      </w:r>
      <w:r w:rsidRPr="007706DE">
        <w:rPr>
          <w:rFonts w:ascii="Calibri" w:hAnsi="Calibri" w:cs="Calibri"/>
          <w:sz w:val="22"/>
          <w:szCs w:val="22"/>
        </w:rPr>
        <w:t xml:space="preserve"> for domain integration. </w:t>
      </w:r>
    </w:p>
    <w:p w:rsidRPr="007706DE" w:rsidR="00957439" w:rsidP="00957439" w:rsidRDefault="00957439" w14:paraId="55F12FE9" w14:textId="77777777">
      <w:pPr>
        <w:spacing w:before="100" w:beforeAutospacing="1" w:line="300" w:lineRule="atLeast"/>
        <w:outlineLvl w:val="2"/>
        <w:rPr>
          <w:rFonts w:ascii="Calibri" w:hAnsi="Calibri" w:cs="Calibri"/>
          <w:b/>
          <w:bCs/>
          <w:sz w:val="22"/>
          <w:szCs w:val="22"/>
        </w:rPr>
      </w:pPr>
      <w:r w:rsidRPr="007706DE">
        <w:rPr>
          <w:rFonts w:ascii="Calibri" w:hAnsi="Calibri" w:cs="Calibri"/>
          <w:b/>
          <w:bCs/>
          <w:sz w:val="22"/>
          <w:szCs w:val="22"/>
        </w:rPr>
        <w:t>d. Decisions, Risks &amp; Open Questions</w:t>
      </w:r>
    </w:p>
    <w:p w:rsidRPr="007706DE" w:rsidR="00957439" w:rsidP="0001026F" w:rsidRDefault="00957439" w14:paraId="20C7CEA5" w14:textId="77777777">
      <w:pPr>
        <w:numPr>
          <w:ilvl w:val="0"/>
          <w:numId w:val="7"/>
        </w:numPr>
        <w:spacing w:before="100" w:beforeAutospacing="1" w:line="300" w:lineRule="atLeast"/>
        <w:rPr>
          <w:rFonts w:ascii="Calibri" w:hAnsi="Calibri" w:cs="Calibri"/>
          <w:sz w:val="22"/>
          <w:szCs w:val="22"/>
        </w:rPr>
      </w:pPr>
      <w:r w:rsidRPr="007706DE">
        <w:rPr>
          <w:rFonts w:ascii="Calibri" w:hAnsi="Calibri" w:cs="Calibri"/>
          <w:b/>
          <w:bCs/>
          <w:sz w:val="22"/>
          <w:szCs w:val="22"/>
        </w:rPr>
        <w:t>Decisions:</w:t>
      </w:r>
      <w:r w:rsidRPr="007706DE">
        <w:rPr>
          <w:rFonts w:ascii="Calibri" w:hAnsi="Calibri" w:cs="Calibri"/>
          <w:sz w:val="22"/>
          <w:szCs w:val="22"/>
        </w:rPr>
        <w:t xml:space="preserve"> Data retention; access tiers; redaction rules; reconciliation approach. </w:t>
      </w:r>
    </w:p>
    <w:p w:rsidRPr="007706DE" w:rsidR="00957439" w:rsidP="0001026F" w:rsidRDefault="00957439" w14:paraId="2C4F50FB" w14:textId="77777777">
      <w:pPr>
        <w:numPr>
          <w:ilvl w:val="0"/>
          <w:numId w:val="7"/>
        </w:numPr>
        <w:spacing w:before="100" w:beforeAutospacing="1" w:line="300" w:lineRule="atLeast"/>
        <w:rPr>
          <w:rFonts w:ascii="Calibri" w:hAnsi="Calibri" w:cs="Calibri"/>
          <w:sz w:val="22"/>
          <w:szCs w:val="22"/>
        </w:rPr>
      </w:pPr>
      <w:r w:rsidRPr="007706DE">
        <w:rPr>
          <w:rFonts w:ascii="Calibri" w:hAnsi="Calibri" w:cs="Calibri"/>
          <w:b/>
          <w:bCs/>
          <w:sz w:val="22"/>
          <w:szCs w:val="22"/>
        </w:rPr>
        <w:t>Risks:</w:t>
      </w:r>
      <w:r w:rsidRPr="007706DE">
        <w:rPr>
          <w:rFonts w:ascii="Calibri" w:hAnsi="Calibri" w:cs="Calibri"/>
          <w:sz w:val="22"/>
          <w:szCs w:val="22"/>
        </w:rPr>
        <w:t xml:space="preserve"> Partial ingestion (blind spots) and identity stitching gaps. Mitigation: phased ingestion plan + data quality checks + reconciliation reports. </w:t>
      </w:r>
    </w:p>
    <w:p w:rsidRPr="007706DE" w:rsidR="00957439" w:rsidP="0001026F" w:rsidRDefault="00957439" w14:paraId="2F6ABB9B" w14:textId="77777777">
      <w:pPr>
        <w:numPr>
          <w:ilvl w:val="0"/>
          <w:numId w:val="7"/>
        </w:numPr>
        <w:spacing w:before="100" w:beforeAutospacing="1" w:line="300" w:lineRule="atLeast"/>
        <w:rPr>
          <w:rFonts w:ascii="Calibri" w:hAnsi="Calibri" w:cs="Calibri"/>
          <w:sz w:val="22"/>
          <w:szCs w:val="22"/>
        </w:rPr>
      </w:pPr>
      <w:r w:rsidRPr="007706DE">
        <w:rPr>
          <w:rFonts w:ascii="Calibri" w:hAnsi="Calibri" w:cs="Calibri"/>
          <w:b/>
          <w:bCs/>
          <w:sz w:val="22"/>
          <w:szCs w:val="22"/>
        </w:rPr>
        <w:t>Open:</w:t>
      </w:r>
      <w:r w:rsidRPr="007706DE">
        <w:rPr>
          <w:rFonts w:ascii="Calibri" w:hAnsi="Calibri" w:cs="Calibri"/>
          <w:sz w:val="22"/>
          <w:szCs w:val="22"/>
        </w:rPr>
        <w:t xml:space="preserve"> Third</w:t>
      </w:r>
      <w:r w:rsidRPr="007706DE">
        <w:rPr>
          <w:rFonts w:ascii="Calibri" w:hAnsi="Calibri" w:cs="Calibri"/>
          <w:sz w:val="22"/>
          <w:szCs w:val="22"/>
        </w:rPr>
        <w:noBreakHyphen/>
      </w:r>
      <w:r w:rsidRPr="007706DE">
        <w:rPr>
          <w:rFonts w:ascii="Calibri" w:hAnsi="Calibri" w:cs="Calibri"/>
          <w:sz w:val="22"/>
          <w:szCs w:val="22"/>
        </w:rPr>
        <w:t xml:space="preserve">party sends ingestion sequence; modeling of “explainability context” for blended journeys (internal + external + security). </w:t>
      </w:r>
    </w:p>
    <w:p w:rsidRPr="007706DE" w:rsidR="00957439" w:rsidP="00957439" w:rsidRDefault="00D110E2" w14:paraId="2CABE780" w14:textId="20D97877">
      <w:pPr>
        <w:spacing w:line="300" w:lineRule="atLeast"/>
        <w:rPr>
          <w:rFonts w:ascii="Calibri" w:hAnsi="Calibri" w:cs="Calibri"/>
          <w:sz w:val="22"/>
          <w:szCs w:val="22"/>
        </w:rPr>
      </w:pPr>
      <w:r>
        <w:rPr>
          <w:rFonts w:ascii="Calibri" w:hAnsi="Calibri" w:cs="Calibri"/>
          <w:noProof/>
          <w:sz w:val="22"/>
          <w:szCs w:val="22"/>
          <w14:ligatures w14:val="standardContextual"/>
        </w:rPr>
        <w:pict w14:anchorId="42D616AD">
          <v:rect id="_x0000_i1028" style="width:468pt;height:.05pt" o:hr="t" o:hrstd="t" o:hralign="center" fillcolor="#a0a0a0" stroked="f"/>
        </w:pict>
      </w:r>
    </w:p>
    <w:p w:rsidRPr="00AF54C5" w:rsidR="00957439" w:rsidP="00957439" w:rsidRDefault="00957439" w14:paraId="396378B4" w14:textId="77777777">
      <w:pPr>
        <w:rPr>
          <w:rFonts w:ascii="Calibri" w:hAnsi="Calibri" w:cs="Calibri"/>
          <w:b/>
          <w:bCs/>
          <w:sz w:val="22"/>
          <w:szCs w:val="22"/>
        </w:rPr>
      </w:pPr>
      <w:r w:rsidRPr="00AF54C5">
        <w:rPr>
          <w:rFonts w:ascii="Calibri" w:hAnsi="Calibri" w:cs="Calibri"/>
          <w:b/>
          <w:bCs/>
          <w:sz w:val="22"/>
          <w:szCs w:val="22"/>
        </w:rPr>
        <w:t>11.7 Pillar: Organizational Structure (Centralized Service Model &amp; Consolidation Roadmap)</w:t>
      </w:r>
    </w:p>
    <w:p w:rsidRPr="007706DE" w:rsidR="00957439" w:rsidP="00957439" w:rsidRDefault="00957439" w14:paraId="6911E249" w14:textId="16F9479F">
      <w:pPr>
        <w:spacing w:before="100" w:beforeAutospacing="1" w:after="100" w:afterAutospacing="1" w:line="300" w:lineRule="atLeast"/>
        <w:rPr>
          <w:rFonts w:ascii="Calibri" w:hAnsi="Calibri" w:cs="Calibri"/>
          <w:sz w:val="22"/>
          <w:szCs w:val="22"/>
        </w:rPr>
      </w:pPr>
      <w:r w:rsidRPr="00AF54C5">
        <w:rPr>
          <w:rFonts w:ascii="Calibri" w:hAnsi="Calibri" w:cs="Calibri"/>
          <w:b/>
          <w:bCs/>
          <w:sz w:val="22"/>
          <w:szCs w:val="22"/>
        </w:rPr>
        <w:t>Purpose</w:t>
      </w:r>
      <w:r w:rsidRPr="007706DE">
        <w:rPr>
          <w:rFonts w:ascii="Calibri" w:hAnsi="Calibri" w:cs="Calibri"/>
          <w:sz w:val="22"/>
          <w:szCs w:val="22"/>
        </w:rPr>
        <w:br/>
      </w:r>
      <w:r w:rsidRPr="007706DE">
        <w:rPr>
          <w:rFonts w:ascii="Calibri" w:hAnsi="Calibri" w:cs="Calibri"/>
          <w:sz w:val="22"/>
          <w:szCs w:val="22"/>
        </w:rPr>
        <w:t xml:space="preserve">Centralize communications behind </w:t>
      </w:r>
      <w:r w:rsidRPr="007706DE">
        <w:rPr>
          <w:rFonts w:ascii="Calibri" w:hAnsi="Calibri" w:cs="Calibri"/>
          <w:b/>
          <w:bCs/>
          <w:sz w:val="22"/>
          <w:szCs w:val="22"/>
        </w:rPr>
        <w:t>one front door</w:t>
      </w:r>
      <w:r w:rsidRPr="007706DE">
        <w:rPr>
          <w:rFonts w:ascii="Calibri" w:hAnsi="Calibri" w:cs="Calibri"/>
          <w:sz w:val="22"/>
          <w:szCs w:val="22"/>
        </w:rPr>
        <w:t xml:space="preserve"> so internal stakeholders have a </w:t>
      </w:r>
      <w:r w:rsidRPr="007706DE">
        <w:rPr>
          <w:rFonts w:ascii="Calibri" w:hAnsi="Calibri" w:cs="Calibri"/>
          <w:b/>
          <w:bCs/>
          <w:sz w:val="22"/>
          <w:szCs w:val="22"/>
        </w:rPr>
        <w:t>simple touchpoint</w:t>
      </w:r>
      <w:r w:rsidRPr="007706DE">
        <w:rPr>
          <w:rFonts w:ascii="Calibri" w:hAnsi="Calibri" w:cs="Calibri"/>
          <w:sz w:val="22"/>
          <w:szCs w:val="22"/>
        </w:rPr>
        <w:t xml:space="preserve"> with </w:t>
      </w:r>
      <w:r w:rsidRPr="007706DE">
        <w:rPr>
          <w:rFonts w:ascii="Calibri" w:hAnsi="Calibri" w:cs="Calibri"/>
          <w:b/>
          <w:bCs/>
          <w:sz w:val="22"/>
          <w:szCs w:val="22"/>
        </w:rPr>
        <w:t>clear SLAs</w:t>
      </w:r>
      <w:r w:rsidRPr="007706DE">
        <w:rPr>
          <w:rFonts w:ascii="Calibri" w:hAnsi="Calibri" w:cs="Calibri"/>
          <w:sz w:val="22"/>
          <w:szCs w:val="22"/>
        </w:rPr>
        <w:t xml:space="preserve"> and </w:t>
      </w:r>
      <w:r w:rsidRPr="007706DE">
        <w:rPr>
          <w:rFonts w:ascii="Calibri" w:hAnsi="Calibri" w:cs="Calibri"/>
          <w:b/>
          <w:bCs/>
          <w:sz w:val="22"/>
          <w:szCs w:val="22"/>
        </w:rPr>
        <w:t>fast resolution</w:t>
      </w:r>
      <w:r w:rsidRPr="007706DE">
        <w:rPr>
          <w:rFonts w:ascii="Calibri" w:hAnsi="Calibri" w:cs="Calibri"/>
          <w:sz w:val="22"/>
          <w:szCs w:val="22"/>
        </w:rPr>
        <w:t xml:space="preserve">, while customers experience </w:t>
      </w:r>
      <w:r w:rsidRPr="007706DE">
        <w:rPr>
          <w:rFonts w:ascii="Calibri" w:hAnsi="Calibri" w:cs="Calibri"/>
          <w:b/>
          <w:bCs/>
          <w:sz w:val="22"/>
          <w:szCs w:val="22"/>
        </w:rPr>
        <w:t>seamless communication</w:t>
      </w:r>
      <w:r w:rsidRPr="007706DE">
        <w:rPr>
          <w:rFonts w:ascii="Calibri" w:hAnsi="Calibri" w:cs="Calibri"/>
          <w:sz w:val="22"/>
          <w:szCs w:val="22"/>
        </w:rPr>
        <w:t xml:space="preserve"> and </w:t>
      </w:r>
      <w:r w:rsidRPr="007706DE">
        <w:rPr>
          <w:rFonts w:ascii="Calibri" w:hAnsi="Calibri" w:cs="Calibri"/>
          <w:b/>
          <w:bCs/>
          <w:sz w:val="22"/>
          <w:szCs w:val="22"/>
        </w:rPr>
        <w:t>faster delivery</w:t>
      </w:r>
      <w:r w:rsidRPr="007706DE">
        <w:rPr>
          <w:rFonts w:ascii="Calibri" w:hAnsi="Calibri" w:cs="Calibri"/>
          <w:sz w:val="22"/>
          <w:szCs w:val="22"/>
        </w:rPr>
        <w:t xml:space="preserve"> of improvements across touchpoints. The model reduces handoffs and enforces consistent governance across </w:t>
      </w:r>
      <w:r w:rsidRPr="007706DE">
        <w:rPr>
          <w:rFonts w:ascii="Calibri" w:hAnsi="Calibri" w:cs="Calibri"/>
          <w:b/>
          <w:bCs/>
          <w:sz w:val="22"/>
          <w:szCs w:val="22"/>
        </w:rPr>
        <w:t>backend (CEP/CDP)</w:t>
      </w:r>
      <w:r w:rsidRPr="007706DE">
        <w:rPr>
          <w:rFonts w:ascii="Calibri" w:hAnsi="Calibri" w:cs="Calibri"/>
          <w:sz w:val="22"/>
          <w:szCs w:val="22"/>
        </w:rPr>
        <w:t xml:space="preserve">, </w:t>
      </w:r>
      <w:r w:rsidRPr="007706DE">
        <w:rPr>
          <w:rFonts w:ascii="Calibri" w:hAnsi="Calibri" w:cs="Calibri"/>
          <w:b/>
          <w:bCs/>
          <w:sz w:val="22"/>
          <w:szCs w:val="22"/>
        </w:rPr>
        <w:t>frontend surfaces</w:t>
      </w:r>
      <w:r w:rsidRPr="007706DE">
        <w:rPr>
          <w:rFonts w:ascii="Calibri" w:hAnsi="Calibri" w:cs="Calibri"/>
          <w:sz w:val="22"/>
          <w:szCs w:val="22"/>
        </w:rPr>
        <w:t xml:space="preserve">, </w:t>
      </w:r>
      <w:r w:rsidRPr="007706DE">
        <w:rPr>
          <w:rFonts w:ascii="Calibri" w:hAnsi="Calibri" w:cs="Calibri"/>
          <w:b/>
          <w:bCs/>
          <w:sz w:val="22"/>
          <w:szCs w:val="22"/>
        </w:rPr>
        <w:t>execution</w:t>
      </w:r>
      <w:r w:rsidRPr="007706DE">
        <w:rPr>
          <w:rFonts w:ascii="Calibri" w:hAnsi="Calibri" w:cs="Calibri"/>
          <w:sz w:val="22"/>
          <w:szCs w:val="22"/>
        </w:rPr>
        <w:t xml:space="preserve">, </w:t>
      </w:r>
      <w:r w:rsidRPr="007706DE">
        <w:rPr>
          <w:rFonts w:ascii="Calibri" w:hAnsi="Calibri" w:cs="Calibri"/>
          <w:b/>
          <w:bCs/>
          <w:sz w:val="22"/>
          <w:szCs w:val="22"/>
        </w:rPr>
        <w:t>analytics</w:t>
      </w:r>
      <w:r w:rsidRPr="007706DE">
        <w:rPr>
          <w:rFonts w:ascii="Calibri" w:hAnsi="Calibri" w:cs="Calibri"/>
          <w:sz w:val="22"/>
          <w:szCs w:val="22"/>
        </w:rPr>
        <w:t xml:space="preserve">, and </w:t>
      </w:r>
      <w:r w:rsidRPr="007706DE">
        <w:rPr>
          <w:rFonts w:ascii="Calibri" w:hAnsi="Calibri" w:cs="Calibri"/>
          <w:b/>
          <w:bCs/>
          <w:sz w:val="22"/>
          <w:szCs w:val="22"/>
        </w:rPr>
        <w:t>design</w:t>
      </w:r>
    </w:p>
    <w:p w:rsidRPr="00AF54C5" w:rsidR="00957439" w:rsidP="00957439" w:rsidRDefault="00957439" w14:paraId="6E22EA47" w14:textId="77777777">
      <w:pPr>
        <w:rPr>
          <w:rFonts w:ascii="Calibri" w:hAnsi="Calibri" w:cs="Calibri"/>
          <w:b/>
          <w:bCs/>
          <w:sz w:val="22"/>
          <w:szCs w:val="22"/>
        </w:rPr>
      </w:pPr>
      <w:r w:rsidRPr="00AF54C5">
        <w:rPr>
          <w:rFonts w:ascii="Calibri" w:hAnsi="Calibri" w:cs="Calibri"/>
          <w:b/>
          <w:bCs/>
          <w:sz w:val="22"/>
          <w:szCs w:val="22"/>
        </w:rPr>
        <w:t>a) Success Metrics &amp; OKRs</w:t>
      </w:r>
    </w:p>
    <w:p w:rsidRPr="007706DE" w:rsidR="00957439" w:rsidP="004D0259" w:rsidRDefault="00957439" w14:paraId="4C8284E0" w14:textId="77777777">
      <w:pPr>
        <w:numPr>
          <w:ilvl w:val="0"/>
          <w:numId w:val="13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Internal service experience</w:t>
      </w:r>
    </w:p>
    <w:p w:rsidRPr="007706DE" w:rsidR="00957439" w:rsidP="004D0259" w:rsidRDefault="00957439" w14:paraId="795856B4" w14:textId="77777777">
      <w:pPr>
        <w:numPr>
          <w:ilvl w:val="1"/>
          <w:numId w:val="13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Request</w:t>
      </w:r>
      <w:r w:rsidRPr="007706DE">
        <w:rPr>
          <w:rFonts w:ascii="Calibri" w:hAnsi="Calibri" w:cs="Calibri"/>
          <w:b/>
          <w:bCs/>
          <w:sz w:val="22"/>
          <w:szCs w:val="22"/>
        </w:rPr>
        <w:noBreakHyphen/>
      </w:r>
      <w:r w:rsidRPr="007706DE">
        <w:rPr>
          <w:rFonts w:ascii="Calibri" w:hAnsi="Calibri" w:cs="Calibri"/>
          <w:b/>
          <w:bCs/>
          <w:sz w:val="22"/>
          <w:szCs w:val="22"/>
        </w:rPr>
        <w:t>to</w:t>
      </w:r>
      <w:r w:rsidRPr="007706DE">
        <w:rPr>
          <w:rFonts w:ascii="Calibri" w:hAnsi="Calibri" w:cs="Calibri"/>
          <w:b/>
          <w:bCs/>
          <w:sz w:val="22"/>
          <w:szCs w:val="22"/>
        </w:rPr>
        <w:noBreakHyphen/>
      </w:r>
      <w:r w:rsidRPr="007706DE">
        <w:rPr>
          <w:rFonts w:ascii="Calibri" w:hAnsi="Calibri" w:cs="Calibri"/>
          <w:b/>
          <w:bCs/>
          <w:sz w:val="22"/>
          <w:szCs w:val="22"/>
        </w:rPr>
        <w:t>resolution</w:t>
      </w:r>
      <w:r w:rsidRPr="007706DE">
        <w:rPr>
          <w:rFonts w:ascii="Calibri" w:hAnsi="Calibri" w:cs="Calibri"/>
          <w:sz w:val="22"/>
          <w:szCs w:val="22"/>
        </w:rPr>
        <w:t xml:space="preserve"> (median) meets or beats SLA.</w:t>
      </w:r>
    </w:p>
    <w:p w:rsidRPr="007706DE" w:rsidR="00957439" w:rsidP="004D0259" w:rsidRDefault="00957439" w14:paraId="4D033DF6" w14:textId="77777777">
      <w:pPr>
        <w:numPr>
          <w:ilvl w:val="1"/>
          <w:numId w:val="13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First</w:t>
      </w:r>
      <w:r w:rsidRPr="007706DE">
        <w:rPr>
          <w:rFonts w:ascii="Calibri" w:hAnsi="Calibri" w:cs="Calibri"/>
          <w:b/>
          <w:bCs/>
          <w:sz w:val="22"/>
          <w:szCs w:val="22"/>
        </w:rPr>
        <w:noBreakHyphen/>
      </w:r>
      <w:r w:rsidRPr="007706DE">
        <w:rPr>
          <w:rFonts w:ascii="Calibri" w:hAnsi="Calibri" w:cs="Calibri"/>
          <w:b/>
          <w:bCs/>
          <w:sz w:val="22"/>
          <w:szCs w:val="22"/>
        </w:rPr>
        <w:t>contact resolution</w:t>
      </w:r>
      <w:r w:rsidRPr="007706DE">
        <w:rPr>
          <w:rFonts w:ascii="Calibri" w:hAnsi="Calibri" w:cs="Calibri"/>
          <w:sz w:val="22"/>
          <w:szCs w:val="22"/>
        </w:rPr>
        <w:t xml:space="preserve"> increases; </w:t>
      </w:r>
      <w:r w:rsidRPr="007706DE">
        <w:rPr>
          <w:rFonts w:ascii="Calibri" w:hAnsi="Calibri" w:cs="Calibri"/>
          <w:b/>
          <w:bCs/>
          <w:sz w:val="22"/>
          <w:szCs w:val="22"/>
        </w:rPr>
        <w:t>handoffs per ticket</w:t>
      </w:r>
      <w:r w:rsidRPr="007706DE">
        <w:rPr>
          <w:rFonts w:ascii="Calibri" w:hAnsi="Calibri" w:cs="Calibri"/>
          <w:sz w:val="22"/>
          <w:szCs w:val="22"/>
        </w:rPr>
        <w:t xml:space="preserve"> decrease.</w:t>
      </w:r>
    </w:p>
    <w:p w:rsidRPr="007706DE" w:rsidR="00957439" w:rsidP="004D0259" w:rsidRDefault="00957439" w14:paraId="681AA1D9" w14:textId="77777777">
      <w:pPr>
        <w:numPr>
          <w:ilvl w:val="1"/>
          <w:numId w:val="13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Stakeholder CSAT</w:t>
      </w:r>
      <w:r w:rsidRPr="007706DE">
        <w:rPr>
          <w:rFonts w:ascii="Calibri" w:hAnsi="Calibri" w:cs="Calibri"/>
          <w:sz w:val="22"/>
          <w:szCs w:val="22"/>
        </w:rPr>
        <w:t xml:space="preserve"> meets target.</w:t>
      </w:r>
    </w:p>
    <w:p w:rsidRPr="007706DE" w:rsidR="00957439" w:rsidP="004D0259" w:rsidRDefault="00957439" w14:paraId="60BFE3FD" w14:textId="77777777">
      <w:pPr>
        <w:numPr>
          <w:ilvl w:val="0"/>
          <w:numId w:val="13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Program outcomes</w:t>
      </w:r>
    </w:p>
    <w:p w:rsidRPr="007706DE" w:rsidR="00957439" w:rsidP="004D0259" w:rsidRDefault="00957439" w14:paraId="3C9A38CD" w14:textId="77777777">
      <w:pPr>
        <w:numPr>
          <w:ilvl w:val="1"/>
          <w:numId w:val="13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Clean rate</w:t>
      </w:r>
      <w:r w:rsidRPr="007706DE">
        <w:rPr>
          <w:rFonts w:ascii="Calibri" w:hAnsi="Calibri" w:cs="Calibri"/>
          <w:sz w:val="22"/>
          <w:szCs w:val="22"/>
        </w:rPr>
        <w:t xml:space="preserve"> (legacy decommission) meets plan.</w:t>
      </w:r>
    </w:p>
    <w:p w:rsidRPr="007706DE" w:rsidR="00957439" w:rsidP="004D0259" w:rsidRDefault="00957439" w14:paraId="0381ECCA" w14:textId="77777777">
      <w:pPr>
        <w:numPr>
          <w:ilvl w:val="1"/>
          <w:numId w:val="13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Creation rate</w:t>
      </w:r>
      <w:r w:rsidRPr="007706DE">
        <w:rPr>
          <w:rFonts w:ascii="Calibri" w:hAnsi="Calibri" w:cs="Calibri"/>
          <w:sz w:val="22"/>
          <w:szCs w:val="22"/>
        </w:rPr>
        <w:t xml:space="preserve"> (journeys recreated in CEP) meets quarterly targets.</w:t>
      </w:r>
    </w:p>
    <w:p w:rsidRPr="007706DE" w:rsidR="00957439" w:rsidP="004D0259" w:rsidRDefault="00957439" w14:paraId="2A65AC78" w14:textId="77777777">
      <w:pPr>
        <w:numPr>
          <w:ilvl w:val="1"/>
          <w:numId w:val="13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Template efficiency:</w:t>
      </w:r>
      <w:r w:rsidRPr="007706DE">
        <w:rPr>
          <w:rFonts w:ascii="Calibri" w:hAnsi="Calibri" w:cs="Calibri"/>
          <w:sz w:val="22"/>
          <w:szCs w:val="22"/>
        </w:rPr>
        <w:t xml:space="preserve"> active templates reduced; </w:t>
      </w:r>
      <w:r w:rsidRPr="007706DE">
        <w:rPr>
          <w:rFonts w:ascii="Calibri" w:hAnsi="Calibri" w:cs="Calibri"/>
          <w:b/>
          <w:bCs/>
          <w:sz w:val="22"/>
          <w:szCs w:val="22"/>
        </w:rPr>
        <w:t>reuse rate</w:t>
      </w:r>
      <w:r w:rsidRPr="007706DE">
        <w:rPr>
          <w:rFonts w:ascii="Calibri" w:hAnsi="Calibri" w:cs="Calibri"/>
          <w:sz w:val="22"/>
          <w:szCs w:val="22"/>
        </w:rPr>
        <w:t xml:space="preserve"> increased.</w:t>
      </w:r>
    </w:p>
    <w:p w:rsidRPr="007706DE" w:rsidR="00957439" w:rsidP="004D0259" w:rsidRDefault="00957439" w14:paraId="19963C15" w14:textId="77777777">
      <w:pPr>
        <w:numPr>
          <w:ilvl w:val="0"/>
          <w:numId w:val="13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Customer experience</w:t>
      </w:r>
    </w:p>
    <w:p w:rsidRPr="007706DE" w:rsidR="00957439" w:rsidP="004D0259" w:rsidRDefault="00957439" w14:paraId="338BA5DB" w14:textId="77777777">
      <w:pPr>
        <w:numPr>
          <w:ilvl w:val="1"/>
          <w:numId w:val="13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Collision/noise</w:t>
      </w:r>
      <w:r w:rsidRPr="007706DE">
        <w:rPr>
          <w:rFonts w:ascii="Calibri" w:hAnsi="Calibri" w:cs="Calibri"/>
          <w:sz w:val="22"/>
          <w:szCs w:val="22"/>
        </w:rPr>
        <w:t xml:space="preserve"> decreases; </w:t>
      </w:r>
      <w:r w:rsidRPr="007706DE">
        <w:rPr>
          <w:rFonts w:ascii="Calibri" w:hAnsi="Calibri" w:cs="Calibri"/>
          <w:b/>
          <w:bCs/>
          <w:sz w:val="22"/>
          <w:szCs w:val="22"/>
        </w:rPr>
        <w:t>action completion</w:t>
      </w:r>
      <w:r w:rsidRPr="007706DE">
        <w:rPr>
          <w:rFonts w:ascii="Calibri" w:hAnsi="Calibri" w:cs="Calibri"/>
          <w:sz w:val="22"/>
          <w:szCs w:val="22"/>
        </w:rPr>
        <w:t xml:space="preserve"> increases on instrumented journeys.</w:t>
      </w:r>
    </w:p>
    <w:p w:rsidRPr="007706DE" w:rsidR="00957439" w:rsidP="004D0259" w:rsidRDefault="00957439" w14:paraId="6C4340FA" w14:textId="70BB312D">
      <w:pPr>
        <w:numPr>
          <w:ilvl w:val="1"/>
          <w:numId w:val="131"/>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Accessibility &amp; UX quality</w:t>
      </w:r>
      <w:r w:rsidRPr="007706DE">
        <w:rPr>
          <w:rFonts w:ascii="Calibri" w:hAnsi="Calibri" w:cs="Calibri"/>
          <w:sz w:val="22"/>
          <w:szCs w:val="22"/>
        </w:rPr>
        <w:t xml:space="preserve"> improve across in</w:t>
      </w:r>
      <w:r w:rsidRPr="007706DE">
        <w:rPr>
          <w:rFonts w:ascii="Calibri" w:hAnsi="Calibri" w:cs="Calibri"/>
          <w:sz w:val="22"/>
          <w:szCs w:val="22"/>
        </w:rPr>
        <w:noBreakHyphen/>
      </w:r>
      <w:r w:rsidRPr="007706DE">
        <w:rPr>
          <w:rFonts w:ascii="Calibri" w:hAnsi="Calibri" w:cs="Calibri"/>
          <w:sz w:val="22"/>
          <w:szCs w:val="22"/>
        </w:rPr>
        <w:t>app surfaces (design QA and usability checks).</w:t>
      </w:r>
    </w:p>
    <w:p w:rsidRPr="0089723A" w:rsidR="00957439" w:rsidP="00957439" w:rsidRDefault="00957439" w14:paraId="6B20AF27" w14:textId="77777777">
      <w:pPr>
        <w:rPr>
          <w:rFonts w:ascii="Calibri" w:hAnsi="Calibri" w:cs="Calibri"/>
          <w:b/>
          <w:bCs/>
          <w:sz w:val="22"/>
          <w:szCs w:val="22"/>
        </w:rPr>
      </w:pPr>
      <w:r w:rsidRPr="0089723A">
        <w:rPr>
          <w:rFonts w:ascii="Calibri" w:hAnsi="Calibri" w:cs="Calibri"/>
          <w:b/>
          <w:bCs/>
          <w:sz w:val="22"/>
          <w:szCs w:val="22"/>
        </w:rPr>
        <w:t>b) Current Ownership Model (Today)</w:t>
      </w:r>
    </w:p>
    <w:p w:rsidRPr="007706DE" w:rsidR="00957439" w:rsidP="004D0259" w:rsidRDefault="00957439" w14:paraId="5FEC606E" w14:textId="77777777">
      <w:pPr>
        <w:numPr>
          <w:ilvl w:val="0"/>
          <w:numId w:val="132"/>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Platform Engineering</w:t>
      </w:r>
      <w:r w:rsidRPr="007706DE">
        <w:rPr>
          <w:rFonts w:ascii="Calibri" w:hAnsi="Calibri" w:cs="Calibri"/>
          <w:sz w:val="22"/>
          <w:szCs w:val="22"/>
        </w:rPr>
        <w:br/>
      </w:r>
      <w:r w:rsidRPr="007706DE">
        <w:rPr>
          <w:rFonts w:ascii="Calibri" w:hAnsi="Calibri" w:cs="Calibri"/>
          <w:sz w:val="22"/>
          <w:szCs w:val="22"/>
        </w:rPr>
        <w:t xml:space="preserve">Owns the </w:t>
      </w:r>
      <w:r w:rsidRPr="007706DE">
        <w:rPr>
          <w:rFonts w:ascii="Calibri" w:hAnsi="Calibri" w:cs="Calibri"/>
          <w:b/>
          <w:bCs/>
          <w:sz w:val="22"/>
          <w:szCs w:val="22"/>
        </w:rPr>
        <w:t>backend</w:t>
      </w:r>
      <w:r w:rsidRPr="007706DE">
        <w:rPr>
          <w:rFonts w:ascii="Calibri" w:hAnsi="Calibri" w:cs="Calibri"/>
          <w:sz w:val="22"/>
          <w:szCs w:val="22"/>
        </w:rPr>
        <w:t xml:space="preserve">, </w:t>
      </w:r>
      <w:r w:rsidRPr="007706DE">
        <w:rPr>
          <w:rFonts w:ascii="Calibri" w:hAnsi="Calibri" w:cs="Calibri"/>
          <w:b/>
          <w:bCs/>
          <w:sz w:val="22"/>
          <w:szCs w:val="22"/>
        </w:rPr>
        <w:t>CEP</w:t>
      </w:r>
      <w:r w:rsidRPr="007706DE">
        <w:rPr>
          <w:rFonts w:ascii="Calibri" w:hAnsi="Calibri" w:cs="Calibri"/>
          <w:sz w:val="22"/>
          <w:szCs w:val="22"/>
        </w:rPr>
        <w:t xml:space="preserve">, and </w:t>
      </w:r>
      <w:r w:rsidRPr="007706DE">
        <w:rPr>
          <w:rFonts w:ascii="Calibri" w:hAnsi="Calibri" w:cs="Calibri"/>
          <w:b/>
          <w:bCs/>
          <w:sz w:val="22"/>
          <w:szCs w:val="22"/>
        </w:rPr>
        <w:t>CDP</w:t>
      </w:r>
      <w:r w:rsidRPr="007706DE">
        <w:rPr>
          <w:rFonts w:ascii="Calibri" w:hAnsi="Calibri" w:cs="Calibri"/>
          <w:sz w:val="22"/>
          <w:szCs w:val="22"/>
        </w:rPr>
        <w:t xml:space="preserve"> stacks (SDKs, integrations, runtime delivery), plus event/data SLAs and deliverability tooling.</w:t>
      </w:r>
    </w:p>
    <w:p w:rsidRPr="007706DE" w:rsidR="00957439" w:rsidP="004D0259" w:rsidRDefault="00957439" w14:paraId="06E0FE91" w14:textId="77777777">
      <w:pPr>
        <w:numPr>
          <w:ilvl w:val="0"/>
          <w:numId w:val="132"/>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Product communications</w:t>
      </w:r>
      <w:r w:rsidRPr="007706DE">
        <w:rPr>
          <w:rFonts w:ascii="Calibri" w:hAnsi="Calibri" w:cs="Calibri"/>
          <w:sz w:val="22"/>
          <w:szCs w:val="22"/>
        </w:rPr>
        <w:br/>
      </w:r>
      <w:r w:rsidRPr="007706DE">
        <w:rPr>
          <w:rFonts w:ascii="Calibri" w:hAnsi="Calibri" w:cs="Calibri"/>
          <w:sz w:val="22"/>
          <w:szCs w:val="22"/>
        </w:rPr>
        <w:t xml:space="preserve">Owns </w:t>
      </w:r>
      <w:r w:rsidRPr="007706DE">
        <w:rPr>
          <w:rFonts w:ascii="Calibri" w:hAnsi="Calibri" w:cs="Calibri"/>
          <w:b/>
          <w:bCs/>
          <w:sz w:val="22"/>
          <w:szCs w:val="22"/>
        </w:rPr>
        <w:t>frontend communication surfaces</w:t>
      </w:r>
      <w:r w:rsidRPr="007706DE">
        <w:rPr>
          <w:rFonts w:ascii="Calibri" w:hAnsi="Calibri" w:cs="Calibri"/>
          <w:sz w:val="22"/>
          <w:szCs w:val="22"/>
        </w:rPr>
        <w:t xml:space="preserve"> (in</w:t>
      </w:r>
      <w:r w:rsidRPr="007706DE">
        <w:rPr>
          <w:rFonts w:ascii="Calibri" w:hAnsi="Calibri" w:cs="Calibri"/>
          <w:sz w:val="22"/>
          <w:szCs w:val="22"/>
        </w:rPr>
        <w:noBreakHyphen/>
      </w:r>
      <w:r w:rsidRPr="007706DE">
        <w:rPr>
          <w:rFonts w:ascii="Calibri" w:hAnsi="Calibri" w:cs="Calibri"/>
          <w:sz w:val="22"/>
          <w:szCs w:val="22"/>
        </w:rPr>
        <w:t>app real</w:t>
      </w:r>
      <w:r w:rsidRPr="007706DE">
        <w:rPr>
          <w:rFonts w:ascii="Calibri" w:hAnsi="Calibri" w:cs="Calibri"/>
          <w:sz w:val="22"/>
          <w:szCs w:val="22"/>
        </w:rPr>
        <w:noBreakHyphen/>
      </w:r>
      <w:r w:rsidRPr="007706DE">
        <w:rPr>
          <w:rFonts w:ascii="Calibri" w:hAnsi="Calibri" w:cs="Calibri"/>
          <w:sz w:val="22"/>
          <w:szCs w:val="22"/>
        </w:rPr>
        <w:t xml:space="preserve">estate and components), </w:t>
      </w:r>
      <w:r w:rsidRPr="007706DE">
        <w:rPr>
          <w:rFonts w:ascii="Calibri" w:hAnsi="Calibri" w:cs="Calibri"/>
          <w:b/>
          <w:bCs/>
          <w:sz w:val="22"/>
          <w:szCs w:val="22"/>
        </w:rPr>
        <w:t>surface semantics &amp; routing</w:t>
      </w:r>
      <w:r w:rsidRPr="007706DE">
        <w:rPr>
          <w:rFonts w:ascii="Calibri" w:hAnsi="Calibri" w:cs="Calibri"/>
          <w:sz w:val="22"/>
          <w:szCs w:val="22"/>
        </w:rPr>
        <w:t xml:space="preserve">, </w:t>
      </w:r>
      <w:r w:rsidRPr="007706DE">
        <w:rPr>
          <w:rFonts w:ascii="Calibri" w:hAnsi="Calibri" w:cs="Calibri"/>
          <w:b/>
          <w:bCs/>
          <w:sz w:val="22"/>
          <w:szCs w:val="22"/>
        </w:rPr>
        <w:t>template and content component systems</w:t>
      </w:r>
      <w:r w:rsidRPr="007706DE">
        <w:rPr>
          <w:rFonts w:ascii="Calibri" w:hAnsi="Calibri" w:cs="Calibri"/>
          <w:sz w:val="22"/>
          <w:szCs w:val="22"/>
        </w:rPr>
        <w:t xml:space="preserve">, </w:t>
      </w:r>
      <w:r w:rsidRPr="007706DE">
        <w:rPr>
          <w:rFonts w:ascii="Calibri" w:hAnsi="Calibri" w:cs="Calibri"/>
          <w:b/>
          <w:bCs/>
          <w:sz w:val="22"/>
          <w:szCs w:val="22"/>
        </w:rPr>
        <w:t>policy</w:t>
      </w:r>
      <w:r w:rsidRPr="007706DE">
        <w:rPr>
          <w:rFonts w:ascii="Calibri" w:hAnsi="Calibri" w:cs="Calibri"/>
          <w:b/>
          <w:bCs/>
          <w:sz w:val="22"/>
          <w:szCs w:val="22"/>
        </w:rPr>
        <w:noBreakHyphen/>
      </w:r>
      <w:r w:rsidRPr="007706DE">
        <w:rPr>
          <w:rFonts w:ascii="Calibri" w:hAnsi="Calibri" w:cs="Calibri"/>
          <w:b/>
          <w:bCs/>
          <w:sz w:val="22"/>
          <w:szCs w:val="22"/>
        </w:rPr>
        <w:t>as</w:t>
      </w:r>
      <w:r w:rsidRPr="007706DE">
        <w:rPr>
          <w:rFonts w:ascii="Calibri" w:hAnsi="Calibri" w:cs="Calibri"/>
          <w:b/>
          <w:bCs/>
          <w:sz w:val="22"/>
          <w:szCs w:val="22"/>
        </w:rPr>
        <w:noBreakHyphen/>
      </w:r>
      <w:r w:rsidRPr="007706DE">
        <w:rPr>
          <w:rFonts w:ascii="Calibri" w:hAnsi="Calibri" w:cs="Calibri"/>
          <w:b/>
          <w:bCs/>
          <w:sz w:val="22"/>
          <w:szCs w:val="22"/>
        </w:rPr>
        <w:t>code governance</w:t>
      </w:r>
      <w:r w:rsidRPr="007706DE">
        <w:rPr>
          <w:rFonts w:ascii="Calibri" w:hAnsi="Calibri" w:cs="Calibri"/>
          <w:sz w:val="22"/>
          <w:szCs w:val="22"/>
        </w:rPr>
        <w:t xml:space="preserve">, and </w:t>
      </w:r>
      <w:r w:rsidRPr="007706DE">
        <w:rPr>
          <w:rFonts w:ascii="Calibri" w:hAnsi="Calibri" w:cs="Calibri"/>
          <w:b/>
          <w:bCs/>
          <w:sz w:val="22"/>
          <w:szCs w:val="22"/>
        </w:rPr>
        <w:t>journey certification</w:t>
      </w:r>
      <w:r w:rsidRPr="007706DE">
        <w:rPr>
          <w:rFonts w:ascii="Calibri" w:hAnsi="Calibri" w:cs="Calibri"/>
          <w:sz w:val="22"/>
          <w:szCs w:val="22"/>
        </w:rPr>
        <w:t>.</w:t>
      </w:r>
    </w:p>
    <w:p w:rsidRPr="007706DE" w:rsidR="00957439" w:rsidP="004D0259" w:rsidRDefault="00957439" w14:paraId="4475794C" w14:textId="77777777">
      <w:pPr>
        <w:numPr>
          <w:ilvl w:val="0"/>
          <w:numId w:val="132"/>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LCM/Marketing</w:t>
      </w:r>
      <w:r w:rsidRPr="007706DE">
        <w:rPr>
          <w:rFonts w:ascii="Calibri" w:hAnsi="Calibri" w:cs="Calibri"/>
          <w:sz w:val="22"/>
          <w:szCs w:val="22"/>
        </w:rPr>
        <w:br/>
      </w:r>
      <w:r w:rsidRPr="007706DE">
        <w:rPr>
          <w:rFonts w:ascii="Calibri" w:hAnsi="Calibri" w:cs="Calibri"/>
          <w:sz w:val="22"/>
          <w:szCs w:val="22"/>
        </w:rPr>
        <w:t xml:space="preserve">Owns </w:t>
      </w:r>
      <w:r w:rsidRPr="007706DE">
        <w:rPr>
          <w:rFonts w:ascii="Calibri" w:hAnsi="Calibri" w:cs="Calibri"/>
          <w:b/>
          <w:bCs/>
          <w:sz w:val="22"/>
          <w:szCs w:val="22"/>
        </w:rPr>
        <w:t>execution</w:t>
      </w:r>
      <w:r w:rsidRPr="007706DE">
        <w:rPr>
          <w:rFonts w:ascii="Calibri" w:hAnsi="Calibri" w:cs="Calibri"/>
          <w:sz w:val="22"/>
          <w:szCs w:val="22"/>
        </w:rPr>
        <w:t xml:space="preserve"> for </w:t>
      </w:r>
      <w:r w:rsidRPr="007706DE">
        <w:rPr>
          <w:rFonts w:ascii="Calibri" w:hAnsi="Calibri" w:cs="Calibri"/>
          <w:b/>
          <w:bCs/>
          <w:sz w:val="22"/>
          <w:szCs w:val="22"/>
        </w:rPr>
        <w:t>promotional</w:t>
      </w:r>
      <w:r w:rsidRPr="007706DE">
        <w:rPr>
          <w:rFonts w:ascii="Calibri" w:hAnsi="Calibri" w:cs="Calibri"/>
          <w:sz w:val="22"/>
          <w:szCs w:val="22"/>
        </w:rPr>
        <w:t xml:space="preserve"> and designated lifecycle journeys (campaign setup, launches, experiments, localization operations, performance reporting) within governance guardrails.</w:t>
      </w:r>
    </w:p>
    <w:p w:rsidRPr="007706DE" w:rsidR="00957439" w:rsidP="004D0259" w:rsidRDefault="00957439" w14:paraId="69BB38BD" w14:textId="585A77C5">
      <w:pPr>
        <w:numPr>
          <w:ilvl w:val="0"/>
          <w:numId w:val="132"/>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Analysts &amp; Insights (essential to the model)</w:t>
      </w:r>
      <w:r w:rsidRPr="007706DE">
        <w:rPr>
          <w:rFonts w:ascii="Calibri" w:hAnsi="Calibri" w:cs="Calibri"/>
          <w:sz w:val="22"/>
          <w:szCs w:val="22"/>
        </w:rPr>
        <w:br/>
      </w:r>
      <w:r w:rsidRPr="007706DE">
        <w:rPr>
          <w:rFonts w:ascii="Calibri" w:hAnsi="Calibri" w:cs="Calibri"/>
          <w:sz w:val="22"/>
          <w:szCs w:val="22"/>
        </w:rPr>
        <w:t xml:space="preserve">A </w:t>
      </w:r>
      <w:r w:rsidRPr="007706DE">
        <w:rPr>
          <w:rFonts w:ascii="Calibri" w:hAnsi="Calibri" w:cs="Calibri"/>
          <w:b/>
          <w:bCs/>
          <w:sz w:val="22"/>
          <w:szCs w:val="22"/>
        </w:rPr>
        <w:t>central, required capability</w:t>
      </w:r>
      <w:r w:rsidRPr="007706DE">
        <w:rPr>
          <w:rFonts w:ascii="Calibri" w:hAnsi="Calibri" w:cs="Calibri"/>
          <w:sz w:val="22"/>
          <w:szCs w:val="22"/>
        </w:rPr>
        <w:t xml:space="preserve"> that provides decision</w:t>
      </w:r>
      <w:r w:rsidRPr="007706DE">
        <w:rPr>
          <w:rFonts w:ascii="Calibri" w:hAnsi="Calibri" w:cs="Calibri"/>
          <w:sz w:val="22"/>
          <w:szCs w:val="22"/>
        </w:rPr>
        <w:noBreakHyphen/>
      </w:r>
      <w:r w:rsidRPr="007706DE">
        <w:rPr>
          <w:rFonts w:ascii="Calibri" w:hAnsi="Calibri" w:cs="Calibri"/>
          <w:sz w:val="22"/>
          <w:szCs w:val="22"/>
        </w:rPr>
        <w:t xml:space="preserve">grade analytics for </w:t>
      </w:r>
      <w:r w:rsidRPr="007706DE">
        <w:rPr>
          <w:rFonts w:ascii="Calibri" w:hAnsi="Calibri" w:cs="Calibri"/>
          <w:b/>
          <w:bCs/>
          <w:sz w:val="22"/>
          <w:szCs w:val="22"/>
        </w:rPr>
        <w:t>internal operational optimization</w:t>
      </w:r>
      <w:r w:rsidRPr="007706DE">
        <w:rPr>
          <w:rFonts w:ascii="Calibri" w:hAnsi="Calibri" w:cs="Calibri"/>
          <w:sz w:val="22"/>
          <w:szCs w:val="22"/>
        </w:rPr>
        <w:t xml:space="preserve">, </w:t>
      </w:r>
      <w:r w:rsidRPr="007706DE">
        <w:rPr>
          <w:rFonts w:ascii="Calibri" w:hAnsi="Calibri" w:cs="Calibri"/>
          <w:b/>
          <w:bCs/>
          <w:sz w:val="22"/>
          <w:szCs w:val="22"/>
        </w:rPr>
        <w:t>communication performance</w:t>
      </w:r>
      <w:r w:rsidRPr="007706DE">
        <w:rPr>
          <w:rFonts w:ascii="Calibri" w:hAnsi="Calibri" w:cs="Calibri"/>
          <w:sz w:val="22"/>
          <w:szCs w:val="22"/>
        </w:rPr>
        <w:t xml:space="preserve">, and </w:t>
      </w:r>
      <w:r w:rsidRPr="007706DE">
        <w:rPr>
          <w:rFonts w:ascii="Calibri" w:hAnsi="Calibri" w:cs="Calibri"/>
          <w:b/>
          <w:bCs/>
          <w:sz w:val="22"/>
          <w:szCs w:val="22"/>
        </w:rPr>
        <w:t>ROI definition &amp; tracking</w:t>
      </w:r>
      <w:r w:rsidRPr="007706DE">
        <w:rPr>
          <w:rFonts w:ascii="Calibri" w:hAnsi="Calibri" w:cs="Calibri"/>
          <w:sz w:val="22"/>
          <w:szCs w:val="22"/>
        </w:rPr>
        <w:t xml:space="preserve"> (e.g., marginal lift, CPA</w:t>
      </w:r>
      <w:r w:rsidRPr="007706DE">
        <w:rPr>
          <w:rFonts w:ascii="Calibri" w:hAnsi="Calibri" w:cs="Calibri"/>
          <w:sz w:val="22"/>
          <w:szCs w:val="22"/>
        </w:rPr>
        <w:noBreakHyphen/>
      </w:r>
      <w:r w:rsidRPr="007706DE">
        <w:rPr>
          <w:rFonts w:ascii="Calibri" w:hAnsi="Calibri" w:cs="Calibri"/>
          <w:sz w:val="22"/>
          <w:szCs w:val="22"/>
        </w:rPr>
        <w:t>comm, scale/stop rules). Operates centrally and embeds into working pods to drive evidence</w:t>
      </w:r>
      <w:r w:rsidRPr="007706DE">
        <w:rPr>
          <w:rFonts w:ascii="Calibri" w:hAnsi="Calibri" w:cs="Calibri"/>
          <w:sz w:val="22"/>
          <w:szCs w:val="22"/>
        </w:rPr>
        <w:noBreakHyphen/>
      </w:r>
      <w:r w:rsidRPr="007706DE">
        <w:rPr>
          <w:rFonts w:ascii="Calibri" w:hAnsi="Calibri" w:cs="Calibri"/>
          <w:sz w:val="22"/>
          <w:szCs w:val="22"/>
        </w:rPr>
        <w:t>based decisions and quarterly lifecycle reviews.</w:t>
      </w:r>
    </w:p>
    <w:p w:rsidRPr="007706DE" w:rsidR="00957439" w:rsidP="004D0259" w:rsidRDefault="00957439" w14:paraId="4E7CAC96" w14:textId="21B1941D">
      <w:pPr>
        <w:numPr>
          <w:ilvl w:val="0"/>
          <w:numId w:val="132"/>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Design (essential to the model)</w:t>
      </w:r>
      <w:r w:rsidRPr="007706DE">
        <w:rPr>
          <w:rFonts w:ascii="Calibri" w:hAnsi="Calibri" w:cs="Calibri"/>
          <w:sz w:val="22"/>
          <w:szCs w:val="22"/>
        </w:rPr>
        <w:br/>
      </w:r>
      <w:r w:rsidRPr="007706DE">
        <w:rPr>
          <w:rFonts w:ascii="Calibri" w:hAnsi="Calibri" w:cs="Calibri"/>
          <w:sz w:val="22"/>
          <w:szCs w:val="22"/>
        </w:rPr>
        <w:t xml:space="preserve">A </w:t>
      </w:r>
      <w:r w:rsidRPr="007706DE">
        <w:rPr>
          <w:rFonts w:ascii="Calibri" w:hAnsi="Calibri" w:cs="Calibri"/>
          <w:b/>
          <w:bCs/>
          <w:sz w:val="22"/>
          <w:szCs w:val="22"/>
        </w:rPr>
        <w:t>central, required capability</w:t>
      </w:r>
      <w:r w:rsidRPr="007706DE">
        <w:rPr>
          <w:rFonts w:ascii="Calibri" w:hAnsi="Calibri" w:cs="Calibri"/>
          <w:sz w:val="22"/>
          <w:szCs w:val="22"/>
        </w:rPr>
        <w:t xml:space="preserve"> that governs the </w:t>
      </w:r>
      <w:r w:rsidRPr="007706DE">
        <w:rPr>
          <w:rFonts w:ascii="Calibri" w:hAnsi="Calibri" w:cs="Calibri"/>
          <w:b/>
          <w:bCs/>
          <w:sz w:val="22"/>
          <w:szCs w:val="22"/>
        </w:rPr>
        <w:t>design system for communication surfaces</w:t>
      </w:r>
      <w:r w:rsidRPr="007706DE">
        <w:rPr>
          <w:rFonts w:ascii="Calibri" w:hAnsi="Calibri" w:cs="Calibri"/>
          <w:sz w:val="22"/>
          <w:szCs w:val="22"/>
        </w:rPr>
        <w:t xml:space="preserve"> (patterns, components, accessibility), </w:t>
      </w:r>
      <w:r w:rsidRPr="007706DE">
        <w:rPr>
          <w:rFonts w:ascii="Calibri" w:hAnsi="Calibri" w:cs="Calibri"/>
          <w:b/>
          <w:bCs/>
          <w:sz w:val="22"/>
          <w:szCs w:val="22"/>
        </w:rPr>
        <w:t>placement UX</w:t>
      </w:r>
      <w:r w:rsidRPr="007706DE">
        <w:rPr>
          <w:rFonts w:ascii="Calibri" w:hAnsi="Calibri" w:cs="Calibri"/>
          <w:sz w:val="22"/>
          <w:szCs w:val="22"/>
        </w:rPr>
        <w:t xml:space="preserve"> and </w:t>
      </w:r>
      <w:r w:rsidRPr="007706DE">
        <w:rPr>
          <w:rFonts w:ascii="Calibri" w:hAnsi="Calibri" w:cs="Calibri"/>
          <w:b/>
          <w:bCs/>
          <w:sz w:val="22"/>
          <w:szCs w:val="22"/>
        </w:rPr>
        <w:t>interaction standards</w:t>
      </w:r>
      <w:r w:rsidRPr="007706DE">
        <w:rPr>
          <w:rFonts w:ascii="Calibri" w:hAnsi="Calibri" w:cs="Calibri"/>
          <w:sz w:val="22"/>
          <w:szCs w:val="22"/>
        </w:rPr>
        <w:t xml:space="preserve">, and </w:t>
      </w:r>
      <w:r w:rsidRPr="007706DE">
        <w:rPr>
          <w:rFonts w:ascii="Calibri" w:hAnsi="Calibri" w:cs="Calibri"/>
          <w:b/>
          <w:bCs/>
          <w:sz w:val="22"/>
          <w:szCs w:val="22"/>
        </w:rPr>
        <w:t>localization fit</w:t>
      </w:r>
      <w:r w:rsidRPr="007706DE">
        <w:rPr>
          <w:rFonts w:ascii="Calibri" w:hAnsi="Calibri" w:cs="Calibri"/>
          <w:sz w:val="22"/>
          <w:szCs w:val="22"/>
        </w:rPr>
        <w:t>. Partners with Product communications to certify surface patterns; partners with LCM for content guidelines; collaborates with Platform on SDK</w:t>
      </w:r>
      <w:r w:rsidRPr="007706DE">
        <w:rPr>
          <w:rFonts w:ascii="Calibri" w:hAnsi="Calibri" w:cs="Calibri"/>
          <w:sz w:val="22"/>
          <w:szCs w:val="22"/>
        </w:rPr>
        <w:noBreakHyphen/>
      </w:r>
      <w:r w:rsidRPr="007706DE">
        <w:rPr>
          <w:rFonts w:ascii="Calibri" w:hAnsi="Calibri" w:cs="Calibri"/>
          <w:sz w:val="22"/>
          <w:szCs w:val="22"/>
        </w:rPr>
        <w:t>driven component behaviors.</w:t>
      </w:r>
    </w:p>
    <w:p w:rsidRPr="007706DE" w:rsidR="00957439" w:rsidP="004D0259" w:rsidRDefault="00957439" w14:paraId="341260E1" w14:textId="33932629">
      <w:pPr>
        <w:numPr>
          <w:ilvl w:val="0"/>
          <w:numId w:val="132"/>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Supporting roles</w:t>
      </w:r>
      <w:r w:rsidRPr="007706DE">
        <w:rPr>
          <w:rFonts w:ascii="Calibri" w:hAnsi="Calibri" w:cs="Calibri"/>
          <w:sz w:val="22"/>
          <w:szCs w:val="22"/>
        </w:rPr>
        <w:br/>
      </w:r>
      <w:r w:rsidRPr="007706DE">
        <w:rPr>
          <w:rFonts w:ascii="Calibri" w:hAnsi="Calibri" w:cs="Calibri"/>
          <w:sz w:val="22"/>
          <w:szCs w:val="22"/>
        </w:rPr>
        <w:t>Domain PMs (journeys, event contracts), Legal/Compliance (compliance packs, approvals, exceptions), BackOffice (ledger, evidence packs, investigation tools), Care/Risk (investigation &amp; feedback), Regional/China (local stack &amp; channels), Security (separate rails; metadata to BO).</w:t>
      </w:r>
    </w:p>
    <w:p w:rsidRPr="0089723A" w:rsidR="00957439" w:rsidP="00957439" w:rsidRDefault="00957439" w14:paraId="7921A92B" w14:textId="77777777">
      <w:pPr>
        <w:rPr>
          <w:rFonts w:ascii="Calibri" w:hAnsi="Calibri" w:cs="Calibri"/>
          <w:b/>
          <w:bCs/>
          <w:sz w:val="22"/>
          <w:szCs w:val="22"/>
        </w:rPr>
      </w:pPr>
      <w:r w:rsidRPr="0089723A">
        <w:rPr>
          <w:rFonts w:ascii="Calibri" w:hAnsi="Calibri" w:cs="Calibri"/>
          <w:b/>
          <w:bCs/>
          <w:sz w:val="22"/>
          <w:szCs w:val="22"/>
        </w:rPr>
        <w:t>c) Two</w:t>
      </w:r>
      <w:r w:rsidRPr="0089723A">
        <w:rPr>
          <w:rFonts w:ascii="Calibri" w:hAnsi="Calibri" w:cs="Calibri"/>
          <w:b/>
          <w:bCs/>
          <w:sz w:val="22"/>
          <w:szCs w:val="22"/>
        </w:rPr>
        <w:noBreakHyphen/>
      </w:r>
      <w:r w:rsidRPr="0089723A">
        <w:rPr>
          <w:rFonts w:ascii="Calibri" w:hAnsi="Calibri" w:cs="Calibri"/>
          <w:b/>
          <w:bCs/>
          <w:sz w:val="22"/>
          <w:szCs w:val="22"/>
        </w:rPr>
        <w:t>Step Operating Plan</w:t>
      </w:r>
    </w:p>
    <w:p w:rsidRPr="007706DE" w:rsidR="00957439" w:rsidP="00957439" w:rsidRDefault="00957439" w14:paraId="776E119C"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Step 1 — Mitigation (Service Model Now)</w:t>
      </w:r>
    </w:p>
    <w:p w:rsidRPr="007706DE" w:rsidR="00957439" w:rsidP="00957439" w:rsidRDefault="00957439" w14:paraId="54A67273" w14:textId="77777777">
      <w:pPr>
        <w:spacing w:before="100" w:beforeAutospacing="1" w:after="100" w:afterAutospacing="1" w:line="300" w:lineRule="atLeast"/>
        <w:rPr>
          <w:rFonts w:ascii="Calibri" w:hAnsi="Calibri" w:cs="Calibri"/>
          <w:sz w:val="22"/>
          <w:szCs w:val="22"/>
        </w:rPr>
      </w:pPr>
      <w:r w:rsidRPr="007706DE">
        <w:rPr>
          <w:rFonts w:ascii="Calibri" w:hAnsi="Calibri" w:cs="Calibri"/>
          <w:sz w:val="22"/>
          <w:szCs w:val="22"/>
        </w:rPr>
        <w:t xml:space="preserve">Stabilize speed and reduce handoffs </w:t>
      </w:r>
      <w:r w:rsidRPr="007706DE">
        <w:rPr>
          <w:rFonts w:ascii="Calibri" w:hAnsi="Calibri" w:cs="Calibri"/>
          <w:b/>
          <w:bCs/>
          <w:sz w:val="22"/>
          <w:szCs w:val="22"/>
        </w:rPr>
        <w:t>without changing formal ownership</w:t>
      </w:r>
      <w:r w:rsidRPr="007706DE">
        <w:rPr>
          <w:rFonts w:ascii="Calibri" w:hAnsi="Calibri" w:cs="Calibri"/>
          <w:sz w:val="22"/>
          <w:szCs w:val="22"/>
        </w:rPr>
        <w:t>. Provide one entry point, codified runbooks, and visible SLAs.</w:t>
      </w:r>
    </w:p>
    <w:p w:rsidRPr="007706DE" w:rsidR="00957439" w:rsidP="004D0259" w:rsidRDefault="00957439" w14:paraId="10818B75" w14:textId="348BE451">
      <w:pPr>
        <w:numPr>
          <w:ilvl w:val="0"/>
          <w:numId w:val="133"/>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One front door (Comms Service Desk)</w:t>
      </w:r>
      <w:r w:rsidRPr="007706DE">
        <w:rPr>
          <w:rFonts w:ascii="Calibri" w:hAnsi="Calibri" w:cs="Calibri"/>
          <w:sz w:val="22"/>
          <w:szCs w:val="22"/>
        </w:rPr>
        <w:br/>
      </w:r>
      <w:r w:rsidRPr="007706DE">
        <w:rPr>
          <w:rFonts w:ascii="Calibri" w:hAnsi="Calibri" w:cs="Calibri"/>
          <w:sz w:val="22"/>
          <w:szCs w:val="22"/>
        </w:rPr>
        <w:t>Single intake for: new journey, change request, incident/bug, localization, experiment. Requests are auto</w:t>
      </w:r>
      <w:r w:rsidRPr="007706DE">
        <w:rPr>
          <w:rFonts w:ascii="Calibri" w:hAnsi="Calibri" w:cs="Calibri"/>
          <w:sz w:val="22"/>
          <w:szCs w:val="22"/>
        </w:rPr>
        <w:noBreakHyphen/>
      </w:r>
      <w:r w:rsidRPr="007706DE">
        <w:rPr>
          <w:rFonts w:ascii="Calibri" w:hAnsi="Calibri" w:cs="Calibri"/>
          <w:sz w:val="22"/>
          <w:szCs w:val="22"/>
        </w:rPr>
        <w:t xml:space="preserve">triaged to the right pod(s) with predefined </w:t>
      </w:r>
      <w:r w:rsidRPr="007706DE">
        <w:rPr>
          <w:rFonts w:ascii="Calibri" w:hAnsi="Calibri" w:cs="Calibri"/>
          <w:b/>
          <w:bCs/>
          <w:sz w:val="22"/>
          <w:szCs w:val="22"/>
        </w:rPr>
        <w:t>RACI</w:t>
      </w:r>
      <w:r w:rsidRPr="007706DE">
        <w:rPr>
          <w:rFonts w:ascii="Calibri" w:hAnsi="Calibri" w:cs="Calibri"/>
          <w:sz w:val="22"/>
          <w:szCs w:val="22"/>
        </w:rPr>
        <w:t xml:space="preserve"> and </w:t>
      </w:r>
      <w:r w:rsidRPr="007706DE">
        <w:rPr>
          <w:rFonts w:ascii="Calibri" w:hAnsi="Calibri" w:cs="Calibri"/>
          <w:b/>
          <w:bCs/>
          <w:sz w:val="22"/>
          <w:szCs w:val="22"/>
        </w:rPr>
        <w:t>SLAs</w:t>
      </w:r>
      <w:r w:rsidRPr="007706DE">
        <w:rPr>
          <w:rFonts w:ascii="Calibri" w:hAnsi="Calibri" w:cs="Calibri"/>
          <w:sz w:val="22"/>
          <w:szCs w:val="22"/>
        </w:rPr>
        <w:t>.</w:t>
      </w:r>
    </w:p>
    <w:p w:rsidRPr="007706DE" w:rsidR="00957439" w:rsidP="004D0259" w:rsidRDefault="00957439" w14:paraId="4F64877F" w14:textId="77777777">
      <w:pPr>
        <w:numPr>
          <w:ilvl w:val="0"/>
          <w:numId w:val="133"/>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Service catalog &amp; SLAs</w:t>
      </w:r>
      <w:r w:rsidRPr="007706DE">
        <w:rPr>
          <w:rFonts w:ascii="Calibri" w:hAnsi="Calibri" w:cs="Calibri"/>
          <w:sz w:val="22"/>
          <w:szCs w:val="22"/>
        </w:rPr>
        <w:br/>
      </w:r>
      <w:r w:rsidRPr="007706DE">
        <w:rPr>
          <w:rFonts w:ascii="Calibri" w:hAnsi="Calibri" w:cs="Calibri"/>
          <w:sz w:val="22"/>
          <w:szCs w:val="22"/>
        </w:rPr>
        <w:t xml:space="preserve">Defines scope, required artifacts (event contract, template ID, compliance pack), response/restore targets, and escalation paths. Track </w:t>
      </w:r>
      <w:r w:rsidRPr="007706DE">
        <w:rPr>
          <w:rFonts w:ascii="Calibri" w:hAnsi="Calibri" w:cs="Calibri"/>
          <w:b/>
          <w:bCs/>
          <w:sz w:val="22"/>
          <w:szCs w:val="22"/>
        </w:rPr>
        <w:t>request</w:t>
      </w:r>
      <w:r w:rsidRPr="007706DE">
        <w:rPr>
          <w:rFonts w:ascii="Calibri" w:hAnsi="Calibri" w:cs="Calibri"/>
          <w:b/>
          <w:bCs/>
          <w:sz w:val="22"/>
          <w:szCs w:val="22"/>
        </w:rPr>
        <w:noBreakHyphen/>
      </w:r>
      <w:r w:rsidRPr="007706DE">
        <w:rPr>
          <w:rFonts w:ascii="Calibri" w:hAnsi="Calibri" w:cs="Calibri"/>
          <w:b/>
          <w:bCs/>
          <w:sz w:val="22"/>
          <w:szCs w:val="22"/>
        </w:rPr>
        <w:t>to</w:t>
      </w:r>
      <w:r w:rsidRPr="007706DE">
        <w:rPr>
          <w:rFonts w:ascii="Calibri" w:hAnsi="Calibri" w:cs="Calibri"/>
          <w:b/>
          <w:bCs/>
          <w:sz w:val="22"/>
          <w:szCs w:val="22"/>
        </w:rPr>
        <w:noBreakHyphen/>
      </w:r>
      <w:r w:rsidRPr="007706DE">
        <w:rPr>
          <w:rFonts w:ascii="Calibri" w:hAnsi="Calibri" w:cs="Calibri"/>
          <w:b/>
          <w:bCs/>
          <w:sz w:val="22"/>
          <w:szCs w:val="22"/>
        </w:rPr>
        <w:t>resolution</w:t>
      </w:r>
      <w:r w:rsidRPr="007706DE">
        <w:rPr>
          <w:rFonts w:ascii="Calibri" w:hAnsi="Calibri" w:cs="Calibri"/>
          <w:sz w:val="22"/>
          <w:szCs w:val="22"/>
        </w:rPr>
        <w:t xml:space="preserve">, </w:t>
      </w:r>
      <w:r w:rsidRPr="007706DE">
        <w:rPr>
          <w:rFonts w:ascii="Calibri" w:hAnsi="Calibri" w:cs="Calibri"/>
          <w:b/>
          <w:bCs/>
          <w:sz w:val="22"/>
          <w:szCs w:val="22"/>
        </w:rPr>
        <w:t>handoffs per ticket</w:t>
      </w:r>
      <w:r w:rsidRPr="007706DE">
        <w:rPr>
          <w:rFonts w:ascii="Calibri" w:hAnsi="Calibri" w:cs="Calibri"/>
          <w:sz w:val="22"/>
          <w:szCs w:val="22"/>
        </w:rPr>
        <w:t xml:space="preserve">, and </w:t>
      </w:r>
      <w:r w:rsidRPr="007706DE">
        <w:rPr>
          <w:rFonts w:ascii="Calibri" w:hAnsi="Calibri" w:cs="Calibri"/>
          <w:b/>
          <w:bCs/>
          <w:sz w:val="22"/>
          <w:szCs w:val="22"/>
        </w:rPr>
        <w:t>stakeholder CSAT</w:t>
      </w:r>
      <w:r w:rsidRPr="007706DE">
        <w:rPr>
          <w:rFonts w:ascii="Calibri" w:hAnsi="Calibri" w:cs="Calibri"/>
          <w:sz w:val="22"/>
          <w:szCs w:val="22"/>
        </w:rPr>
        <w:t>.</w:t>
      </w:r>
    </w:p>
    <w:p w:rsidRPr="007706DE" w:rsidR="00957439" w:rsidP="004D0259" w:rsidRDefault="00957439" w14:paraId="4310C0A7" w14:textId="77777777">
      <w:pPr>
        <w:numPr>
          <w:ilvl w:val="0"/>
          <w:numId w:val="133"/>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Runbook library (top friction cases)</w:t>
      </w:r>
      <w:r w:rsidRPr="007706DE">
        <w:rPr>
          <w:rFonts w:ascii="Calibri" w:hAnsi="Calibri" w:cs="Calibri"/>
          <w:sz w:val="22"/>
          <w:szCs w:val="22"/>
        </w:rPr>
        <w:br/>
      </w:r>
      <w:r w:rsidRPr="007706DE">
        <w:rPr>
          <w:rFonts w:ascii="Calibri" w:hAnsi="Calibri" w:cs="Calibri"/>
          <w:sz w:val="22"/>
          <w:szCs w:val="22"/>
        </w:rPr>
        <w:t xml:space="preserve">Jumbotron incidents, preference breaches, deliverability dips, localization defects—each with a named incident owner, pause/restore criteria, rollback steps, validation checks, and </w:t>
      </w:r>
      <w:r w:rsidRPr="007706DE">
        <w:rPr>
          <w:rFonts w:ascii="Calibri" w:hAnsi="Calibri" w:cs="Calibri"/>
          <w:b/>
          <w:bCs/>
          <w:sz w:val="22"/>
          <w:szCs w:val="22"/>
        </w:rPr>
        <w:t>BO evidence</w:t>
      </w:r>
      <w:r w:rsidRPr="007706DE">
        <w:rPr>
          <w:rFonts w:ascii="Calibri" w:hAnsi="Calibri" w:cs="Calibri"/>
          <w:sz w:val="22"/>
          <w:szCs w:val="22"/>
        </w:rPr>
        <w:t>.</w:t>
      </w:r>
    </w:p>
    <w:p w:rsidRPr="007706DE" w:rsidR="00957439" w:rsidP="004D0259" w:rsidRDefault="00957439" w14:paraId="74BBA9B8" w14:textId="77777777">
      <w:pPr>
        <w:numPr>
          <w:ilvl w:val="0"/>
          <w:numId w:val="133"/>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BO visibility &amp; telemetry for operations</w:t>
      </w:r>
      <w:r w:rsidRPr="007706DE">
        <w:rPr>
          <w:rFonts w:ascii="Calibri" w:hAnsi="Calibri" w:cs="Calibri"/>
          <w:sz w:val="22"/>
          <w:szCs w:val="22"/>
        </w:rPr>
        <w:br/>
      </w:r>
      <w:r w:rsidRPr="007706DE">
        <w:rPr>
          <w:rFonts w:ascii="Calibri" w:hAnsi="Calibri" w:cs="Calibri"/>
          <w:sz w:val="22"/>
          <w:szCs w:val="22"/>
        </w:rPr>
        <w:t>Every incident has a searchable “</w:t>
      </w:r>
      <w:r w:rsidRPr="007706DE">
        <w:rPr>
          <w:rFonts w:ascii="Calibri" w:hAnsi="Calibri" w:cs="Calibri"/>
          <w:b/>
          <w:bCs/>
          <w:sz w:val="22"/>
          <w:szCs w:val="22"/>
        </w:rPr>
        <w:t>who/what/when/where/why</w:t>
      </w:r>
      <w:r w:rsidRPr="007706DE">
        <w:rPr>
          <w:rFonts w:ascii="Calibri" w:hAnsi="Calibri" w:cs="Calibri"/>
          <w:sz w:val="22"/>
          <w:szCs w:val="22"/>
        </w:rPr>
        <w:t>” timeline, including eligibility reason, policy pack applied, preference snapshot, delivery/engagement, and downstream action.</w:t>
      </w:r>
    </w:p>
    <w:p w:rsidRPr="007706DE" w:rsidR="00957439" w:rsidP="004D0259" w:rsidRDefault="00957439" w14:paraId="5E6AFCFD" w14:textId="77777777">
      <w:pPr>
        <w:numPr>
          <w:ilvl w:val="0"/>
          <w:numId w:val="133"/>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Ownership remains as is (today)</w:t>
      </w:r>
      <w:r w:rsidRPr="007706DE">
        <w:rPr>
          <w:rFonts w:ascii="Calibri" w:hAnsi="Calibri" w:cs="Calibri"/>
          <w:sz w:val="22"/>
          <w:szCs w:val="22"/>
        </w:rPr>
        <w:br/>
      </w:r>
      <w:r w:rsidRPr="007706DE">
        <w:rPr>
          <w:rFonts w:ascii="Calibri" w:hAnsi="Calibri" w:cs="Calibri"/>
          <w:b/>
          <w:bCs/>
          <w:sz w:val="22"/>
          <w:szCs w:val="22"/>
        </w:rPr>
        <w:t>Platform Engineering</w:t>
      </w:r>
      <w:r w:rsidRPr="007706DE">
        <w:rPr>
          <w:rFonts w:ascii="Calibri" w:hAnsi="Calibri" w:cs="Calibri"/>
          <w:sz w:val="22"/>
          <w:szCs w:val="22"/>
        </w:rPr>
        <w:t xml:space="preserve"> = backend/CEP/CDP/runtime; </w:t>
      </w:r>
      <w:r w:rsidRPr="007706DE">
        <w:rPr>
          <w:rFonts w:ascii="Calibri" w:hAnsi="Calibri" w:cs="Calibri"/>
          <w:b/>
          <w:bCs/>
          <w:sz w:val="22"/>
          <w:szCs w:val="22"/>
        </w:rPr>
        <w:t>Product communications</w:t>
      </w:r>
      <w:r w:rsidRPr="007706DE">
        <w:rPr>
          <w:rFonts w:ascii="Calibri" w:hAnsi="Calibri" w:cs="Calibri"/>
          <w:sz w:val="22"/>
          <w:szCs w:val="22"/>
        </w:rPr>
        <w:t xml:space="preserve"> = surfaces/governance/templates; </w:t>
      </w:r>
      <w:r w:rsidRPr="007706DE">
        <w:rPr>
          <w:rFonts w:ascii="Calibri" w:hAnsi="Calibri" w:cs="Calibri"/>
          <w:b/>
          <w:bCs/>
          <w:sz w:val="22"/>
          <w:szCs w:val="22"/>
        </w:rPr>
        <w:t>LCM/Marketing</w:t>
      </w:r>
      <w:r w:rsidRPr="007706DE">
        <w:rPr>
          <w:rFonts w:ascii="Calibri" w:hAnsi="Calibri" w:cs="Calibri"/>
          <w:sz w:val="22"/>
          <w:szCs w:val="22"/>
        </w:rPr>
        <w:t xml:space="preserve"> = execution. </w:t>
      </w:r>
      <w:r w:rsidRPr="007706DE">
        <w:rPr>
          <w:rFonts w:ascii="Calibri" w:hAnsi="Calibri" w:cs="Calibri"/>
          <w:b/>
          <w:bCs/>
          <w:sz w:val="22"/>
          <w:szCs w:val="22"/>
        </w:rPr>
        <w:t>Analysts &amp; Design</w:t>
      </w:r>
      <w:r w:rsidRPr="007706DE">
        <w:rPr>
          <w:rFonts w:ascii="Calibri" w:hAnsi="Calibri" w:cs="Calibri"/>
          <w:sz w:val="22"/>
          <w:szCs w:val="22"/>
        </w:rPr>
        <w:t xml:space="preserve"> function as core partners within this model.</w:t>
      </w:r>
    </w:p>
    <w:p w:rsidRPr="007706DE" w:rsidR="00957439" w:rsidP="00957439" w:rsidRDefault="00957439" w14:paraId="0B285F7E" w14:textId="77777777">
      <w:p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Step</w:t>
      </w:r>
      <w:r w:rsidRPr="007706DE">
        <w:rPr>
          <w:rFonts w:ascii="Calibri" w:hAnsi="Calibri" w:cs="Calibri"/>
          <w:b/>
          <w:bCs/>
          <w:sz w:val="22"/>
          <w:szCs w:val="22"/>
        </w:rPr>
        <w:noBreakHyphen/>
      </w:r>
      <w:r w:rsidRPr="007706DE">
        <w:rPr>
          <w:rFonts w:ascii="Calibri" w:hAnsi="Calibri" w:cs="Calibri"/>
          <w:b/>
          <w:bCs/>
          <w:sz w:val="22"/>
          <w:szCs w:val="22"/>
        </w:rPr>
        <w:t>1 success indicators:</w:t>
      </w:r>
      <w:r w:rsidRPr="007706DE">
        <w:rPr>
          <w:rFonts w:ascii="Calibri" w:hAnsi="Calibri" w:cs="Calibri"/>
          <w:sz w:val="22"/>
          <w:szCs w:val="22"/>
        </w:rPr>
        <w:t xml:space="preserve"> SLA adherence; fewer handoffs; higher first</w:t>
      </w:r>
      <w:r w:rsidRPr="007706DE">
        <w:rPr>
          <w:rFonts w:ascii="Calibri" w:hAnsi="Calibri" w:cs="Calibri"/>
          <w:sz w:val="22"/>
          <w:szCs w:val="22"/>
        </w:rPr>
        <w:noBreakHyphen/>
      </w:r>
      <w:r w:rsidRPr="007706DE">
        <w:rPr>
          <w:rFonts w:ascii="Calibri" w:hAnsi="Calibri" w:cs="Calibri"/>
          <w:sz w:val="22"/>
          <w:szCs w:val="22"/>
        </w:rPr>
        <w:t>contact resolution; faster pause/restore cycles; clean BO evidence packs; baseline dashboards live for service, performance, ROI; accessibility defects trending down.</w:t>
      </w:r>
    </w:p>
    <w:p w:rsidRPr="007706DE" w:rsidR="00957439" w:rsidP="00957439" w:rsidRDefault="00957439" w14:paraId="26E40F09"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Step 2 — Recommendation: Consolidation &amp; In</w:t>
      </w:r>
      <w:r w:rsidRPr="007706DE">
        <w:rPr>
          <w:rFonts w:ascii="Calibri" w:hAnsi="Calibri" w:cs="Calibri"/>
          <w:b/>
          <w:bCs/>
          <w:sz w:val="22"/>
          <w:szCs w:val="22"/>
        </w:rPr>
        <w:noBreakHyphen/>
      </w:r>
      <w:r w:rsidRPr="007706DE">
        <w:rPr>
          <w:rFonts w:ascii="Calibri" w:hAnsi="Calibri" w:cs="Calibri"/>
          <w:b/>
          <w:bCs/>
          <w:sz w:val="22"/>
          <w:szCs w:val="22"/>
        </w:rPr>
        <w:t>Product Capabilities (Product</w:t>
      </w:r>
      <w:r w:rsidRPr="007706DE">
        <w:rPr>
          <w:rFonts w:ascii="Calibri" w:hAnsi="Calibri" w:cs="Calibri"/>
          <w:b/>
          <w:bCs/>
          <w:sz w:val="22"/>
          <w:szCs w:val="22"/>
        </w:rPr>
        <w:noBreakHyphen/>
      </w:r>
      <w:r w:rsidRPr="007706DE">
        <w:rPr>
          <w:rFonts w:ascii="Calibri" w:hAnsi="Calibri" w:cs="Calibri"/>
          <w:b/>
          <w:bCs/>
          <w:sz w:val="22"/>
          <w:szCs w:val="22"/>
        </w:rPr>
        <w:t>Led Scale)</w:t>
      </w:r>
    </w:p>
    <w:p w:rsidRPr="007706DE" w:rsidR="00957439" w:rsidP="00957439" w:rsidRDefault="00957439" w14:paraId="162190D5" w14:textId="77777777">
      <w:p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Consolidation is a recommendation</w:t>
      </w:r>
      <w:r w:rsidRPr="007706DE">
        <w:rPr>
          <w:rFonts w:ascii="Calibri" w:hAnsi="Calibri" w:cs="Calibri"/>
          <w:sz w:val="22"/>
          <w:szCs w:val="22"/>
        </w:rPr>
        <w:t xml:space="preserve"> to achieve the stated outcome (one touchpoint, fast resolution, seamless CX). It </w:t>
      </w:r>
      <w:r w:rsidRPr="007706DE">
        <w:rPr>
          <w:rFonts w:ascii="Calibri" w:hAnsi="Calibri" w:cs="Calibri"/>
          <w:b/>
          <w:bCs/>
          <w:sz w:val="22"/>
          <w:szCs w:val="22"/>
        </w:rPr>
        <w:t>reduces handoffs</w:t>
      </w:r>
      <w:r w:rsidRPr="007706DE">
        <w:rPr>
          <w:rFonts w:ascii="Calibri" w:hAnsi="Calibri" w:cs="Calibri"/>
          <w:sz w:val="22"/>
          <w:szCs w:val="22"/>
        </w:rPr>
        <w:t xml:space="preserve">, </w:t>
      </w:r>
      <w:r w:rsidRPr="007706DE">
        <w:rPr>
          <w:rFonts w:ascii="Calibri" w:hAnsi="Calibri" w:cs="Calibri"/>
          <w:b/>
          <w:bCs/>
          <w:sz w:val="22"/>
          <w:szCs w:val="22"/>
        </w:rPr>
        <w:t>moves governance to creation</w:t>
      </w:r>
      <w:r w:rsidRPr="007706DE">
        <w:rPr>
          <w:rFonts w:ascii="Calibri" w:hAnsi="Calibri" w:cs="Calibri"/>
          <w:b/>
          <w:bCs/>
          <w:sz w:val="22"/>
          <w:szCs w:val="22"/>
        </w:rPr>
        <w:noBreakHyphen/>
      </w:r>
      <w:r w:rsidRPr="007706DE">
        <w:rPr>
          <w:rFonts w:ascii="Calibri" w:hAnsi="Calibri" w:cs="Calibri"/>
          <w:b/>
          <w:bCs/>
          <w:sz w:val="22"/>
          <w:szCs w:val="22"/>
        </w:rPr>
        <w:t>time</w:t>
      </w:r>
      <w:r w:rsidRPr="007706DE">
        <w:rPr>
          <w:rFonts w:ascii="Calibri" w:hAnsi="Calibri" w:cs="Calibri"/>
          <w:sz w:val="22"/>
          <w:szCs w:val="22"/>
        </w:rPr>
        <w:t xml:space="preserve">, </w:t>
      </w:r>
      <w:r w:rsidRPr="007706DE">
        <w:rPr>
          <w:rFonts w:ascii="Calibri" w:hAnsi="Calibri" w:cs="Calibri"/>
          <w:b/>
          <w:bCs/>
          <w:sz w:val="22"/>
          <w:szCs w:val="22"/>
        </w:rPr>
        <w:t>improves quality</w:t>
      </w:r>
      <w:r w:rsidRPr="007706DE">
        <w:rPr>
          <w:rFonts w:ascii="Calibri" w:hAnsi="Calibri" w:cs="Calibri"/>
          <w:sz w:val="22"/>
          <w:szCs w:val="22"/>
        </w:rPr>
        <w:t xml:space="preserve">, and </w:t>
      </w:r>
      <w:r w:rsidRPr="007706DE">
        <w:rPr>
          <w:rFonts w:ascii="Calibri" w:hAnsi="Calibri" w:cs="Calibri"/>
          <w:b/>
          <w:bCs/>
          <w:sz w:val="22"/>
          <w:szCs w:val="22"/>
        </w:rPr>
        <w:t>enables governed in</w:t>
      </w:r>
      <w:r w:rsidRPr="007706DE">
        <w:rPr>
          <w:rFonts w:ascii="Calibri" w:hAnsi="Calibri" w:cs="Calibri"/>
          <w:b/>
          <w:bCs/>
          <w:sz w:val="22"/>
          <w:szCs w:val="22"/>
        </w:rPr>
        <w:noBreakHyphen/>
      </w:r>
      <w:r w:rsidRPr="007706DE">
        <w:rPr>
          <w:rFonts w:ascii="Calibri" w:hAnsi="Calibri" w:cs="Calibri"/>
          <w:b/>
          <w:bCs/>
          <w:sz w:val="22"/>
          <w:szCs w:val="22"/>
        </w:rPr>
        <w:t>app components</w:t>
      </w:r>
      <w:r w:rsidRPr="007706DE">
        <w:rPr>
          <w:rFonts w:ascii="Calibri" w:hAnsi="Calibri" w:cs="Calibri"/>
          <w:sz w:val="22"/>
          <w:szCs w:val="22"/>
        </w:rPr>
        <w:t xml:space="preserve">—while preserving Platform’s runtime ownership and LCM’s execution role. Engagement continues through the </w:t>
      </w:r>
      <w:r w:rsidRPr="007706DE">
        <w:rPr>
          <w:rFonts w:ascii="Calibri" w:hAnsi="Calibri" w:cs="Calibri"/>
          <w:b/>
          <w:bCs/>
          <w:sz w:val="22"/>
          <w:szCs w:val="22"/>
        </w:rPr>
        <w:t>same front door</w:t>
      </w:r>
      <w:r w:rsidRPr="007706DE">
        <w:rPr>
          <w:rFonts w:ascii="Calibri" w:hAnsi="Calibri" w:cs="Calibri"/>
          <w:sz w:val="22"/>
          <w:szCs w:val="22"/>
        </w:rPr>
        <w:t>.</w:t>
      </w:r>
    </w:p>
    <w:p w:rsidRPr="007706DE" w:rsidR="00957439" w:rsidP="00957439" w:rsidRDefault="00957439" w14:paraId="29B27F4F" w14:textId="77777777">
      <w:p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What is recommended</w:t>
      </w:r>
    </w:p>
    <w:p w:rsidRPr="007706DE" w:rsidR="00957439" w:rsidP="004D0259" w:rsidRDefault="00957439" w14:paraId="32A92BE9" w14:textId="77777777">
      <w:pPr>
        <w:numPr>
          <w:ilvl w:val="0"/>
          <w:numId w:val="134"/>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Product</w:t>
      </w:r>
      <w:r w:rsidRPr="007706DE">
        <w:rPr>
          <w:rFonts w:ascii="Calibri" w:hAnsi="Calibri" w:cs="Calibri"/>
          <w:b/>
          <w:bCs/>
          <w:sz w:val="22"/>
          <w:szCs w:val="22"/>
        </w:rPr>
        <w:noBreakHyphen/>
      </w:r>
      <w:r w:rsidRPr="007706DE">
        <w:rPr>
          <w:rFonts w:ascii="Calibri" w:hAnsi="Calibri" w:cs="Calibri"/>
          <w:b/>
          <w:bCs/>
          <w:sz w:val="22"/>
          <w:szCs w:val="22"/>
        </w:rPr>
        <w:t xml:space="preserve">embedded orchestration capability (Braze </w:t>
      </w:r>
      <w:proofErr w:type="spellStart"/>
      <w:r w:rsidRPr="007706DE">
        <w:rPr>
          <w:rFonts w:ascii="Calibri" w:hAnsi="Calibri" w:cs="Calibri"/>
          <w:b/>
          <w:bCs/>
          <w:sz w:val="22"/>
          <w:szCs w:val="22"/>
        </w:rPr>
        <w:t>CoE</w:t>
      </w:r>
      <w:proofErr w:type="spellEnd"/>
      <w:r w:rsidRPr="007706DE">
        <w:rPr>
          <w:rFonts w:ascii="Calibri" w:hAnsi="Calibri" w:cs="Calibri"/>
          <w:b/>
          <w:bCs/>
          <w:sz w:val="22"/>
          <w:szCs w:val="22"/>
        </w:rPr>
        <w:t>)</w:t>
      </w:r>
      <w:r w:rsidRPr="007706DE">
        <w:rPr>
          <w:rFonts w:ascii="Calibri" w:hAnsi="Calibri" w:cs="Calibri"/>
          <w:sz w:val="22"/>
          <w:szCs w:val="22"/>
        </w:rPr>
        <w:br/>
      </w:r>
      <w:r w:rsidRPr="007706DE">
        <w:rPr>
          <w:rFonts w:ascii="Calibri" w:hAnsi="Calibri" w:cs="Calibri"/>
          <w:sz w:val="22"/>
          <w:szCs w:val="22"/>
        </w:rPr>
        <w:t xml:space="preserve">Centralize ownership of </w:t>
      </w:r>
      <w:r w:rsidRPr="007706DE">
        <w:rPr>
          <w:rFonts w:ascii="Calibri" w:hAnsi="Calibri" w:cs="Calibri"/>
          <w:b/>
          <w:bCs/>
          <w:sz w:val="22"/>
          <w:szCs w:val="22"/>
        </w:rPr>
        <w:t>surface semantics</w:t>
      </w:r>
      <w:r w:rsidRPr="007706DE">
        <w:rPr>
          <w:rFonts w:ascii="Calibri" w:hAnsi="Calibri" w:cs="Calibri"/>
          <w:sz w:val="22"/>
          <w:szCs w:val="22"/>
        </w:rPr>
        <w:t xml:space="preserve">, </w:t>
      </w:r>
      <w:r w:rsidRPr="007706DE">
        <w:rPr>
          <w:rFonts w:ascii="Calibri" w:hAnsi="Calibri" w:cs="Calibri"/>
          <w:b/>
          <w:bCs/>
          <w:sz w:val="22"/>
          <w:szCs w:val="22"/>
        </w:rPr>
        <w:t>template frameworks</w:t>
      </w:r>
      <w:r w:rsidRPr="007706DE">
        <w:rPr>
          <w:rFonts w:ascii="Calibri" w:hAnsi="Calibri" w:cs="Calibri"/>
          <w:sz w:val="22"/>
          <w:szCs w:val="22"/>
        </w:rPr>
        <w:t xml:space="preserve">, </w:t>
      </w:r>
      <w:r w:rsidRPr="007706DE">
        <w:rPr>
          <w:rFonts w:ascii="Calibri" w:hAnsi="Calibri" w:cs="Calibri"/>
          <w:b/>
          <w:bCs/>
          <w:sz w:val="22"/>
          <w:szCs w:val="22"/>
        </w:rPr>
        <w:t>policy</w:t>
      </w:r>
      <w:r w:rsidRPr="007706DE">
        <w:rPr>
          <w:rFonts w:ascii="Calibri" w:hAnsi="Calibri" w:cs="Calibri"/>
          <w:b/>
          <w:bCs/>
          <w:sz w:val="22"/>
          <w:szCs w:val="22"/>
        </w:rPr>
        <w:noBreakHyphen/>
      </w:r>
      <w:r w:rsidRPr="007706DE">
        <w:rPr>
          <w:rFonts w:ascii="Calibri" w:hAnsi="Calibri" w:cs="Calibri"/>
          <w:b/>
          <w:bCs/>
          <w:sz w:val="22"/>
          <w:szCs w:val="22"/>
        </w:rPr>
        <w:t>as</w:t>
      </w:r>
      <w:r w:rsidRPr="007706DE">
        <w:rPr>
          <w:rFonts w:ascii="Calibri" w:hAnsi="Calibri" w:cs="Calibri"/>
          <w:b/>
          <w:bCs/>
          <w:sz w:val="22"/>
          <w:szCs w:val="22"/>
        </w:rPr>
        <w:noBreakHyphen/>
      </w:r>
      <w:r w:rsidRPr="007706DE">
        <w:rPr>
          <w:rFonts w:ascii="Calibri" w:hAnsi="Calibri" w:cs="Calibri"/>
          <w:b/>
          <w:bCs/>
          <w:sz w:val="22"/>
          <w:szCs w:val="22"/>
        </w:rPr>
        <w:t>code checks</w:t>
      </w:r>
      <w:r w:rsidRPr="007706DE">
        <w:rPr>
          <w:rFonts w:ascii="Calibri" w:hAnsi="Calibri" w:cs="Calibri"/>
          <w:sz w:val="22"/>
          <w:szCs w:val="22"/>
        </w:rPr>
        <w:t xml:space="preserve"> (build &amp; send), </w:t>
      </w:r>
      <w:r w:rsidRPr="007706DE">
        <w:rPr>
          <w:rFonts w:ascii="Calibri" w:hAnsi="Calibri" w:cs="Calibri"/>
          <w:b/>
          <w:bCs/>
          <w:sz w:val="22"/>
          <w:szCs w:val="22"/>
        </w:rPr>
        <w:t>journey certification</w:t>
      </w:r>
      <w:r w:rsidRPr="007706DE">
        <w:rPr>
          <w:rFonts w:ascii="Calibri" w:hAnsi="Calibri" w:cs="Calibri"/>
          <w:sz w:val="22"/>
          <w:szCs w:val="22"/>
        </w:rPr>
        <w:t xml:space="preserve">, and </w:t>
      </w:r>
      <w:r w:rsidRPr="007706DE">
        <w:rPr>
          <w:rFonts w:ascii="Calibri" w:hAnsi="Calibri" w:cs="Calibri"/>
          <w:b/>
          <w:bCs/>
          <w:sz w:val="22"/>
          <w:szCs w:val="22"/>
        </w:rPr>
        <w:t>roles/permissions policy</w:t>
      </w:r>
      <w:r w:rsidRPr="007706DE">
        <w:rPr>
          <w:rFonts w:ascii="Calibri" w:hAnsi="Calibri" w:cs="Calibri"/>
          <w:sz w:val="22"/>
          <w:szCs w:val="22"/>
        </w:rPr>
        <w:t xml:space="preserve"> for CEP. Maintain environment separation and asset hygiene. Analysts and Design are integrated into certification and change control.</w:t>
      </w:r>
    </w:p>
    <w:p w:rsidRPr="007706DE" w:rsidR="00957439" w:rsidP="004D0259" w:rsidRDefault="00957439" w14:paraId="1F066090" w14:textId="77777777">
      <w:pPr>
        <w:numPr>
          <w:ilvl w:val="0"/>
          <w:numId w:val="134"/>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Governed in</w:t>
      </w:r>
      <w:r w:rsidRPr="007706DE">
        <w:rPr>
          <w:rFonts w:ascii="Calibri" w:hAnsi="Calibri" w:cs="Calibri"/>
          <w:b/>
          <w:bCs/>
          <w:sz w:val="22"/>
          <w:szCs w:val="22"/>
        </w:rPr>
        <w:noBreakHyphen/>
      </w:r>
      <w:r w:rsidRPr="007706DE">
        <w:rPr>
          <w:rFonts w:ascii="Calibri" w:hAnsi="Calibri" w:cs="Calibri"/>
          <w:b/>
          <w:bCs/>
          <w:sz w:val="22"/>
          <w:szCs w:val="22"/>
        </w:rPr>
        <w:t>product capabilities (post</w:t>
      </w:r>
      <w:r w:rsidRPr="007706DE">
        <w:rPr>
          <w:rFonts w:ascii="Calibri" w:hAnsi="Calibri" w:cs="Calibri"/>
          <w:b/>
          <w:bCs/>
          <w:sz w:val="22"/>
          <w:szCs w:val="22"/>
        </w:rPr>
        <w:noBreakHyphen/>
      </w:r>
      <w:r w:rsidRPr="007706DE">
        <w:rPr>
          <w:rFonts w:ascii="Calibri" w:hAnsi="Calibri" w:cs="Calibri"/>
          <w:b/>
          <w:bCs/>
          <w:sz w:val="22"/>
          <w:szCs w:val="22"/>
        </w:rPr>
        <w:t>SDK)</w:t>
      </w:r>
      <w:r w:rsidRPr="007706DE">
        <w:rPr>
          <w:rFonts w:ascii="Calibri" w:hAnsi="Calibri" w:cs="Calibri"/>
          <w:sz w:val="22"/>
          <w:szCs w:val="22"/>
        </w:rPr>
        <w:br/>
      </w:r>
      <w:r w:rsidRPr="007706DE">
        <w:rPr>
          <w:rFonts w:ascii="Calibri" w:hAnsi="Calibri" w:cs="Calibri"/>
          <w:sz w:val="22"/>
          <w:szCs w:val="22"/>
        </w:rPr>
        <w:t xml:space="preserve">Use </w:t>
      </w:r>
      <w:r w:rsidRPr="007706DE">
        <w:rPr>
          <w:rFonts w:ascii="Calibri" w:hAnsi="Calibri" w:cs="Calibri"/>
          <w:b/>
          <w:bCs/>
          <w:sz w:val="22"/>
          <w:szCs w:val="22"/>
        </w:rPr>
        <w:t>Content Cards/Banners</w:t>
      </w:r>
      <w:r w:rsidRPr="007706DE">
        <w:rPr>
          <w:rFonts w:ascii="Calibri" w:hAnsi="Calibri" w:cs="Calibri"/>
          <w:sz w:val="22"/>
          <w:szCs w:val="22"/>
        </w:rPr>
        <w:t xml:space="preserve"> as first</w:t>
      </w:r>
      <w:r w:rsidRPr="007706DE">
        <w:rPr>
          <w:rFonts w:ascii="Calibri" w:hAnsi="Calibri" w:cs="Calibri"/>
          <w:sz w:val="22"/>
          <w:szCs w:val="22"/>
        </w:rPr>
        <w:noBreakHyphen/>
      </w:r>
      <w:r w:rsidRPr="007706DE">
        <w:rPr>
          <w:rFonts w:ascii="Calibri" w:hAnsi="Calibri" w:cs="Calibri"/>
          <w:sz w:val="22"/>
          <w:szCs w:val="22"/>
        </w:rPr>
        <w:t>class in</w:t>
      </w:r>
      <w:r w:rsidRPr="007706DE">
        <w:rPr>
          <w:rFonts w:ascii="Calibri" w:hAnsi="Calibri" w:cs="Calibri"/>
          <w:sz w:val="22"/>
          <w:szCs w:val="22"/>
        </w:rPr>
        <w:noBreakHyphen/>
      </w:r>
      <w:r w:rsidRPr="007706DE">
        <w:rPr>
          <w:rFonts w:ascii="Calibri" w:hAnsi="Calibri" w:cs="Calibri"/>
          <w:sz w:val="22"/>
          <w:szCs w:val="22"/>
        </w:rPr>
        <w:t xml:space="preserve">app surfaces with </w:t>
      </w:r>
      <w:r w:rsidRPr="007706DE">
        <w:rPr>
          <w:rFonts w:ascii="Calibri" w:hAnsi="Calibri" w:cs="Calibri"/>
          <w:b/>
          <w:bCs/>
          <w:sz w:val="22"/>
          <w:szCs w:val="22"/>
        </w:rPr>
        <w:t>template families</w:t>
      </w:r>
      <w:r w:rsidRPr="007706DE">
        <w:rPr>
          <w:rFonts w:ascii="Calibri" w:hAnsi="Calibri" w:cs="Calibri"/>
          <w:sz w:val="22"/>
          <w:szCs w:val="22"/>
        </w:rPr>
        <w:t xml:space="preserve"> and </w:t>
      </w:r>
      <w:r w:rsidRPr="007706DE">
        <w:rPr>
          <w:rFonts w:ascii="Calibri" w:hAnsi="Calibri" w:cs="Calibri"/>
          <w:b/>
          <w:bCs/>
          <w:sz w:val="22"/>
          <w:szCs w:val="22"/>
        </w:rPr>
        <w:t>policy</w:t>
      </w:r>
      <w:r w:rsidRPr="007706DE">
        <w:rPr>
          <w:rFonts w:ascii="Calibri" w:hAnsi="Calibri" w:cs="Calibri"/>
          <w:b/>
          <w:bCs/>
          <w:sz w:val="22"/>
          <w:szCs w:val="22"/>
        </w:rPr>
        <w:noBreakHyphen/>
      </w:r>
      <w:r w:rsidRPr="007706DE">
        <w:rPr>
          <w:rFonts w:ascii="Calibri" w:hAnsi="Calibri" w:cs="Calibri"/>
          <w:b/>
          <w:bCs/>
          <w:sz w:val="22"/>
          <w:szCs w:val="22"/>
        </w:rPr>
        <w:t>as</w:t>
      </w:r>
      <w:r w:rsidRPr="007706DE">
        <w:rPr>
          <w:rFonts w:ascii="Calibri" w:hAnsi="Calibri" w:cs="Calibri"/>
          <w:b/>
          <w:bCs/>
          <w:sz w:val="22"/>
          <w:szCs w:val="22"/>
        </w:rPr>
        <w:noBreakHyphen/>
      </w:r>
      <w:r w:rsidRPr="007706DE">
        <w:rPr>
          <w:rFonts w:ascii="Calibri" w:hAnsi="Calibri" w:cs="Calibri"/>
          <w:b/>
          <w:bCs/>
          <w:sz w:val="22"/>
          <w:szCs w:val="22"/>
        </w:rPr>
        <w:t>code</w:t>
      </w:r>
      <w:r w:rsidRPr="007706DE">
        <w:rPr>
          <w:rFonts w:ascii="Calibri" w:hAnsi="Calibri" w:cs="Calibri"/>
          <w:sz w:val="22"/>
          <w:szCs w:val="22"/>
        </w:rPr>
        <w:t xml:space="preserve"> checks at build and send. Enforce </w:t>
      </w:r>
      <w:r w:rsidRPr="007706DE">
        <w:rPr>
          <w:rFonts w:ascii="Calibri" w:hAnsi="Calibri" w:cs="Calibri"/>
          <w:b/>
          <w:bCs/>
          <w:sz w:val="22"/>
          <w:szCs w:val="22"/>
        </w:rPr>
        <w:t>surface semantics</w:t>
      </w:r>
      <w:r w:rsidRPr="007706DE">
        <w:rPr>
          <w:rFonts w:ascii="Calibri" w:hAnsi="Calibri" w:cs="Calibri"/>
          <w:sz w:val="22"/>
          <w:szCs w:val="22"/>
        </w:rPr>
        <w:t xml:space="preserve"> (Alerts, Banners, Transparency Component, Tours, Overlays) and routing priority via CEP eligibility/suppression.</w:t>
      </w:r>
    </w:p>
    <w:p w:rsidRPr="007706DE" w:rsidR="00957439" w:rsidP="004D0259" w:rsidRDefault="00957439" w14:paraId="53C9CF8D" w14:textId="77777777">
      <w:pPr>
        <w:numPr>
          <w:ilvl w:val="0"/>
          <w:numId w:val="134"/>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Clear decision boundaries preserved</w:t>
      </w:r>
    </w:p>
    <w:p w:rsidRPr="007706DE" w:rsidR="00957439" w:rsidP="004D0259" w:rsidRDefault="00957439" w14:paraId="002C2FB7" w14:textId="75C2D1B6">
      <w:pPr>
        <w:numPr>
          <w:ilvl w:val="1"/>
          <w:numId w:val="134"/>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Product communications:</w:t>
      </w:r>
      <w:r w:rsidRPr="007706DE">
        <w:rPr>
          <w:rFonts w:ascii="Calibri" w:hAnsi="Calibri" w:cs="Calibri"/>
          <w:sz w:val="22"/>
          <w:szCs w:val="22"/>
        </w:rPr>
        <w:t xml:space="preserve"> surfaces, templates, policy</w:t>
      </w:r>
      <w:r w:rsidRPr="007706DE">
        <w:rPr>
          <w:rFonts w:ascii="Calibri" w:hAnsi="Calibri" w:cs="Calibri"/>
          <w:sz w:val="22"/>
          <w:szCs w:val="22"/>
        </w:rPr>
        <w:noBreakHyphen/>
      </w:r>
      <w:r w:rsidRPr="007706DE">
        <w:rPr>
          <w:rFonts w:ascii="Calibri" w:hAnsi="Calibri" w:cs="Calibri"/>
          <w:sz w:val="22"/>
          <w:szCs w:val="22"/>
        </w:rPr>
        <w:t>as</w:t>
      </w:r>
      <w:r w:rsidRPr="007706DE">
        <w:rPr>
          <w:rFonts w:ascii="Calibri" w:hAnsi="Calibri" w:cs="Calibri"/>
          <w:sz w:val="22"/>
          <w:szCs w:val="22"/>
        </w:rPr>
        <w:noBreakHyphen/>
      </w:r>
      <w:r w:rsidRPr="007706DE">
        <w:rPr>
          <w:rFonts w:ascii="Calibri" w:hAnsi="Calibri" w:cs="Calibri"/>
          <w:sz w:val="22"/>
          <w:szCs w:val="22"/>
        </w:rPr>
        <w:t>code, certification, CEP roles/permissions policy; works with Design and Analysts to certify quality and outcomes.</w:t>
      </w:r>
    </w:p>
    <w:p w:rsidRPr="007706DE" w:rsidR="00957439" w:rsidP="004D0259" w:rsidRDefault="00957439" w14:paraId="3A2F2AA4" w14:textId="77777777">
      <w:pPr>
        <w:numPr>
          <w:ilvl w:val="1"/>
          <w:numId w:val="134"/>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Platform Engineering:</w:t>
      </w:r>
      <w:r w:rsidRPr="007706DE">
        <w:rPr>
          <w:rFonts w:ascii="Calibri" w:hAnsi="Calibri" w:cs="Calibri"/>
          <w:sz w:val="22"/>
          <w:szCs w:val="22"/>
        </w:rPr>
        <w:t xml:space="preserve"> SDK/runtime, CEP/CDP infra, data SLAs, deliverability, observability, infra incidents.</w:t>
      </w:r>
    </w:p>
    <w:p w:rsidRPr="007706DE" w:rsidR="00957439" w:rsidP="004D0259" w:rsidRDefault="00957439" w14:paraId="3E83A108" w14:textId="77777777">
      <w:pPr>
        <w:numPr>
          <w:ilvl w:val="1"/>
          <w:numId w:val="134"/>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LCM/Marketing:</w:t>
      </w:r>
      <w:r w:rsidRPr="007706DE">
        <w:rPr>
          <w:rFonts w:ascii="Calibri" w:hAnsi="Calibri" w:cs="Calibri"/>
          <w:sz w:val="22"/>
          <w:szCs w:val="22"/>
        </w:rPr>
        <w:t xml:space="preserve"> campaign assembly, launches, experiments, localization ops—within approved assets and guardrails.</w:t>
      </w:r>
    </w:p>
    <w:p w:rsidRPr="007706DE" w:rsidR="00957439" w:rsidP="00957439" w:rsidRDefault="00957439" w14:paraId="5A08ED73" w14:textId="77777777">
      <w:p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Step</w:t>
      </w:r>
      <w:r w:rsidRPr="007706DE">
        <w:rPr>
          <w:rFonts w:ascii="Calibri" w:hAnsi="Calibri" w:cs="Calibri"/>
          <w:b/>
          <w:bCs/>
          <w:sz w:val="22"/>
          <w:szCs w:val="22"/>
        </w:rPr>
        <w:noBreakHyphen/>
      </w:r>
      <w:r w:rsidRPr="007706DE">
        <w:rPr>
          <w:rFonts w:ascii="Calibri" w:hAnsi="Calibri" w:cs="Calibri"/>
          <w:b/>
          <w:bCs/>
          <w:sz w:val="22"/>
          <w:szCs w:val="22"/>
        </w:rPr>
        <w:t>2 success indicators:</w:t>
      </w:r>
      <w:r w:rsidRPr="007706DE">
        <w:rPr>
          <w:rFonts w:ascii="Calibri" w:hAnsi="Calibri" w:cs="Calibri"/>
          <w:sz w:val="22"/>
          <w:szCs w:val="22"/>
        </w:rPr>
        <w:t xml:space="preserve"> shorter time</w:t>
      </w:r>
      <w:r w:rsidRPr="007706DE">
        <w:rPr>
          <w:rFonts w:ascii="Calibri" w:hAnsi="Calibri" w:cs="Calibri"/>
          <w:sz w:val="22"/>
          <w:szCs w:val="22"/>
        </w:rPr>
        <w:noBreakHyphen/>
      </w:r>
      <w:r w:rsidRPr="007706DE">
        <w:rPr>
          <w:rFonts w:ascii="Calibri" w:hAnsi="Calibri" w:cs="Calibri"/>
          <w:sz w:val="22"/>
          <w:szCs w:val="22"/>
        </w:rPr>
        <w:t>to</w:t>
      </w:r>
      <w:r w:rsidRPr="007706DE">
        <w:rPr>
          <w:rFonts w:ascii="Calibri" w:hAnsi="Calibri" w:cs="Calibri"/>
          <w:sz w:val="22"/>
          <w:szCs w:val="22"/>
        </w:rPr>
        <w:noBreakHyphen/>
      </w:r>
      <w:r w:rsidRPr="007706DE">
        <w:rPr>
          <w:rFonts w:ascii="Calibri" w:hAnsi="Calibri" w:cs="Calibri"/>
          <w:sz w:val="22"/>
          <w:szCs w:val="22"/>
        </w:rPr>
        <w:t>publish; lower collision/noise; higher template reuse; higher policy pass</w:t>
      </w:r>
      <w:r w:rsidRPr="007706DE">
        <w:rPr>
          <w:rFonts w:ascii="Calibri" w:hAnsi="Calibri" w:cs="Calibri"/>
          <w:sz w:val="22"/>
          <w:szCs w:val="22"/>
        </w:rPr>
        <w:noBreakHyphen/>
      </w:r>
      <w:r w:rsidRPr="007706DE">
        <w:rPr>
          <w:rFonts w:ascii="Calibri" w:hAnsi="Calibri" w:cs="Calibri"/>
          <w:sz w:val="22"/>
          <w:szCs w:val="22"/>
        </w:rPr>
        <w:t>rate (build/send); high preference</w:t>
      </w:r>
      <w:r w:rsidRPr="007706DE">
        <w:rPr>
          <w:rFonts w:ascii="Calibri" w:hAnsi="Calibri" w:cs="Calibri"/>
          <w:sz w:val="22"/>
          <w:szCs w:val="22"/>
        </w:rPr>
        <w:noBreakHyphen/>
      </w:r>
      <w:r w:rsidRPr="007706DE">
        <w:rPr>
          <w:rFonts w:ascii="Calibri" w:hAnsi="Calibri" w:cs="Calibri"/>
          <w:sz w:val="22"/>
          <w:szCs w:val="22"/>
        </w:rPr>
        <w:t>enforcement accuracy; faster MTTR on surface issues; improved accessibility scores.</w:t>
      </w:r>
    </w:p>
    <w:p w:rsidRPr="00BB4B78" w:rsidR="00957439" w:rsidP="00957439" w:rsidRDefault="00957439" w14:paraId="448F84C4" w14:textId="77777777">
      <w:pPr>
        <w:rPr>
          <w:rFonts w:ascii="Calibri" w:hAnsi="Calibri" w:cs="Calibri"/>
          <w:b/>
          <w:bCs/>
          <w:sz w:val="22"/>
          <w:szCs w:val="22"/>
        </w:rPr>
      </w:pPr>
      <w:r w:rsidRPr="00BB4B78">
        <w:rPr>
          <w:rFonts w:ascii="Calibri" w:hAnsi="Calibri" w:cs="Calibri"/>
          <w:b/>
          <w:bCs/>
          <w:sz w:val="22"/>
          <w:szCs w:val="22"/>
        </w:rPr>
        <w:t>d) Analysts &amp; Insights (Central, Required Capability)</w:t>
      </w:r>
    </w:p>
    <w:p w:rsidRPr="007706DE" w:rsidR="00957439" w:rsidP="00957439" w:rsidRDefault="00957439" w14:paraId="50E53223" w14:textId="77777777">
      <w:p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Mandate</w:t>
      </w:r>
      <w:r w:rsidRPr="007706DE">
        <w:rPr>
          <w:rFonts w:ascii="Calibri" w:hAnsi="Calibri" w:cs="Calibri"/>
          <w:sz w:val="22"/>
          <w:szCs w:val="22"/>
        </w:rPr>
        <w:br/>
      </w:r>
      <w:r w:rsidRPr="007706DE">
        <w:rPr>
          <w:rFonts w:ascii="Calibri" w:hAnsi="Calibri" w:cs="Calibri"/>
          <w:sz w:val="22"/>
          <w:szCs w:val="22"/>
        </w:rPr>
        <w:t xml:space="preserve">Operate as a core pillar—powering optimization of </w:t>
      </w:r>
      <w:r w:rsidRPr="007706DE">
        <w:rPr>
          <w:rFonts w:ascii="Calibri" w:hAnsi="Calibri" w:cs="Calibri"/>
          <w:b/>
          <w:bCs/>
          <w:sz w:val="22"/>
          <w:szCs w:val="22"/>
        </w:rPr>
        <w:t>internal procedures</w:t>
      </w:r>
      <w:r w:rsidRPr="007706DE">
        <w:rPr>
          <w:rFonts w:ascii="Calibri" w:hAnsi="Calibri" w:cs="Calibri"/>
          <w:sz w:val="22"/>
          <w:szCs w:val="22"/>
        </w:rPr>
        <w:t xml:space="preserve">, </w:t>
      </w:r>
      <w:r w:rsidRPr="007706DE">
        <w:rPr>
          <w:rFonts w:ascii="Calibri" w:hAnsi="Calibri" w:cs="Calibri"/>
          <w:b/>
          <w:bCs/>
          <w:sz w:val="22"/>
          <w:szCs w:val="22"/>
        </w:rPr>
        <w:t>communication effectiveness</w:t>
      </w:r>
      <w:r w:rsidRPr="007706DE">
        <w:rPr>
          <w:rFonts w:ascii="Calibri" w:hAnsi="Calibri" w:cs="Calibri"/>
          <w:sz w:val="22"/>
          <w:szCs w:val="22"/>
        </w:rPr>
        <w:t xml:space="preserve">, and </w:t>
      </w:r>
      <w:r w:rsidRPr="007706DE">
        <w:rPr>
          <w:rFonts w:ascii="Calibri" w:hAnsi="Calibri" w:cs="Calibri"/>
          <w:b/>
          <w:bCs/>
          <w:sz w:val="22"/>
          <w:szCs w:val="22"/>
        </w:rPr>
        <w:t>ROI governance</w:t>
      </w:r>
      <w:r w:rsidRPr="007706DE">
        <w:rPr>
          <w:rFonts w:ascii="Calibri" w:hAnsi="Calibri" w:cs="Calibri"/>
          <w:sz w:val="22"/>
          <w:szCs w:val="22"/>
        </w:rPr>
        <w:t xml:space="preserve">. Close the loop from </w:t>
      </w:r>
      <w:r w:rsidRPr="007706DE">
        <w:rPr>
          <w:rFonts w:ascii="Calibri" w:hAnsi="Calibri" w:cs="Calibri"/>
          <w:b/>
          <w:bCs/>
          <w:sz w:val="22"/>
          <w:szCs w:val="22"/>
        </w:rPr>
        <w:t>intake → build → send → outcome → ROI → optimize/retire</w:t>
      </w:r>
      <w:r w:rsidRPr="007706DE">
        <w:rPr>
          <w:rFonts w:ascii="Calibri" w:hAnsi="Calibri" w:cs="Calibri"/>
          <w:sz w:val="22"/>
          <w:szCs w:val="22"/>
        </w:rPr>
        <w:t>.</w:t>
      </w:r>
    </w:p>
    <w:p w:rsidRPr="007706DE" w:rsidR="00957439" w:rsidP="00957439" w:rsidRDefault="00957439" w14:paraId="03C147E1" w14:textId="77777777">
      <w:p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Scope</w:t>
      </w:r>
    </w:p>
    <w:p w:rsidRPr="007706DE" w:rsidR="00957439" w:rsidP="004D0259" w:rsidRDefault="00957439" w14:paraId="28EF2A14" w14:textId="4DF42E99">
      <w:pPr>
        <w:numPr>
          <w:ilvl w:val="0"/>
          <w:numId w:val="135"/>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Operational optimization:</w:t>
      </w:r>
      <w:r w:rsidRPr="007706DE">
        <w:rPr>
          <w:rFonts w:ascii="Calibri" w:hAnsi="Calibri" w:cs="Calibri"/>
          <w:sz w:val="22"/>
          <w:szCs w:val="22"/>
        </w:rPr>
        <w:t xml:space="preserve"> monitor request</w:t>
      </w:r>
      <w:r w:rsidRPr="007706DE">
        <w:rPr>
          <w:rFonts w:ascii="Calibri" w:hAnsi="Calibri" w:cs="Calibri"/>
          <w:sz w:val="22"/>
          <w:szCs w:val="22"/>
        </w:rPr>
        <w:noBreakHyphen/>
      </w:r>
      <w:r w:rsidRPr="007706DE">
        <w:rPr>
          <w:rFonts w:ascii="Calibri" w:hAnsi="Calibri" w:cs="Calibri"/>
          <w:sz w:val="22"/>
          <w:szCs w:val="22"/>
        </w:rPr>
        <w:t>to</w:t>
      </w:r>
      <w:r w:rsidRPr="007706DE">
        <w:rPr>
          <w:rFonts w:ascii="Calibri" w:hAnsi="Calibri" w:cs="Calibri"/>
          <w:sz w:val="22"/>
          <w:szCs w:val="22"/>
        </w:rPr>
        <w:noBreakHyphen/>
      </w:r>
      <w:r w:rsidRPr="007706DE">
        <w:rPr>
          <w:rFonts w:ascii="Calibri" w:hAnsi="Calibri" w:cs="Calibri"/>
          <w:sz w:val="22"/>
          <w:szCs w:val="22"/>
        </w:rPr>
        <w:t>resolution, first</w:t>
      </w:r>
      <w:r w:rsidRPr="007706DE">
        <w:rPr>
          <w:rFonts w:ascii="Calibri" w:hAnsi="Calibri" w:cs="Calibri"/>
          <w:sz w:val="22"/>
          <w:szCs w:val="22"/>
        </w:rPr>
        <w:noBreakHyphen/>
      </w:r>
      <w:r w:rsidRPr="007706DE">
        <w:rPr>
          <w:rFonts w:ascii="Calibri" w:hAnsi="Calibri" w:cs="Calibri"/>
          <w:sz w:val="22"/>
          <w:szCs w:val="22"/>
        </w:rPr>
        <w:t>contact resolution, handoffs per ticket, incident MTTR; recommend SLA and runbook changes.</w:t>
      </w:r>
    </w:p>
    <w:p w:rsidRPr="007706DE" w:rsidR="00957439" w:rsidP="004D0259" w:rsidRDefault="00957439" w14:paraId="7A2E029A" w14:textId="77777777">
      <w:pPr>
        <w:numPr>
          <w:ilvl w:val="0"/>
          <w:numId w:val="135"/>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Communication success &amp; optimization:</w:t>
      </w:r>
      <w:r w:rsidRPr="007706DE">
        <w:rPr>
          <w:rFonts w:ascii="Calibri" w:hAnsi="Calibri" w:cs="Calibri"/>
          <w:sz w:val="22"/>
          <w:szCs w:val="22"/>
        </w:rPr>
        <w:t xml:space="preserve"> maintain KPI catalog per journey/surface; run A/B/holdouts; compute marginal lift; trigger keep/optimize/retire.</w:t>
      </w:r>
    </w:p>
    <w:p w:rsidRPr="007706DE" w:rsidR="00957439" w:rsidP="004D0259" w:rsidRDefault="00957439" w14:paraId="5226B6C5" w14:textId="2BAC8A9C">
      <w:pPr>
        <w:numPr>
          <w:ilvl w:val="0"/>
          <w:numId w:val="135"/>
        </w:num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ROI definition &amp; tracking:</w:t>
      </w:r>
      <w:r w:rsidRPr="007706DE">
        <w:rPr>
          <w:rFonts w:ascii="Calibri" w:hAnsi="Calibri" w:cs="Calibri"/>
          <w:sz w:val="22"/>
          <w:szCs w:val="22"/>
        </w:rPr>
        <w:t xml:space="preserve"> define CPA</w:t>
      </w:r>
      <w:r w:rsidRPr="007706DE">
        <w:rPr>
          <w:rFonts w:ascii="Calibri" w:hAnsi="Calibri" w:cs="Calibri"/>
          <w:sz w:val="22"/>
          <w:szCs w:val="22"/>
        </w:rPr>
        <w:noBreakHyphen/>
      </w:r>
      <w:r w:rsidRPr="007706DE">
        <w:rPr>
          <w:rFonts w:ascii="Calibri" w:hAnsi="Calibri" w:cs="Calibri"/>
          <w:sz w:val="22"/>
          <w:szCs w:val="22"/>
        </w:rPr>
        <w:t>comm and ROI floors by category/channel/market; drive scale/stop decisions in quarterly reviews.</w:t>
      </w:r>
    </w:p>
    <w:p w:rsidRPr="007706DE" w:rsidR="00957439" w:rsidP="00957439" w:rsidRDefault="00957439" w14:paraId="323E81E7" w14:textId="77777777">
      <w:p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Operating model</w:t>
      </w:r>
      <w:r w:rsidRPr="007706DE">
        <w:rPr>
          <w:rFonts w:ascii="Calibri" w:hAnsi="Calibri" w:cs="Calibri"/>
          <w:sz w:val="22"/>
          <w:szCs w:val="22"/>
        </w:rPr>
        <w:br/>
      </w:r>
      <w:r w:rsidRPr="007706DE">
        <w:rPr>
          <w:rFonts w:ascii="Calibri" w:hAnsi="Calibri" w:cs="Calibri"/>
          <w:sz w:val="22"/>
          <w:szCs w:val="22"/>
        </w:rPr>
        <w:t>Central analytics function with embedded analysts aligned to Product communications and LCM pods; tight interfaces with Platform (event quality/latency/deliverability), BO (ledger completeness), Legal/Compliance (regulated reporting), and Design (UX/accessibility quality signals).</w:t>
      </w:r>
    </w:p>
    <w:p w:rsidRPr="007706DE" w:rsidR="00957439" w:rsidP="00957439" w:rsidRDefault="00957439" w14:paraId="5C939CF8" w14:textId="154E5326">
      <w:p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Analyst KPIs</w:t>
      </w:r>
      <w:r w:rsidRPr="007706DE">
        <w:rPr>
          <w:rFonts w:ascii="Calibri" w:hAnsi="Calibri" w:cs="Calibri"/>
          <w:sz w:val="22"/>
          <w:szCs w:val="22"/>
        </w:rPr>
        <w:br/>
      </w:r>
      <w:r w:rsidRPr="007706DE">
        <w:rPr>
          <w:rFonts w:ascii="Calibri" w:hAnsi="Calibri" w:cs="Calibri"/>
          <w:sz w:val="22"/>
          <w:szCs w:val="22"/>
        </w:rPr>
        <w:t xml:space="preserve">KPI coverage = </w:t>
      </w:r>
      <w:r w:rsidRPr="007706DE">
        <w:rPr>
          <w:rFonts w:ascii="Calibri" w:hAnsi="Calibri" w:cs="Calibri"/>
          <w:b/>
          <w:bCs/>
          <w:sz w:val="22"/>
          <w:szCs w:val="22"/>
        </w:rPr>
        <w:t>100%</w:t>
      </w:r>
      <w:r w:rsidRPr="007706DE">
        <w:rPr>
          <w:rFonts w:ascii="Calibri" w:hAnsi="Calibri" w:cs="Calibri"/>
          <w:sz w:val="22"/>
          <w:szCs w:val="22"/>
        </w:rPr>
        <w:t xml:space="preserve"> of live communications with dashboard visibility; </w:t>
      </w:r>
      <w:r w:rsidRPr="007706DE">
        <w:rPr>
          <w:rFonts w:ascii="Calibri" w:hAnsi="Calibri" w:cs="Calibri"/>
          <w:b/>
          <w:bCs/>
          <w:sz w:val="22"/>
          <w:szCs w:val="22"/>
        </w:rPr>
        <w:t>≥90%</w:t>
      </w:r>
      <w:r w:rsidRPr="007706DE">
        <w:rPr>
          <w:rFonts w:ascii="Calibri" w:hAnsi="Calibri" w:cs="Calibri"/>
          <w:sz w:val="22"/>
          <w:szCs w:val="22"/>
        </w:rPr>
        <w:t xml:space="preserve"> of underperformers optimized or retired within </w:t>
      </w:r>
      <w:r w:rsidRPr="007706DE">
        <w:rPr>
          <w:rFonts w:ascii="Calibri" w:hAnsi="Calibri" w:cs="Calibri"/>
          <w:b/>
          <w:bCs/>
          <w:sz w:val="22"/>
          <w:szCs w:val="22"/>
        </w:rPr>
        <w:t>90 days</w:t>
      </w:r>
      <w:r w:rsidRPr="007706DE">
        <w:rPr>
          <w:rFonts w:ascii="Calibri" w:hAnsi="Calibri" w:cs="Calibri"/>
          <w:sz w:val="22"/>
          <w:szCs w:val="22"/>
        </w:rPr>
        <w:t>; forecast accuracy within agreed variance; quarter</w:t>
      </w:r>
      <w:r w:rsidRPr="007706DE">
        <w:rPr>
          <w:rFonts w:ascii="Calibri" w:hAnsi="Calibri" w:cs="Calibri"/>
          <w:sz w:val="22"/>
          <w:szCs w:val="22"/>
        </w:rPr>
        <w:noBreakHyphen/>
      </w:r>
      <w:r w:rsidRPr="007706DE">
        <w:rPr>
          <w:rFonts w:ascii="Calibri" w:hAnsi="Calibri" w:cs="Calibri"/>
          <w:sz w:val="22"/>
          <w:szCs w:val="22"/>
        </w:rPr>
        <w:t>over</w:t>
      </w:r>
      <w:r w:rsidRPr="007706DE">
        <w:rPr>
          <w:rFonts w:ascii="Calibri" w:hAnsi="Calibri" w:cs="Calibri"/>
          <w:sz w:val="22"/>
          <w:szCs w:val="22"/>
        </w:rPr>
        <w:noBreakHyphen/>
      </w:r>
      <w:r w:rsidRPr="007706DE">
        <w:rPr>
          <w:rFonts w:ascii="Calibri" w:hAnsi="Calibri" w:cs="Calibri"/>
          <w:sz w:val="22"/>
          <w:szCs w:val="22"/>
        </w:rPr>
        <w:t xml:space="preserve">quarter reductions in </w:t>
      </w:r>
      <w:r w:rsidRPr="007706DE">
        <w:rPr>
          <w:rFonts w:ascii="Calibri" w:hAnsi="Calibri" w:cs="Calibri"/>
          <w:b/>
          <w:bCs/>
          <w:sz w:val="22"/>
          <w:szCs w:val="22"/>
        </w:rPr>
        <w:t>handoffs per ticket</w:t>
      </w:r>
      <w:r w:rsidRPr="007706DE">
        <w:rPr>
          <w:rFonts w:ascii="Calibri" w:hAnsi="Calibri" w:cs="Calibri"/>
          <w:sz w:val="22"/>
          <w:szCs w:val="22"/>
        </w:rPr>
        <w:t xml:space="preserve"> and </w:t>
      </w:r>
      <w:r w:rsidRPr="007706DE">
        <w:rPr>
          <w:rFonts w:ascii="Calibri" w:hAnsi="Calibri" w:cs="Calibri"/>
          <w:b/>
          <w:bCs/>
          <w:sz w:val="22"/>
          <w:szCs w:val="22"/>
        </w:rPr>
        <w:t>incident MTTR</w:t>
      </w:r>
      <w:r w:rsidRPr="007706DE">
        <w:rPr>
          <w:rFonts w:ascii="Calibri" w:hAnsi="Calibri" w:cs="Calibri"/>
          <w:sz w:val="22"/>
          <w:szCs w:val="22"/>
        </w:rPr>
        <w:t>.</w:t>
      </w:r>
    </w:p>
    <w:p w:rsidRPr="00BB4B78" w:rsidR="00957439" w:rsidP="00957439" w:rsidRDefault="00957439" w14:paraId="25F9BACD" w14:textId="77777777">
      <w:pPr>
        <w:rPr>
          <w:rFonts w:ascii="Calibri" w:hAnsi="Calibri" w:cs="Calibri"/>
          <w:b/>
          <w:bCs/>
          <w:sz w:val="22"/>
          <w:szCs w:val="22"/>
        </w:rPr>
      </w:pPr>
      <w:r w:rsidRPr="00BB4B78">
        <w:rPr>
          <w:rFonts w:ascii="Calibri" w:hAnsi="Calibri" w:cs="Calibri"/>
          <w:b/>
          <w:bCs/>
          <w:sz w:val="22"/>
          <w:szCs w:val="22"/>
        </w:rPr>
        <w:t>e) Design (Central, Required Capability)</w:t>
      </w:r>
    </w:p>
    <w:p w:rsidRPr="007706DE" w:rsidR="00957439" w:rsidP="00957439" w:rsidRDefault="00957439" w14:paraId="788002BE" w14:textId="77777777">
      <w:pPr>
        <w:spacing w:before="100" w:beforeAutospacing="1" w:after="100" w:afterAutospacing="1" w:line="300" w:lineRule="atLeast"/>
        <w:rPr>
          <w:rFonts w:ascii="Calibri" w:hAnsi="Calibri" w:cs="Calibri"/>
          <w:sz w:val="22"/>
          <w:szCs w:val="22"/>
        </w:rPr>
      </w:pPr>
      <w:r w:rsidRPr="007706DE">
        <w:rPr>
          <w:rFonts w:ascii="Calibri" w:hAnsi="Calibri" w:cs="Calibri"/>
          <w:b/>
          <w:bCs/>
          <w:sz w:val="22"/>
          <w:szCs w:val="22"/>
        </w:rPr>
        <w:t>Mandate</w:t>
      </w:r>
      <w:r w:rsidRPr="007706DE">
        <w:rPr>
          <w:rFonts w:ascii="Calibri" w:hAnsi="Calibri" w:cs="Calibri"/>
          <w:sz w:val="22"/>
          <w:szCs w:val="22"/>
        </w:rPr>
        <w:br/>
      </w:r>
      <w:r w:rsidRPr="007706DE">
        <w:rPr>
          <w:rFonts w:ascii="Calibri" w:hAnsi="Calibri" w:cs="Calibri"/>
          <w:sz w:val="22"/>
          <w:szCs w:val="22"/>
        </w:rPr>
        <w:t xml:space="preserve">Ensure communication surfaces are </w:t>
      </w:r>
      <w:r w:rsidRPr="007706DE">
        <w:rPr>
          <w:rFonts w:ascii="Calibri" w:hAnsi="Calibri" w:cs="Calibri"/>
          <w:b/>
          <w:bCs/>
          <w:sz w:val="22"/>
          <w:szCs w:val="22"/>
        </w:rPr>
        <w:t>usable, accessible, and consistent</w:t>
      </w:r>
      <w:r w:rsidRPr="007706DE">
        <w:rPr>
          <w:rFonts w:ascii="Calibri" w:hAnsi="Calibri" w:cs="Calibri"/>
          <w:sz w:val="22"/>
          <w:szCs w:val="22"/>
        </w:rPr>
        <w:t xml:space="preserve"> with the design system, and that content/localization fit the surface constraints.</w:t>
      </w:r>
    </w:p>
    <w:p w:rsidRPr="007706DE" w:rsidR="00957439" w:rsidP="00957439" w:rsidRDefault="00957439" w14:paraId="61F61CAC" w14:textId="77777777">
      <w:pPr>
        <w:spacing w:before="100" w:beforeAutospacing="1" w:after="100" w:afterAutospacing="1" w:line="300" w:lineRule="atLeast"/>
        <w:rPr>
          <w:rFonts w:ascii="Calibri" w:hAnsi="Calibri" w:cs="Calibri"/>
          <w:sz w:val="20"/>
          <w:szCs w:val="20"/>
        </w:rPr>
      </w:pPr>
      <w:r w:rsidRPr="007706DE">
        <w:rPr>
          <w:rFonts w:ascii="Calibri" w:hAnsi="Calibri" w:cs="Calibri"/>
          <w:b/>
          <w:bCs/>
          <w:sz w:val="22"/>
          <w:szCs w:val="22"/>
        </w:rPr>
        <w:t>Scope</w:t>
      </w:r>
      <w:r w:rsidRPr="007706DE">
        <w:rPr>
          <w:rFonts w:ascii="Calibri" w:hAnsi="Calibri" w:cs="Calibri"/>
          <w:sz w:val="22"/>
          <w:szCs w:val="22"/>
        </w:rPr>
        <w:br/>
      </w:r>
      <w:r w:rsidRPr="007706DE">
        <w:rPr>
          <w:rFonts w:ascii="Calibri" w:hAnsi="Calibri" w:cs="Calibri"/>
          <w:sz w:val="22"/>
          <w:szCs w:val="22"/>
        </w:rPr>
        <w:t xml:space="preserve">Govern </w:t>
      </w:r>
      <w:r w:rsidRPr="007706DE">
        <w:rPr>
          <w:rFonts w:ascii="Calibri" w:hAnsi="Calibri" w:cs="Calibri"/>
          <w:b/>
          <w:bCs/>
          <w:sz w:val="22"/>
          <w:szCs w:val="22"/>
        </w:rPr>
        <w:t>design system components</w:t>
      </w:r>
      <w:r w:rsidRPr="007706DE">
        <w:rPr>
          <w:rFonts w:ascii="Calibri" w:hAnsi="Calibri" w:cs="Calibri"/>
          <w:sz w:val="22"/>
          <w:szCs w:val="22"/>
        </w:rPr>
        <w:t xml:space="preserve"> for Alerts, Banners, Transparency Component, Tours, Overlays, and in</w:t>
      </w:r>
      <w:r w:rsidRPr="007706DE">
        <w:rPr>
          <w:rFonts w:ascii="Calibri" w:hAnsi="Calibri" w:cs="Calibri"/>
          <w:sz w:val="22"/>
          <w:szCs w:val="22"/>
        </w:rPr>
        <w:noBreakHyphen/>
      </w:r>
      <w:r w:rsidRPr="007706DE">
        <w:rPr>
          <w:rFonts w:ascii="Calibri" w:hAnsi="Calibri" w:cs="Calibri"/>
          <w:sz w:val="20"/>
          <w:szCs w:val="20"/>
        </w:rPr>
        <w:t xml:space="preserve">product notifications; define </w:t>
      </w:r>
      <w:r w:rsidRPr="007706DE">
        <w:rPr>
          <w:rFonts w:ascii="Calibri" w:hAnsi="Calibri" w:cs="Calibri"/>
          <w:b/>
          <w:bCs/>
          <w:sz w:val="20"/>
          <w:szCs w:val="20"/>
        </w:rPr>
        <w:t>placement UX</w:t>
      </w:r>
      <w:r w:rsidRPr="007706DE">
        <w:rPr>
          <w:rFonts w:ascii="Calibri" w:hAnsi="Calibri" w:cs="Calibri"/>
          <w:sz w:val="20"/>
          <w:szCs w:val="20"/>
        </w:rPr>
        <w:t xml:space="preserve"> and </w:t>
      </w:r>
      <w:r w:rsidRPr="007706DE">
        <w:rPr>
          <w:rFonts w:ascii="Calibri" w:hAnsi="Calibri" w:cs="Calibri"/>
          <w:b/>
          <w:bCs/>
          <w:sz w:val="20"/>
          <w:szCs w:val="20"/>
        </w:rPr>
        <w:t>interaction patterns</w:t>
      </w:r>
      <w:r w:rsidRPr="007706DE">
        <w:rPr>
          <w:rFonts w:ascii="Calibri" w:hAnsi="Calibri" w:cs="Calibri"/>
          <w:sz w:val="20"/>
          <w:szCs w:val="20"/>
        </w:rPr>
        <w:t xml:space="preserve">; set </w:t>
      </w:r>
      <w:r w:rsidRPr="007706DE">
        <w:rPr>
          <w:rFonts w:ascii="Calibri" w:hAnsi="Calibri" w:cs="Calibri"/>
          <w:b/>
          <w:bCs/>
          <w:sz w:val="20"/>
          <w:szCs w:val="20"/>
        </w:rPr>
        <w:t>accessibility standards</w:t>
      </w:r>
      <w:r w:rsidRPr="007706DE">
        <w:rPr>
          <w:rFonts w:ascii="Calibri" w:hAnsi="Calibri" w:cs="Calibri"/>
          <w:sz w:val="20"/>
          <w:szCs w:val="20"/>
        </w:rPr>
        <w:t xml:space="preserve"> (contrast, focus, keyboard, screen readers); validate </w:t>
      </w:r>
      <w:r w:rsidRPr="007706DE">
        <w:rPr>
          <w:rFonts w:ascii="Calibri" w:hAnsi="Calibri" w:cs="Calibri"/>
          <w:b/>
          <w:bCs/>
          <w:sz w:val="20"/>
          <w:szCs w:val="20"/>
        </w:rPr>
        <w:t>localization fit</w:t>
      </w:r>
      <w:r w:rsidRPr="007706DE">
        <w:rPr>
          <w:rFonts w:ascii="Calibri" w:hAnsi="Calibri" w:cs="Calibri"/>
          <w:sz w:val="20"/>
          <w:szCs w:val="20"/>
        </w:rPr>
        <w:t xml:space="preserve"> and truncation rules; certify surface patterns with Product communications before launch and after material changes.</w:t>
      </w:r>
    </w:p>
    <w:p w:rsidRPr="007706DE" w:rsidR="00957439" w:rsidP="00957439" w:rsidRDefault="00957439" w14:paraId="17EE4BF7" w14:textId="78D88F6D">
      <w:pPr>
        <w:pStyle w:val="Heading3"/>
        <w:spacing w:line="300" w:lineRule="atLeast"/>
        <w:rPr>
          <w:rFonts w:ascii="Calibri" w:hAnsi="Calibri" w:eastAsia="Times New Roman" w:cs="Calibri"/>
          <w:b/>
          <w:bCs/>
          <w:color w:val="auto"/>
          <w:sz w:val="20"/>
          <w:szCs w:val="20"/>
        </w:rPr>
      </w:pPr>
      <w:r w:rsidRPr="007706DE">
        <w:rPr>
          <w:rFonts w:ascii="Calibri" w:hAnsi="Calibri" w:eastAsia="Times New Roman" w:cs="Calibri"/>
          <w:b/>
          <w:bCs/>
          <w:sz w:val="20"/>
          <w:szCs w:val="20"/>
        </w:rPr>
        <w:t xml:space="preserve">f) </w:t>
      </w:r>
      <w:r w:rsidRPr="007706DE">
        <w:rPr>
          <w:rFonts w:ascii="Calibri" w:hAnsi="Calibri" w:eastAsia="Times New Roman" w:cs="Calibri"/>
          <w:b/>
          <w:bCs/>
          <w:color w:val="auto"/>
          <w:sz w:val="20"/>
          <w:szCs w:val="20"/>
        </w:rPr>
        <w:t>Friction today → Resolution tomorrow (use</w:t>
      </w:r>
      <w:r w:rsidRPr="007706DE">
        <w:rPr>
          <w:rFonts w:ascii="Calibri" w:hAnsi="Calibri" w:eastAsia="Times New Roman" w:cs="Calibri"/>
          <w:b/>
          <w:bCs/>
          <w:color w:val="auto"/>
          <w:sz w:val="20"/>
          <w:szCs w:val="20"/>
        </w:rPr>
        <w:noBreakHyphen/>
      </w:r>
      <w:r w:rsidRPr="007706DE">
        <w:rPr>
          <w:rFonts w:ascii="Calibri" w:hAnsi="Calibri" w:eastAsia="Times New Roman" w:cs="Calibri"/>
          <w:b/>
          <w:bCs/>
          <w:color w:val="auto"/>
          <w:sz w:val="20"/>
          <w:szCs w:val="20"/>
        </w:rPr>
        <w:t>case runbooks)</w:t>
      </w:r>
    </w:p>
    <w:p w:rsidRPr="007706DE" w:rsidR="00957439" w:rsidP="004D0259" w:rsidRDefault="00957439" w14:paraId="4B5FAC3D" w14:textId="77777777">
      <w:pPr>
        <w:numPr>
          <w:ilvl w:val="0"/>
          <w:numId w:val="137"/>
        </w:numPr>
        <w:spacing w:before="100" w:beforeAutospacing="1" w:after="100" w:afterAutospacing="1" w:line="300" w:lineRule="atLeast"/>
        <w:rPr>
          <w:rFonts w:ascii="Calibri" w:hAnsi="Calibri" w:cs="Calibri"/>
          <w:sz w:val="20"/>
          <w:szCs w:val="20"/>
        </w:rPr>
      </w:pPr>
      <w:r w:rsidRPr="007706DE">
        <w:rPr>
          <w:rFonts w:ascii="Calibri" w:hAnsi="Calibri" w:cs="Calibri"/>
          <w:b/>
          <w:bCs/>
          <w:sz w:val="20"/>
          <w:szCs w:val="20"/>
        </w:rPr>
        <w:t>Use</w:t>
      </w:r>
      <w:r w:rsidRPr="007706DE">
        <w:rPr>
          <w:rFonts w:ascii="Calibri" w:hAnsi="Calibri" w:cs="Calibri"/>
          <w:b/>
          <w:bCs/>
          <w:sz w:val="20"/>
          <w:szCs w:val="20"/>
        </w:rPr>
        <w:noBreakHyphen/>
      </w:r>
      <w:r w:rsidRPr="007706DE">
        <w:rPr>
          <w:rFonts w:ascii="Calibri" w:hAnsi="Calibri" w:cs="Calibri"/>
          <w:b/>
          <w:bCs/>
          <w:sz w:val="20"/>
          <w:szCs w:val="20"/>
        </w:rPr>
        <w:t>case 1: Jumbotron bug</w:t>
      </w:r>
      <w:r w:rsidRPr="007706DE">
        <w:rPr>
          <w:rFonts w:ascii="Calibri" w:hAnsi="Calibri" w:cs="Calibri"/>
          <w:sz w:val="20"/>
          <w:szCs w:val="20"/>
        </w:rPr>
        <w:br/>
      </w:r>
      <w:r w:rsidRPr="007706DE">
        <w:rPr>
          <w:rFonts w:ascii="Calibri" w:hAnsi="Calibri" w:cs="Calibri"/>
          <w:b/>
          <w:bCs/>
          <w:sz w:val="20"/>
          <w:szCs w:val="20"/>
        </w:rPr>
        <w:t>Today:</w:t>
      </w:r>
      <w:r w:rsidRPr="007706DE">
        <w:rPr>
          <w:rFonts w:ascii="Calibri" w:hAnsi="Calibri" w:cs="Calibri"/>
          <w:sz w:val="20"/>
          <w:szCs w:val="20"/>
        </w:rPr>
        <w:t xml:space="preserve"> three teams scramble (Platform for runtime/backend, LCM for the campaign, Product for surface/governance).</w:t>
      </w:r>
      <w:r w:rsidRPr="007706DE">
        <w:rPr>
          <w:rFonts w:ascii="Calibri" w:hAnsi="Calibri" w:cs="Calibri"/>
          <w:sz w:val="20"/>
          <w:szCs w:val="20"/>
        </w:rPr>
        <w:br/>
      </w:r>
      <w:r w:rsidRPr="007706DE">
        <w:rPr>
          <w:rFonts w:ascii="Calibri" w:hAnsi="Calibri" w:cs="Calibri"/>
          <w:b/>
          <w:bCs/>
          <w:sz w:val="20"/>
          <w:szCs w:val="20"/>
        </w:rPr>
        <w:t>Centralized model:</w:t>
      </w:r>
    </w:p>
    <w:p w:rsidRPr="007706DE" w:rsidR="00957439" w:rsidP="004D0259" w:rsidRDefault="00957439" w14:paraId="0D2D19BE" w14:textId="77777777">
      <w:pPr>
        <w:numPr>
          <w:ilvl w:val="1"/>
          <w:numId w:val="137"/>
        </w:numPr>
        <w:spacing w:before="100" w:beforeAutospacing="1" w:after="100" w:afterAutospacing="1" w:line="300" w:lineRule="atLeast"/>
        <w:rPr>
          <w:rFonts w:ascii="Calibri" w:hAnsi="Calibri" w:cs="Calibri"/>
          <w:sz w:val="20"/>
          <w:szCs w:val="20"/>
        </w:rPr>
      </w:pPr>
      <w:r w:rsidRPr="007706DE">
        <w:rPr>
          <w:rFonts w:ascii="Calibri" w:hAnsi="Calibri" w:cs="Calibri"/>
          <w:sz w:val="20"/>
          <w:szCs w:val="20"/>
        </w:rPr>
        <w:t>Submit “Incident: Jumbotron” (front door).</w:t>
      </w:r>
    </w:p>
    <w:p w:rsidRPr="007706DE" w:rsidR="00957439" w:rsidP="004D0259" w:rsidRDefault="00957439" w14:paraId="1641525C" w14:textId="77777777">
      <w:pPr>
        <w:numPr>
          <w:ilvl w:val="1"/>
          <w:numId w:val="137"/>
        </w:numPr>
        <w:spacing w:before="100" w:beforeAutospacing="1" w:after="100" w:afterAutospacing="1" w:line="300" w:lineRule="atLeast"/>
        <w:rPr>
          <w:rFonts w:ascii="Calibri" w:hAnsi="Calibri" w:cs="Calibri"/>
          <w:sz w:val="20"/>
          <w:szCs w:val="20"/>
        </w:rPr>
      </w:pPr>
      <w:r w:rsidRPr="007706DE">
        <w:rPr>
          <w:rFonts w:ascii="Calibri" w:hAnsi="Calibri" w:cs="Calibri"/>
          <w:b/>
          <w:bCs/>
          <w:sz w:val="20"/>
          <w:szCs w:val="20"/>
        </w:rPr>
        <w:t>Auto</w:t>
      </w:r>
      <w:r w:rsidRPr="007706DE">
        <w:rPr>
          <w:rFonts w:ascii="Calibri" w:hAnsi="Calibri" w:cs="Calibri"/>
          <w:b/>
          <w:bCs/>
          <w:sz w:val="20"/>
          <w:szCs w:val="20"/>
        </w:rPr>
        <w:noBreakHyphen/>
      </w:r>
      <w:r w:rsidRPr="007706DE">
        <w:rPr>
          <w:rFonts w:ascii="Calibri" w:hAnsi="Calibri" w:cs="Calibri"/>
          <w:b/>
          <w:bCs/>
          <w:sz w:val="20"/>
          <w:szCs w:val="20"/>
        </w:rPr>
        <w:t>route</w:t>
      </w:r>
      <w:r w:rsidRPr="007706DE">
        <w:rPr>
          <w:rFonts w:ascii="Calibri" w:hAnsi="Calibri" w:cs="Calibri"/>
          <w:sz w:val="20"/>
          <w:szCs w:val="20"/>
        </w:rPr>
        <w:t>: Platform (runtime restore), Product (surface/template fix), LCM (pause/adjust campaign).</w:t>
      </w:r>
    </w:p>
    <w:p w:rsidRPr="007706DE" w:rsidR="00957439" w:rsidP="004D0259" w:rsidRDefault="00957439" w14:paraId="63016012" w14:textId="77777777">
      <w:pPr>
        <w:numPr>
          <w:ilvl w:val="1"/>
          <w:numId w:val="137"/>
        </w:numPr>
        <w:spacing w:before="100" w:beforeAutospacing="1" w:after="100" w:afterAutospacing="1" w:line="300" w:lineRule="atLeast"/>
        <w:rPr>
          <w:rFonts w:ascii="Calibri" w:hAnsi="Calibri" w:cs="Calibri"/>
          <w:sz w:val="20"/>
          <w:szCs w:val="20"/>
        </w:rPr>
      </w:pPr>
      <w:r w:rsidRPr="007706DE">
        <w:rPr>
          <w:rFonts w:ascii="Calibri" w:hAnsi="Calibri" w:cs="Calibri"/>
          <w:b/>
          <w:bCs/>
          <w:sz w:val="20"/>
          <w:szCs w:val="20"/>
        </w:rPr>
        <w:t>Runbook</w:t>
      </w:r>
      <w:r w:rsidRPr="007706DE">
        <w:rPr>
          <w:rFonts w:ascii="Calibri" w:hAnsi="Calibri" w:cs="Calibri"/>
          <w:sz w:val="20"/>
          <w:szCs w:val="20"/>
        </w:rPr>
        <w:t xml:space="preserve"> defines pause criteria, rollback, and validation checks; </w:t>
      </w:r>
      <w:r w:rsidRPr="007706DE">
        <w:rPr>
          <w:rFonts w:ascii="Calibri" w:hAnsi="Calibri" w:cs="Calibri"/>
          <w:b/>
          <w:bCs/>
          <w:sz w:val="20"/>
          <w:szCs w:val="20"/>
        </w:rPr>
        <w:t>single incident owner</w:t>
      </w:r>
      <w:r w:rsidRPr="007706DE">
        <w:rPr>
          <w:rFonts w:ascii="Calibri" w:hAnsi="Calibri" w:cs="Calibri"/>
          <w:sz w:val="20"/>
          <w:szCs w:val="20"/>
        </w:rPr>
        <w:t xml:space="preserve"> communicates status to requestor.</w:t>
      </w:r>
    </w:p>
    <w:p w:rsidRPr="007706DE" w:rsidR="00957439" w:rsidP="004D0259" w:rsidRDefault="00957439" w14:paraId="6C1A2DC8" w14:textId="77777777">
      <w:pPr>
        <w:numPr>
          <w:ilvl w:val="1"/>
          <w:numId w:val="137"/>
        </w:numPr>
        <w:spacing w:before="100" w:beforeAutospacing="1" w:after="100" w:afterAutospacing="1" w:line="300" w:lineRule="atLeast"/>
        <w:rPr>
          <w:rFonts w:ascii="Calibri" w:hAnsi="Calibri" w:cs="Calibri"/>
          <w:sz w:val="20"/>
          <w:szCs w:val="20"/>
        </w:rPr>
      </w:pPr>
      <w:r w:rsidRPr="007706DE">
        <w:rPr>
          <w:rFonts w:ascii="Calibri" w:hAnsi="Calibri" w:cs="Calibri"/>
          <w:b/>
          <w:bCs/>
          <w:sz w:val="20"/>
          <w:szCs w:val="20"/>
        </w:rPr>
        <w:t>SLA:</w:t>
      </w:r>
      <w:r w:rsidRPr="007706DE">
        <w:rPr>
          <w:rFonts w:ascii="Calibri" w:hAnsi="Calibri" w:cs="Calibri"/>
          <w:sz w:val="20"/>
          <w:szCs w:val="20"/>
        </w:rPr>
        <w:t xml:space="preserve"> restore/pause within target; follow</w:t>
      </w:r>
      <w:r w:rsidRPr="007706DE">
        <w:rPr>
          <w:rFonts w:ascii="Calibri" w:hAnsi="Calibri" w:cs="Calibri"/>
          <w:sz w:val="20"/>
          <w:szCs w:val="20"/>
        </w:rPr>
        <w:noBreakHyphen/>
      </w:r>
      <w:r w:rsidRPr="007706DE">
        <w:rPr>
          <w:rFonts w:ascii="Calibri" w:hAnsi="Calibri" w:cs="Calibri"/>
          <w:sz w:val="20"/>
          <w:szCs w:val="20"/>
        </w:rPr>
        <w:t>up PR with root cause and preventive control.</w:t>
      </w:r>
    </w:p>
    <w:p w:rsidRPr="007706DE" w:rsidR="00957439" w:rsidP="004D0259" w:rsidRDefault="00957439" w14:paraId="435B49EB" w14:textId="77777777">
      <w:pPr>
        <w:numPr>
          <w:ilvl w:val="0"/>
          <w:numId w:val="137"/>
        </w:numPr>
        <w:spacing w:before="100" w:beforeAutospacing="1" w:after="100" w:afterAutospacing="1" w:line="300" w:lineRule="atLeast"/>
        <w:rPr>
          <w:rFonts w:ascii="Calibri" w:hAnsi="Calibri" w:cs="Calibri"/>
          <w:sz w:val="20"/>
          <w:szCs w:val="20"/>
        </w:rPr>
      </w:pPr>
      <w:r w:rsidRPr="007706DE">
        <w:rPr>
          <w:rFonts w:ascii="Calibri" w:hAnsi="Calibri" w:cs="Calibri"/>
          <w:b/>
          <w:bCs/>
          <w:sz w:val="20"/>
          <w:szCs w:val="20"/>
        </w:rPr>
        <w:t>Use</w:t>
      </w:r>
      <w:r w:rsidRPr="007706DE">
        <w:rPr>
          <w:rFonts w:ascii="Calibri" w:hAnsi="Calibri" w:cs="Calibri"/>
          <w:b/>
          <w:bCs/>
          <w:sz w:val="20"/>
          <w:szCs w:val="20"/>
        </w:rPr>
        <w:noBreakHyphen/>
      </w:r>
      <w:r w:rsidRPr="007706DE">
        <w:rPr>
          <w:rFonts w:ascii="Calibri" w:hAnsi="Calibri" w:cs="Calibri"/>
          <w:b/>
          <w:bCs/>
          <w:sz w:val="20"/>
          <w:szCs w:val="20"/>
        </w:rPr>
        <w:t>case 2: Preference not honored (user got promo after opt</w:t>
      </w:r>
      <w:r w:rsidRPr="007706DE">
        <w:rPr>
          <w:rFonts w:ascii="Calibri" w:hAnsi="Calibri" w:cs="Calibri"/>
          <w:b/>
          <w:bCs/>
          <w:sz w:val="20"/>
          <w:szCs w:val="20"/>
        </w:rPr>
        <w:noBreakHyphen/>
      </w:r>
      <w:r w:rsidRPr="007706DE">
        <w:rPr>
          <w:rFonts w:ascii="Calibri" w:hAnsi="Calibri" w:cs="Calibri"/>
          <w:b/>
          <w:bCs/>
          <w:sz w:val="20"/>
          <w:szCs w:val="20"/>
        </w:rPr>
        <w:t>down)</w:t>
      </w:r>
      <w:r w:rsidRPr="007706DE">
        <w:rPr>
          <w:rFonts w:ascii="Calibri" w:hAnsi="Calibri" w:cs="Calibri"/>
          <w:sz w:val="20"/>
          <w:szCs w:val="20"/>
        </w:rPr>
        <w:br/>
      </w:r>
      <w:r w:rsidRPr="007706DE">
        <w:rPr>
          <w:rFonts w:ascii="Calibri" w:hAnsi="Calibri" w:cs="Calibri"/>
          <w:b/>
          <w:bCs/>
          <w:sz w:val="20"/>
          <w:szCs w:val="20"/>
        </w:rPr>
        <w:t>Today:</w:t>
      </w:r>
      <w:r w:rsidRPr="007706DE">
        <w:rPr>
          <w:rFonts w:ascii="Calibri" w:hAnsi="Calibri" w:cs="Calibri"/>
          <w:sz w:val="20"/>
          <w:szCs w:val="20"/>
        </w:rPr>
        <w:t xml:space="preserve"> unclear whether issue is CEP evaluation, routing, or launch config.</w:t>
      </w:r>
      <w:r w:rsidRPr="007706DE">
        <w:rPr>
          <w:rFonts w:ascii="Calibri" w:hAnsi="Calibri" w:cs="Calibri"/>
          <w:sz w:val="20"/>
          <w:szCs w:val="20"/>
        </w:rPr>
        <w:br/>
      </w:r>
      <w:r w:rsidRPr="007706DE">
        <w:rPr>
          <w:rFonts w:ascii="Calibri" w:hAnsi="Calibri" w:cs="Calibri"/>
          <w:b/>
          <w:bCs/>
          <w:sz w:val="20"/>
          <w:szCs w:val="20"/>
        </w:rPr>
        <w:t>Centralized model:</w:t>
      </w:r>
    </w:p>
    <w:p w:rsidRPr="007706DE" w:rsidR="00957439" w:rsidP="004D0259" w:rsidRDefault="00957439" w14:paraId="50529239" w14:textId="77777777">
      <w:pPr>
        <w:numPr>
          <w:ilvl w:val="1"/>
          <w:numId w:val="137"/>
        </w:numPr>
        <w:spacing w:before="100" w:beforeAutospacing="1" w:after="100" w:afterAutospacing="1" w:line="300" w:lineRule="atLeast"/>
        <w:rPr>
          <w:rFonts w:ascii="Calibri" w:hAnsi="Calibri" w:cs="Calibri"/>
          <w:sz w:val="20"/>
          <w:szCs w:val="20"/>
        </w:rPr>
      </w:pPr>
      <w:r w:rsidRPr="007706DE">
        <w:rPr>
          <w:rFonts w:ascii="Calibri" w:hAnsi="Calibri" w:cs="Calibri"/>
          <w:sz w:val="20"/>
          <w:szCs w:val="20"/>
        </w:rPr>
        <w:t>Submit “Incident: Preference breach.”</w:t>
      </w:r>
    </w:p>
    <w:p w:rsidRPr="007706DE" w:rsidR="00957439" w:rsidP="004D0259" w:rsidRDefault="00957439" w14:paraId="0AC06675" w14:textId="27033266">
      <w:pPr>
        <w:numPr>
          <w:ilvl w:val="1"/>
          <w:numId w:val="137"/>
        </w:numPr>
        <w:spacing w:before="100" w:beforeAutospacing="1" w:after="100" w:afterAutospacing="1" w:line="300" w:lineRule="atLeast"/>
        <w:rPr>
          <w:rFonts w:ascii="Calibri" w:hAnsi="Calibri" w:cs="Calibri"/>
          <w:sz w:val="20"/>
          <w:szCs w:val="20"/>
        </w:rPr>
      </w:pPr>
      <w:r w:rsidRPr="007706DE">
        <w:rPr>
          <w:rFonts w:ascii="Calibri" w:hAnsi="Calibri" w:cs="Calibri"/>
          <w:b/>
          <w:bCs/>
          <w:sz w:val="20"/>
          <w:szCs w:val="20"/>
        </w:rPr>
        <w:t>Auto</w:t>
      </w:r>
      <w:r w:rsidRPr="007706DE">
        <w:rPr>
          <w:rFonts w:ascii="Calibri" w:hAnsi="Calibri" w:cs="Calibri"/>
          <w:b/>
          <w:bCs/>
          <w:sz w:val="20"/>
          <w:szCs w:val="20"/>
        </w:rPr>
        <w:noBreakHyphen/>
      </w:r>
      <w:r w:rsidRPr="007706DE">
        <w:rPr>
          <w:rFonts w:ascii="Calibri" w:hAnsi="Calibri" w:cs="Calibri"/>
          <w:b/>
          <w:bCs/>
          <w:sz w:val="20"/>
          <w:szCs w:val="20"/>
        </w:rPr>
        <w:t>route</w:t>
      </w:r>
      <w:r w:rsidRPr="007706DE">
        <w:rPr>
          <w:rFonts w:ascii="Calibri" w:hAnsi="Calibri" w:cs="Calibri"/>
          <w:sz w:val="20"/>
          <w:szCs w:val="20"/>
        </w:rPr>
        <w:t>: Platform validates CEP/send</w:t>
      </w:r>
      <w:r w:rsidRPr="007706DE">
        <w:rPr>
          <w:rFonts w:ascii="Calibri" w:hAnsi="Calibri" w:cs="Calibri"/>
          <w:sz w:val="20"/>
          <w:szCs w:val="20"/>
        </w:rPr>
        <w:noBreakHyphen/>
      </w:r>
      <w:r w:rsidRPr="007706DE">
        <w:rPr>
          <w:rFonts w:ascii="Calibri" w:hAnsi="Calibri" w:cs="Calibri"/>
          <w:sz w:val="20"/>
          <w:szCs w:val="20"/>
        </w:rPr>
        <w:t>time evaluation; Product checks surface routing/metadata; LCM verifies launch/holdout.</w:t>
      </w:r>
    </w:p>
    <w:p w:rsidRPr="007706DE" w:rsidR="00957439" w:rsidP="004D0259" w:rsidRDefault="00957439" w14:paraId="12275080" w14:textId="77777777">
      <w:pPr>
        <w:numPr>
          <w:ilvl w:val="1"/>
          <w:numId w:val="137"/>
        </w:numPr>
        <w:spacing w:before="100" w:beforeAutospacing="1" w:after="100" w:afterAutospacing="1" w:line="300" w:lineRule="atLeast"/>
        <w:rPr>
          <w:rFonts w:ascii="Calibri" w:hAnsi="Calibri" w:cs="Calibri"/>
          <w:sz w:val="20"/>
          <w:szCs w:val="20"/>
        </w:rPr>
      </w:pPr>
      <w:r w:rsidRPr="007706DE">
        <w:rPr>
          <w:rFonts w:ascii="Calibri" w:hAnsi="Calibri" w:cs="Calibri"/>
          <w:b/>
          <w:bCs/>
          <w:sz w:val="20"/>
          <w:szCs w:val="20"/>
        </w:rPr>
        <w:t>Runbook</w:t>
      </w:r>
      <w:r w:rsidRPr="007706DE">
        <w:rPr>
          <w:rFonts w:ascii="Calibri" w:hAnsi="Calibri" w:cs="Calibri"/>
          <w:sz w:val="20"/>
          <w:szCs w:val="20"/>
        </w:rPr>
        <w:t>: immediate suppression rule; BO evidence; remediation + audit note; regression test added.</w:t>
      </w:r>
    </w:p>
    <w:p w:rsidRPr="007706DE" w:rsidR="00957439" w:rsidP="004D0259" w:rsidRDefault="00957439" w14:paraId="6A04CA65" w14:textId="77777777">
      <w:pPr>
        <w:numPr>
          <w:ilvl w:val="0"/>
          <w:numId w:val="137"/>
        </w:numPr>
        <w:spacing w:before="100" w:beforeAutospacing="1" w:after="100" w:afterAutospacing="1" w:line="300" w:lineRule="atLeast"/>
        <w:rPr>
          <w:rFonts w:ascii="Calibri" w:hAnsi="Calibri" w:cs="Calibri"/>
          <w:sz w:val="20"/>
          <w:szCs w:val="20"/>
        </w:rPr>
      </w:pPr>
      <w:r w:rsidRPr="007706DE">
        <w:rPr>
          <w:rFonts w:ascii="Calibri" w:hAnsi="Calibri" w:cs="Calibri"/>
          <w:b/>
          <w:bCs/>
          <w:sz w:val="20"/>
          <w:szCs w:val="20"/>
        </w:rPr>
        <w:t>Use</w:t>
      </w:r>
      <w:r w:rsidRPr="007706DE">
        <w:rPr>
          <w:rFonts w:ascii="Calibri" w:hAnsi="Calibri" w:cs="Calibri"/>
          <w:b/>
          <w:bCs/>
          <w:sz w:val="20"/>
          <w:szCs w:val="20"/>
        </w:rPr>
        <w:noBreakHyphen/>
      </w:r>
      <w:r w:rsidRPr="007706DE">
        <w:rPr>
          <w:rFonts w:ascii="Calibri" w:hAnsi="Calibri" w:cs="Calibri"/>
          <w:b/>
          <w:bCs/>
          <w:sz w:val="20"/>
          <w:szCs w:val="20"/>
        </w:rPr>
        <w:t>case 3: Regional deliverability dip</w:t>
      </w:r>
      <w:r w:rsidRPr="007706DE">
        <w:rPr>
          <w:rFonts w:ascii="Calibri" w:hAnsi="Calibri" w:cs="Calibri"/>
          <w:sz w:val="20"/>
          <w:szCs w:val="20"/>
        </w:rPr>
        <w:br/>
      </w:r>
      <w:r w:rsidRPr="007706DE">
        <w:rPr>
          <w:rFonts w:ascii="Calibri" w:hAnsi="Calibri" w:cs="Calibri"/>
          <w:b/>
          <w:bCs/>
          <w:sz w:val="20"/>
          <w:szCs w:val="20"/>
        </w:rPr>
        <w:t>Centralized model:</w:t>
      </w:r>
    </w:p>
    <w:p w:rsidRPr="007706DE" w:rsidR="00957439" w:rsidP="004D0259" w:rsidRDefault="00957439" w14:paraId="54D570F6" w14:textId="77777777">
      <w:pPr>
        <w:numPr>
          <w:ilvl w:val="1"/>
          <w:numId w:val="137"/>
        </w:numPr>
        <w:spacing w:before="100" w:beforeAutospacing="1" w:after="100" w:afterAutospacing="1" w:line="300" w:lineRule="atLeast"/>
        <w:rPr>
          <w:rFonts w:ascii="Calibri" w:hAnsi="Calibri" w:cs="Calibri"/>
          <w:sz w:val="20"/>
          <w:szCs w:val="20"/>
        </w:rPr>
      </w:pPr>
      <w:r w:rsidRPr="007706DE">
        <w:rPr>
          <w:rFonts w:ascii="Calibri" w:hAnsi="Calibri" w:cs="Calibri"/>
          <w:sz w:val="20"/>
          <w:szCs w:val="20"/>
        </w:rPr>
        <w:t>“Incident: Deliverability SLO breach.”</w:t>
      </w:r>
    </w:p>
    <w:p w:rsidRPr="007706DE" w:rsidR="00957439" w:rsidP="004D0259" w:rsidRDefault="00957439" w14:paraId="1B5B7944" w14:textId="77777777">
      <w:pPr>
        <w:numPr>
          <w:ilvl w:val="1"/>
          <w:numId w:val="137"/>
        </w:numPr>
        <w:spacing w:before="100" w:beforeAutospacing="1" w:after="100" w:afterAutospacing="1" w:line="300" w:lineRule="atLeast"/>
        <w:rPr>
          <w:rFonts w:ascii="Calibri" w:hAnsi="Calibri" w:cs="Calibri"/>
          <w:sz w:val="20"/>
          <w:szCs w:val="20"/>
        </w:rPr>
      </w:pPr>
      <w:r w:rsidRPr="007706DE">
        <w:rPr>
          <w:rFonts w:ascii="Calibri" w:hAnsi="Calibri" w:cs="Calibri"/>
          <w:sz w:val="20"/>
          <w:szCs w:val="20"/>
        </w:rPr>
        <w:t xml:space="preserve">Platform investigates sender path; LCM adjusts targeting cadence; Product provides governed </w:t>
      </w:r>
      <w:r w:rsidRPr="007706DE">
        <w:rPr>
          <w:rFonts w:ascii="Calibri" w:hAnsi="Calibri" w:cs="Calibri"/>
          <w:b/>
          <w:bCs/>
          <w:sz w:val="20"/>
          <w:szCs w:val="20"/>
        </w:rPr>
        <w:t>surface alternatives</w:t>
      </w:r>
      <w:r w:rsidRPr="007706DE">
        <w:rPr>
          <w:rFonts w:ascii="Calibri" w:hAnsi="Calibri" w:cs="Calibri"/>
          <w:sz w:val="20"/>
          <w:szCs w:val="20"/>
        </w:rPr>
        <w:t xml:space="preserve"> (push/in</w:t>
      </w:r>
      <w:r w:rsidRPr="007706DE">
        <w:rPr>
          <w:rFonts w:ascii="Calibri" w:hAnsi="Calibri" w:cs="Calibri"/>
          <w:sz w:val="20"/>
          <w:szCs w:val="20"/>
        </w:rPr>
        <w:noBreakHyphen/>
      </w:r>
      <w:r w:rsidRPr="007706DE">
        <w:rPr>
          <w:rFonts w:ascii="Calibri" w:hAnsi="Calibri" w:cs="Calibri"/>
          <w:sz w:val="20"/>
          <w:szCs w:val="20"/>
        </w:rPr>
        <w:t>app/digest) until SLO restored.</w:t>
      </w:r>
    </w:p>
    <w:p w:rsidRPr="007706DE" w:rsidR="00957439" w:rsidP="004D0259" w:rsidRDefault="00957439" w14:paraId="46B4E2B8" w14:textId="77777777">
      <w:pPr>
        <w:numPr>
          <w:ilvl w:val="1"/>
          <w:numId w:val="137"/>
        </w:numPr>
        <w:spacing w:before="100" w:beforeAutospacing="1" w:after="100" w:afterAutospacing="1" w:line="300" w:lineRule="atLeast"/>
        <w:rPr>
          <w:rFonts w:ascii="Calibri" w:hAnsi="Calibri" w:cs="Calibri"/>
          <w:sz w:val="20"/>
          <w:szCs w:val="20"/>
        </w:rPr>
      </w:pPr>
      <w:r w:rsidRPr="007706DE">
        <w:rPr>
          <w:rFonts w:ascii="Calibri" w:hAnsi="Calibri" w:cs="Calibri"/>
          <w:b/>
          <w:bCs/>
          <w:sz w:val="20"/>
          <w:szCs w:val="20"/>
        </w:rPr>
        <w:t>Runbook</w:t>
      </w:r>
      <w:r w:rsidRPr="007706DE">
        <w:rPr>
          <w:rFonts w:ascii="Calibri" w:hAnsi="Calibri" w:cs="Calibri"/>
          <w:sz w:val="20"/>
          <w:szCs w:val="20"/>
        </w:rPr>
        <w:t>: scale/rotate/stop rules, comms back</w:t>
      </w:r>
      <w:r w:rsidRPr="007706DE">
        <w:rPr>
          <w:rFonts w:ascii="Calibri" w:hAnsi="Calibri" w:cs="Calibri"/>
          <w:sz w:val="20"/>
          <w:szCs w:val="20"/>
        </w:rPr>
        <w:noBreakHyphen/>
      </w:r>
      <w:r w:rsidRPr="007706DE">
        <w:rPr>
          <w:rFonts w:ascii="Calibri" w:hAnsi="Calibri" w:cs="Calibri"/>
          <w:sz w:val="20"/>
          <w:szCs w:val="20"/>
        </w:rPr>
        <w:t>out, and SLO watch.</w:t>
      </w:r>
    </w:p>
    <w:p w:rsidRPr="007706DE" w:rsidR="00957439" w:rsidP="004D0259" w:rsidRDefault="00957439" w14:paraId="259F6624" w14:textId="77777777">
      <w:pPr>
        <w:numPr>
          <w:ilvl w:val="0"/>
          <w:numId w:val="137"/>
        </w:numPr>
        <w:spacing w:before="100" w:beforeAutospacing="1" w:after="100" w:afterAutospacing="1" w:line="300" w:lineRule="atLeast"/>
        <w:rPr>
          <w:rFonts w:ascii="Calibri" w:hAnsi="Calibri" w:cs="Calibri"/>
          <w:sz w:val="20"/>
          <w:szCs w:val="20"/>
        </w:rPr>
      </w:pPr>
      <w:r w:rsidRPr="007706DE">
        <w:rPr>
          <w:rFonts w:ascii="Calibri" w:hAnsi="Calibri" w:cs="Calibri"/>
          <w:b/>
          <w:bCs/>
          <w:sz w:val="20"/>
          <w:szCs w:val="20"/>
        </w:rPr>
        <w:t>Use</w:t>
      </w:r>
      <w:r w:rsidRPr="007706DE">
        <w:rPr>
          <w:rFonts w:ascii="Calibri" w:hAnsi="Calibri" w:cs="Calibri"/>
          <w:b/>
          <w:bCs/>
          <w:sz w:val="20"/>
          <w:szCs w:val="20"/>
        </w:rPr>
        <w:noBreakHyphen/>
      </w:r>
      <w:r w:rsidRPr="007706DE">
        <w:rPr>
          <w:rFonts w:ascii="Calibri" w:hAnsi="Calibri" w:cs="Calibri"/>
          <w:b/>
          <w:bCs/>
          <w:sz w:val="20"/>
          <w:szCs w:val="20"/>
        </w:rPr>
        <w:t>case 4: Localization defect on in</w:t>
      </w:r>
      <w:r w:rsidRPr="007706DE">
        <w:rPr>
          <w:rFonts w:ascii="Calibri" w:hAnsi="Calibri" w:cs="Calibri"/>
          <w:b/>
          <w:bCs/>
          <w:sz w:val="20"/>
          <w:szCs w:val="20"/>
        </w:rPr>
        <w:noBreakHyphen/>
      </w:r>
      <w:r w:rsidRPr="007706DE">
        <w:rPr>
          <w:rFonts w:ascii="Calibri" w:hAnsi="Calibri" w:cs="Calibri"/>
          <w:b/>
          <w:bCs/>
          <w:sz w:val="20"/>
          <w:szCs w:val="20"/>
        </w:rPr>
        <w:t>app surface</w:t>
      </w:r>
      <w:r w:rsidRPr="007706DE">
        <w:rPr>
          <w:rFonts w:ascii="Calibri" w:hAnsi="Calibri" w:cs="Calibri"/>
          <w:sz w:val="20"/>
          <w:szCs w:val="20"/>
        </w:rPr>
        <w:br/>
      </w:r>
      <w:r w:rsidRPr="007706DE">
        <w:rPr>
          <w:rFonts w:ascii="Calibri" w:hAnsi="Calibri" w:cs="Calibri"/>
          <w:b/>
          <w:bCs/>
          <w:sz w:val="20"/>
          <w:szCs w:val="20"/>
        </w:rPr>
        <w:t>Centralized model:</w:t>
      </w:r>
    </w:p>
    <w:p w:rsidRPr="007706DE" w:rsidR="00957439" w:rsidP="004D0259" w:rsidRDefault="00957439" w14:paraId="25397F32" w14:textId="77777777">
      <w:pPr>
        <w:numPr>
          <w:ilvl w:val="1"/>
          <w:numId w:val="137"/>
        </w:numPr>
        <w:spacing w:before="100" w:beforeAutospacing="1" w:after="100" w:afterAutospacing="1" w:line="300" w:lineRule="atLeast"/>
        <w:rPr>
          <w:rFonts w:ascii="Calibri" w:hAnsi="Calibri" w:cs="Calibri"/>
          <w:sz w:val="20"/>
          <w:szCs w:val="20"/>
        </w:rPr>
      </w:pPr>
      <w:r w:rsidRPr="007706DE">
        <w:rPr>
          <w:rFonts w:ascii="Calibri" w:hAnsi="Calibri" w:cs="Calibri"/>
          <w:sz w:val="20"/>
          <w:szCs w:val="20"/>
        </w:rPr>
        <w:t>“Change/Defect: Localization.”</w:t>
      </w:r>
    </w:p>
    <w:p w:rsidRPr="007706DE" w:rsidR="00957439" w:rsidP="004D0259" w:rsidRDefault="00957439" w14:paraId="29D1784F" w14:textId="77777777">
      <w:pPr>
        <w:numPr>
          <w:ilvl w:val="1"/>
          <w:numId w:val="137"/>
        </w:numPr>
        <w:spacing w:before="100" w:beforeAutospacing="1" w:after="100" w:afterAutospacing="1" w:line="300" w:lineRule="atLeast"/>
        <w:rPr>
          <w:rFonts w:ascii="Calibri" w:hAnsi="Calibri" w:cs="Calibri"/>
          <w:sz w:val="20"/>
          <w:szCs w:val="20"/>
        </w:rPr>
      </w:pPr>
      <w:r w:rsidRPr="007706DE">
        <w:rPr>
          <w:rFonts w:ascii="Calibri" w:hAnsi="Calibri" w:cs="Calibri"/>
          <w:sz w:val="20"/>
          <w:szCs w:val="20"/>
        </w:rPr>
        <w:t>Product updates template/component; LCM corrects locale asset; Platform confirms runtime locale pull and cache policy; quick re</w:t>
      </w:r>
      <w:r w:rsidRPr="007706DE">
        <w:rPr>
          <w:rFonts w:ascii="Calibri" w:hAnsi="Calibri" w:cs="Calibri"/>
          <w:sz w:val="20"/>
          <w:szCs w:val="20"/>
        </w:rPr>
        <w:noBreakHyphen/>
      </w:r>
      <w:r w:rsidRPr="007706DE">
        <w:rPr>
          <w:rFonts w:ascii="Calibri" w:hAnsi="Calibri" w:cs="Calibri"/>
          <w:sz w:val="20"/>
          <w:szCs w:val="20"/>
        </w:rPr>
        <w:t>publish via service SLA.</w:t>
      </w:r>
    </w:p>
    <w:p w:rsidRPr="007706DE" w:rsidR="00957439" w:rsidP="00957439" w:rsidRDefault="00957439" w14:paraId="64012BB0" w14:textId="77777777">
      <w:pPr>
        <w:spacing w:before="100" w:beforeAutospacing="1" w:after="100" w:afterAutospacing="1" w:line="300" w:lineRule="atLeast"/>
        <w:rPr>
          <w:rFonts w:ascii="Calibri" w:hAnsi="Calibri" w:cs="Calibri"/>
          <w:sz w:val="20"/>
          <w:szCs w:val="20"/>
        </w:rPr>
      </w:pPr>
      <w:r w:rsidRPr="007706DE">
        <w:rPr>
          <w:rFonts w:ascii="Calibri" w:hAnsi="Calibri" w:cs="Calibri"/>
          <w:sz w:val="20"/>
          <w:szCs w:val="20"/>
        </w:rPr>
        <w:t xml:space="preserve">All runbooks link to </w:t>
      </w:r>
      <w:r w:rsidRPr="007706DE">
        <w:rPr>
          <w:rFonts w:ascii="Calibri" w:hAnsi="Calibri" w:cs="Calibri"/>
          <w:b/>
          <w:bCs/>
          <w:sz w:val="20"/>
          <w:szCs w:val="20"/>
        </w:rPr>
        <w:t>BO evidence</w:t>
      </w:r>
      <w:r w:rsidRPr="007706DE">
        <w:rPr>
          <w:rFonts w:ascii="Calibri" w:hAnsi="Calibri" w:cs="Calibri"/>
          <w:sz w:val="20"/>
          <w:szCs w:val="20"/>
        </w:rPr>
        <w:t xml:space="preserve"> (who/what/when/why) for audit and learning.</w:t>
      </w:r>
    </w:p>
    <w:p w:rsidRPr="00020BBA" w:rsidR="00957439" w:rsidP="00957439" w:rsidRDefault="00957439" w14:paraId="114E5CE7" w14:textId="77777777">
      <w:pPr>
        <w:rPr>
          <w:rFonts w:ascii="Calibri" w:hAnsi="Calibri" w:cs="Calibri"/>
          <w:b/>
          <w:bCs/>
          <w:sz w:val="22"/>
          <w:szCs w:val="22"/>
        </w:rPr>
      </w:pPr>
      <w:r w:rsidRPr="00020BBA">
        <w:rPr>
          <w:rFonts w:ascii="Calibri" w:hAnsi="Calibri" w:cs="Calibri"/>
          <w:b/>
          <w:bCs/>
          <w:sz w:val="22"/>
          <w:szCs w:val="22"/>
        </w:rPr>
        <w:t>g) Decisions, Risks &amp; Open Questions</w:t>
      </w:r>
    </w:p>
    <w:p w:rsidRPr="007706DE" w:rsidR="00957439" w:rsidP="00957439" w:rsidRDefault="00957439" w14:paraId="3CF323D2" w14:textId="77777777">
      <w:pPr>
        <w:spacing w:before="100" w:beforeAutospacing="1" w:after="100" w:afterAutospacing="1" w:line="300" w:lineRule="atLeast"/>
        <w:rPr>
          <w:rFonts w:ascii="Calibri" w:hAnsi="Calibri" w:cs="Calibri"/>
          <w:sz w:val="20"/>
          <w:szCs w:val="20"/>
        </w:rPr>
      </w:pPr>
      <w:r w:rsidRPr="007706DE">
        <w:rPr>
          <w:rFonts w:ascii="Calibri" w:hAnsi="Calibri" w:cs="Calibri"/>
          <w:b/>
          <w:bCs/>
          <w:sz w:val="20"/>
          <w:szCs w:val="20"/>
        </w:rPr>
        <w:t>Open Questions</w:t>
      </w:r>
    </w:p>
    <w:p w:rsidRPr="007706DE" w:rsidR="00957439" w:rsidP="004D0259" w:rsidRDefault="00957439" w14:paraId="5FFA17FA" w14:textId="40B138D0">
      <w:pPr>
        <w:pStyle w:val="ListParagraph"/>
        <w:numPr>
          <w:ilvl w:val="0"/>
          <w:numId w:val="137"/>
        </w:numPr>
        <w:spacing w:line="300" w:lineRule="atLeast"/>
        <w:rPr>
          <w:rFonts w:ascii="Calibri" w:hAnsi="Calibri" w:cs="Calibri"/>
          <w:sz w:val="20"/>
          <w:szCs w:val="20"/>
        </w:rPr>
      </w:pPr>
      <w:r w:rsidRPr="007706DE">
        <w:rPr>
          <w:rFonts w:ascii="Calibri" w:hAnsi="Calibri" w:cs="Calibri"/>
          <w:b/>
          <w:bCs/>
          <w:sz w:val="20"/>
          <w:szCs w:val="20"/>
        </w:rPr>
        <w:t>Are we moving toward consolidation, and if so, what scope and timing are appropriate?</w:t>
      </w:r>
      <w:r w:rsidRPr="007706DE">
        <w:rPr>
          <w:rFonts w:ascii="Calibri" w:hAnsi="Calibri" w:cs="Calibri"/>
          <w:sz w:val="20"/>
          <w:szCs w:val="20"/>
        </w:rPr>
        <w:br/>
      </w:r>
      <w:r w:rsidRPr="007706DE">
        <w:rPr>
          <w:rFonts w:ascii="Calibri" w:hAnsi="Calibri" w:cs="Calibri"/>
          <w:sz w:val="20"/>
          <w:szCs w:val="20"/>
        </w:rPr>
        <w:t>(This includes whether consolidation should focus solely on in</w:t>
      </w:r>
      <w:r w:rsidRPr="007706DE">
        <w:rPr>
          <w:rFonts w:ascii="Calibri" w:hAnsi="Calibri" w:cs="Calibri"/>
          <w:sz w:val="20"/>
          <w:szCs w:val="20"/>
        </w:rPr>
        <w:noBreakHyphen/>
      </w:r>
      <w:r w:rsidRPr="007706DE">
        <w:rPr>
          <w:rFonts w:ascii="Calibri" w:hAnsi="Calibri" w:cs="Calibri"/>
          <w:sz w:val="20"/>
          <w:szCs w:val="20"/>
        </w:rPr>
        <w:t>app surfaces and governance or extend to full journey orchestration within Product communications.)</w:t>
      </w:r>
    </w:p>
    <w:p w:rsidRPr="007706DE" w:rsidR="00957439" w:rsidP="004D0259" w:rsidRDefault="00957439" w14:paraId="38460055" w14:textId="77777777">
      <w:pPr>
        <w:pStyle w:val="ListParagraph"/>
        <w:numPr>
          <w:ilvl w:val="0"/>
          <w:numId w:val="137"/>
        </w:numPr>
        <w:spacing w:line="300" w:lineRule="atLeast"/>
        <w:rPr>
          <w:rFonts w:ascii="Calibri" w:hAnsi="Calibri" w:cs="Calibri"/>
          <w:sz w:val="20"/>
          <w:szCs w:val="20"/>
        </w:rPr>
      </w:pPr>
      <w:r w:rsidRPr="007706DE">
        <w:rPr>
          <w:rFonts w:ascii="Calibri" w:hAnsi="Calibri" w:cs="Calibri"/>
          <w:sz w:val="20"/>
          <w:szCs w:val="20"/>
        </w:rPr>
        <w:t>What is the long</w:t>
      </w:r>
      <w:r w:rsidRPr="007706DE">
        <w:rPr>
          <w:rFonts w:ascii="Calibri" w:hAnsi="Calibri" w:cs="Calibri"/>
          <w:sz w:val="20"/>
          <w:szCs w:val="20"/>
        </w:rPr>
        <w:noBreakHyphen/>
      </w:r>
      <w:r w:rsidRPr="007706DE">
        <w:rPr>
          <w:rFonts w:ascii="Calibri" w:hAnsi="Calibri" w:cs="Calibri"/>
          <w:sz w:val="20"/>
          <w:szCs w:val="20"/>
        </w:rPr>
        <w:t xml:space="preserve">term execution model for </w:t>
      </w:r>
      <w:r w:rsidRPr="007706DE">
        <w:rPr>
          <w:rFonts w:ascii="Calibri" w:hAnsi="Calibri" w:cs="Calibri"/>
          <w:b/>
          <w:bCs/>
          <w:sz w:val="20"/>
          <w:szCs w:val="20"/>
        </w:rPr>
        <w:t>regional vs. central</w:t>
      </w:r>
      <w:r w:rsidRPr="007706DE">
        <w:rPr>
          <w:rFonts w:ascii="Calibri" w:hAnsi="Calibri" w:cs="Calibri"/>
          <w:sz w:val="20"/>
          <w:szCs w:val="20"/>
        </w:rPr>
        <w:t xml:space="preserve"> communication operations and localization?</w:t>
      </w:r>
    </w:p>
    <w:p w:rsidRPr="007706DE" w:rsidR="00957439" w:rsidP="004D0259" w:rsidRDefault="00957439" w14:paraId="1BC6C284" w14:textId="51B17C83">
      <w:pPr>
        <w:pStyle w:val="ListParagraph"/>
        <w:numPr>
          <w:ilvl w:val="0"/>
          <w:numId w:val="137"/>
        </w:numPr>
        <w:spacing w:line="300" w:lineRule="atLeast"/>
        <w:rPr>
          <w:rFonts w:ascii="Calibri" w:hAnsi="Calibri" w:cs="Calibri"/>
          <w:sz w:val="20"/>
          <w:szCs w:val="20"/>
        </w:rPr>
      </w:pPr>
      <w:r w:rsidRPr="007706DE">
        <w:rPr>
          <w:rFonts w:ascii="Calibri" w:hAnsi="Calibri" w:cs="Calibri"/>
          <w:sz w:val="20"/>
          <w:szCs w:val="20"/>
        </w:rPr>
        <w:t xml:space="preserve">What level of </w:t>
      </w:r>
      <w:r w:rsidRPr="007706DE">
        <w:rPr>
          <w:rFonts w:ascii="Calibri" w:hAnsi="Calibri" w:cs="Calibri"/>
          <w:b/>
          <w:bCs/>
          <w:sz w:val="20"/>
          <w:szCs w:val="20"/>
        </w:rPr>
        <w:t>Sales/CS involvement</w:t>
      </w:r>
      <w:r w:rsidRPr="007706DE">
        <w:rPr>
          <w:rFonts w:ascii="Calibri" w:hAnsi="Calibri" w:cs="Calibri"/>
          <w:sz w:val="20"/>
          <w:szCs w:val="20"/>
        </w:rPr>
        <w:t xml:space="preserve"> is required for promotional or lifecycle communication approvals?</w:t>
      </w:r>
    </w:p>
    <w:p w:rsidRPr="007706DE" w:rsidR="00957439" w:rsidP="004D0259" w:rsidRDefault="00957439" w14:paraId="1BBC6D62" w14:textId="77777777">
      <w:pPr>
        <w:pStyle w:val="ListParagraph"/>
        <w:numPr>
          <w:ilvl w:val="0"/>
          <w:numId w:val="137"/>
        </w:numPr>
        <w:spacing w:line="300" w:lineRule="atLeast"/>
        <w:rPr>
          <w:rFonts w:ascii="Calibri" w:hAnsi="Calibri" w:cs="Calibri"/>
          <w:sz w:val="20"/>
          <w:szCs w:val="20"/>
        </w:rPr>
      </w:pPr>
      <w:r w:rsidRPr="007706DE">
        <w:rPr>
          <w:rFonts w:ascii="Calibri" w:hAnsi="Calibri" w:cs="Calibri"/>
          <w:sz w:val="20"/>
          <w:szCs w:val="20"/>
        </w:rPr>
        <w:t xml:space="preserve">Where should the </w:t>
      </w:r>
      <w:r w:rsidRPr="007706DE">
        <w:rPr>
          <w:rFonts w:ascii="Calibri" w:hAnsi="Calibri" w:cs="Calibri"/>
          <w:b/>
          <w:bCs/>
          <w:sz w:val="20"/>
          <w:szCs w:val="20"/>
        </w:rPr>
        <w:t>preference service</w:t>
      </w:r>
      <w:r w:rsidRPr="007706DE">
        <w:rPr>
          <w:rFonts w:ascii="Calibri" w:hAnsi="Calibri" w:cs="Calibri"/>
          <w:sz w:val="20"/>
          <w:szCs w:val="20"/>
        </w:rPr>
        <w:t xml:space="preserve"> ultimately sit as send</w:t>
      </w:r>
      <w:r w:rsidRPr="007706DE">
        <w:rPr>
          <w:rFonts w:ascii="Calibri" w:hAnsi="Calibri" w:cs="Calibri"/>
          <w:sz w:val="20"/>
          <w:szCs w:val="20"/>
        </w:rPr>
        <w:noBreakHyphen/>
      </w:r>
      <w:r w:rsidRPr="007706DE">
        <w:rPr>
          <w:rFonts w:ascii="Calibri" w:hAnsi="Calibri" w:cs="Calibri"/>
          <w:sz w:val="20"/>
          <w:szCs w:val="20"/>
        </w:rPr>
        <w:t>time enforcement matures and the Preference Center becomes role/entity</w:t>
      </w:r>
      <w:r w:rsidRPr="007706DE">
        <w:rPr>
          <w:rFonts w:ascii="Calibri" w:hAnsi="Calibri" w:cs="Calibri"/>
          <w:sz w:val="20"/>
          <w:szCs w:val="20"/>
        </w:rPr>
        <w:noBreakHyphen/>
      </w:r>
      <w:r w:rsidRPr="007706DE">
        <w:rPr>
          <w:rFonts w:ascii="Calibri" w:hAnsi="Calibri" w:cs="Calibri"/>
          <w:sz w:val="20"/>
          <w:szCs w:val="20"/>
        </w:rPr>
        <w:t>aware?</w:t>
      </w:r>
    </w:p>
    <w:p w:rsidRPr="007706DE" w:rsidR="00957439" w:rsidP="00957439" w:rsidRDefault="00D110E2" w14:paraId="26BCFC87" w14:textId="51EF2E58">
      <w:pPr>
        <w:spacing w:line="300" w:lineRule="atLeast"/>
        <w:rPr>
          <w:rFonts w:ascii="Calibri" w:hAnsi="Calibri" w:cs="Calibri"/>
          <w:sz w:val="22"/>
          <w:szCs w:val="22"/>
        </w:rPr>
      </w:pPr>
      <w:r>
        <w:rPr>
          <w:rFonts w:ascii="Calibri" w:hAnsi="Calibri" w:cs="Calibri"/>
          <w:noProof/>
          <w:sz w:val="22"/>
          <w:szCs w:val="22"/>
          <w14:ligatures w14:val="standardContextual"/>
        </w:rPr>
        <w:pict w14:anchorId="1CE154A0">
          <v:rect id="_x0000_i1029" style="width:468pt;height:.05pt" o:hr="t" o:hrstd="t" o:hralign="center" fillcolor="#a0a0a0" stroked="f"/>
        </w:pict>
      </w:r>
    </w:p>
    <w:p w:rsidRPr="007706DE" w:rsidR="00957439" w:rsidP="00957439" w:rsidRDefault="00957439" w14:paraId="6CAA3584" w14:textId="77777777">
      <w:pPr>
        <w:spacing w:before="100" w:beforeAutospacing="1" w:after="100" w:afterAutospacing="1" w:line="300" w:lineRule="atLeast"/>
        <w:outlineLvl w:val="2"/>
        <w:rPr>
          <w:rFonts w:ascii="Calibri" w:hAnsi="Calibri" w:cs="Calibri"/>
          <w:b/>
          <w:bCs/>
          <w:sz w:val="22"/>
          <w:szCs w:val="22"/>
        </w:rPr>
      </w:pPr>
      <w:r w:rsidRPr="007706DE">
        <w:rPr>
          <w:rFonts w:ascii="Calibri" w:hAnsi="Calibri" w:cs="Calibri"/>
          <w:b/>
          <w:bCs/>
          <w:sz w:val="22"/>
          <w:szCs w:val="22"/>
        </w:rPr>
        <w:t>Summary of the Recommendation</w:t>
      </w:r>
    </w:p>
    <w:p w:rsidRPr="007706DE" w:rsidR="00957439" w:rsidP="004D0259" w:rsidRDefault="00957439" w14:paraId="58D4051C" w14:textId="77777777">
      <w:pPr>
        <w:numPr>
          <w:ilvl w:val="0"/>
          <w:numId w:val="136"/>
        </w:numPr>
        <w:spacing w:before="100" w:beforeAutospacing="1" w:after="100" w:afterAutospacing="1" w:line="300" w:lineRule="atLeast"/>
        <w:rPr>
          <w:rFonts w:ascii="Calibri" w:hAnsi="Calibri" w:cs="Calibri"/>
          <w:sz w:val="21"/>
          <w:szCs w:val="21"/>
        </w:rPr>
      </w:pPr>
      <w:r w:rsidRPr="007706DE">
        <w:rPr>
          <w:rFonts w:ascii="Calibri" w:hAnsi="Calibri" w:cs="Calibri"/>
          <w:b/>
          <w:bCs/>
          <w:sz w:val="21"/>
          <w:szCs w:val="21"/>
        </w:rPr>
        <w:t>Consolidation</w:t>
      </w:r>
      <w:r w:rsidRPr="007706DE">
        <w:rPr>
          <w:rFonts w:ascii="Calibri" w:hAnsi="Calibri" w:cs="Calibri"/>
          <w:sz w:val="21"/>
          <w:szCs w:val="21"/>
        </w:rPr>
        <w:t xml:space="preserve"> is a </w:t>
      </w:r>
      <w:r w:rsidRPr="007706DE">
        <w:rPr>
          <w:rFonts w:ascii="Calibri" w:hAnsi="Calibri" w:cs="Calibri"/>
          <w:b/>
          <w:bCs/>
          <w:sz w:val="21"/>
          <w:szCs w:val="21"/>
        </w:rPr>
        <w:t>recommendation</w:t>
      </w:r>
      <w:r w:rsidRPr="007706DE">
        <w:rPr>
          <w:rFonts w:ascii="Calibri" w:hAnsi="Calibri" w:cs="Calibri"/>
          <w:sz w:val="21"/>
          <w:szCs w:val="21"/>
        </w:rPr>
        <w:t xml:space="preserve"> to achieve the organizational outcomes: one touchpoint, fast resolution, seamless CX.</w:t>
      </w:r>
    </w:p>
    <w:p w:rsidRPr="007706DE" w:rsidR="00957439" w:rsidP="004D0259" w:rsidRDefault="00957439" w14:paraId="0513A936" w14:textId="77777777">
      <w:pPr>
        <w:numPr>
          <w:ilvl w:val="0"/>
          <w:numId w:val="136"/>
        </w:numPr>
        <w:spacing w:before="100" w:beforeAutospacing="1" w:after="100" w:afterAutospacing="1" w:line="300" w:lineRule="atLeast"/>
        <w:rPr>
          <w:rFonts w:ascii="Calibri" w:hAnsi="Calibri" w:cs="Calibri"/>
          <w:sz w:val="21"/>
          <w:szCs w:val="21"/>
        </w:rPr>
      </w:pPr>
      <w:r w:rsidRPr="007706DE">
        <w:rPr>
          <w:rFonts w:ascii="Calibri" w:hAnsi="Calibri" w:cs="Calibri"/>
          <w:sz w:val="21"/>
          <w:szCs w:val="21"/>
        </w:rPr>
        <w:t xml:space="preserve">It </w:t>
      </w:r>
      <w:r w:rsidRPr="007706DE">
        <w:rPr>
          <w:rFonts w:ascii="Calibri" w:hAnsi="Calibri" w:cs="Calibri"/>
          <w:b/>
          <w:bCs/>
          <w:sz w:val="21"/>
          <w:szCs w:val="21"/>
        </w:rPr>
        <w:t>reduces handoffs</w:t>
      </w:r>
      <w:r w:rsidRPr="007706DE">
        <w:rPr>
          <w:rFonts w:ascii="Calibri" w:hAnsi="Calibri" w:cs="Calibri"/>
          <w:sz w:val="21"/>
          <w:szCs w:val="21"/>
        </w:rPr>
        <w:t xml:space="preserve">, enforces </w:t>
      </w:r>
      <w:r w:rsidRPr="007706DE">
        <w:rPr>
          <w:rFonts w:ascii="Calibri" w:hAnsi="Calibri" w:cs="Calibri"/>
          <w:b/>
          <w:bCs/>
          <w:sz w:val="21"/>
          <w:szCs w:val="21"/>
        </w:rPr>
        <w:t>governance at creation</w:t>
      </w:r>
      <w:r w:rsidRPr="007706DE">
        <w:rPr>
          <w:rFonts w:ascii="Calibri" w:hAnsi="Calibri" w:cs="Calibri"/>
          <w:b/>
          <w:bCs/>
          <w:sz w:val="21"/>
          <w:szCs w:val="21"/>
        </w:rPr>
        <w:noBreakHyphen/>
      </w:r>
      <w:r w:rsidRPr="007706DE">
        <w:rPr>
          <w:rFonts w:ascii="Calibri" w:hAnsi="Calibri" w:cs="Calibri"/>
          <w:b/>
          <w:bCs/>
          <w:sz w:val="21"/>
          <w:szCs w:val="21"/>
        </w:rPr>
        <w:t>time</w:t>
      </w:r>
      <w:r w:rsidRPr="007706DE">
        <w:rPr>
          <w:rFonts w:ascii="Calibri" w:hAnsi="Calibri" w:cs="Calibri"/>
          <w:sz w:val="21"/>
          <w:szCs w:val="21"/>
        </w:rPr>
        <w:t xml:space="preserve">, improves </w:t>
      </w:r>
      <w:r w:rsidRPr="007706DE">
        <w:rPr>
          <w:rFonts w:ascii="Calibri" w:hAnsi="Calibri" w:cs="Calibri"/>
          <w:b/>
          <w:bCs/>
          <w:sz w:val="21"/>
          <w:szCs w:val="21"/>
        </w:rPr>
        <w:t>quality and accessibility</w:t>
      </w:r>
      <w:r w:rsidRPr="007706DE">
        <w:rPr>
          <w:rFonts w:ascii="Calibri" w:hAnsi="Calibri" w:cs="Calibri"/>
          <w:sz w:val="21"/>
          <w:szCs w:val="21"/>
        </w:rPr>
        <w:t xml:space="preserve">, and enables </w:t>
      </w:r>
      <w:r w:rsidRPr="007706DE">
        <w:rPr>
          <w:rFonts w:ascii="Calibri" w:hAnsi="Calibri" w:cs="Calibri"/>
          <w:b/>
          <w:bCs/>
          <w:sz w:val="21"/>
          <w:szCs w:val="21"/>
        </w:rPr>
        <w:t>governed in</w:t>
      </w:r>
      <w:r w:rsidRPr="007706DE">
        <w:rPr>
          <w:rFonts w:ascii="Calibri" w:hAnsi="Calibri" w:cs="Calibri"/>
          <w:b/>
          <w:bCs/>
          <w:sz w:val="21"/>
          <w:szCs w:val="21"/>
        </w:rPr>
        <w:noBreakHyphen/>
      </w:r>
      <w:r w:rsidRPr="007706DE">
        <w:rPr>
          <w:rFonts w:ascii="Calibri" w:hAnsi="Calibri" w:cs="Calibri"/>
          <w:b/>
          <w:bCs/>
          <w:sz w:val="21"/>
          <w:szCs w:val="21"/>
        </w:rPr>
        <w:t>app components</w:t>
      </w:r>
      <w:r w:rsidRPr="007706DE">
        <w:rPr>
          <w:rFonts w:ascii="Calibri" w:hAnsi="Calibri" w:cs="Calibri"/>
          <w:sz w:val="21"/>
          <w:szCs w:val="21"/>
        </w:rPr>
        <w:t xml:space="preserve">—while </w:t>
      </w:r>
      <w:r w:rsidRPr="007706DE">
        <w:rPr>
          <w:rFonts w:ascii="Calibri" w:hAnsi="Calibri" w:cs="Calibri"/>
          <w:b/>
          <w:bCs/>
          <w:sz w:val="21"/>
          <w:szCs w:val="21"/>
        </w:rPr>
        <w:t>preserving Platform</w:t>
      </w:r>
      <w:r w:rsidRPr="007706DE">
        <w:rPr>
          <w:rFonts w:ascii="Calibri" w:hAnsi="Calibri" w:cs="Calibri"/>
          <w:sz w:val="21"/>
          <w:szCs w:val="21"/>
        </w:rPr>
        <w:t xml:space="preserve"> runtime ownership and </w:t>
      </w:r>
      <w:r w:rsidRPr="007706DE">
        <w:rPr>
          <w:rFonts w:ascii="Calibri" w:hAnsi="Calibri" w:cs="Calibri"/>
          <w:b/>
          <w:bCs/>
          <w:sz w:val="21"/>
          <w:szCs w:val="21"/>
        </w:rPr>
        <w:t>LCM</w:t>
      </w:r>
      <w:r w:rsidRPr="007706DE">
        <w:rPr>
          <w:rFonts w:ascii="Calibri" w:hAnsi="Calibri" w:cs="Calibri"/>
          <w:sz w:val="21"/>
          <w:szCs w:val="21"/>
        </w:rPr>
        <w:t xml:space="preserve"> execution.</w:t>
      </w:r>
    </w:p>
    <w:p w:rsidRPr="007706DE" w:rsidR="00957439" w:rsidP="004D0259" w:rsidRDefault="00957439" w14:paraId="5E4F333D" w14:textId="77777777">
      <w:pPr>
        <w:numPr>
          <w:ilvl w:val="0"/>
          <w:numId w:val="136"/>
        </w:numPr>
        <w:spacing w:before="100" w:beforeAutospacing="1" w:after="100" w:afterAutospacing="1" w:line="300" w:lineRule="atLeast"/>
        <w:rPr>
          <w:rFonts w:ascii="Calibri" w:hAnsi="Calibri" w:cs="Calibri"/>
          <w:sz w:val="21"/>
          <w:szCs w:val="21"/>
        </w:rPr>
      </w:pPr>
      <w:r w:rsidRPr="007706DE">
        <w:rPr>
          <w:rFonts w:ascii="Calibri" w:hAnsi="Calibri" w:cs="Calibri"/>
          <w:b/>
          <w:bCs/>
          <w:sz w:val="21"/>
          <w:szCs w:val="21"/>
        </w:rPr>
        <w:t>Analysts &amp; Design</w:t>
      </w:r>
      <w:r w:rsidRPr="007706DE">
        <w:rPr>
          <w:rFonts w:ascii="Calibri" w:hAnsi="Calibri" w:cs="Calibri"/>
          <w:sz w:val="21"/>
          <w:szCs w:val="21"/>
        </w:rPr>
        <w:t xml:space="preserve"> are </w:t>
      </w:r>
      <w:r w:rsidRPr="007706DE">
        <w:rPr>
          <w:rFonts w:ascii="Calibri" w:hAnsi="Calibri" w:cs="Calibri"/>
          <w:b/>
          <w:bCs/>
          <w:sz w:val="21"/>
          <w:szCs w:val="21"/>
        </w:rPr>
        <w:t>essential capabilities</w:t>
      </w:r>
      <w:r w:rsidRPr="007706DE">
        <w:rPr>
          <w:rFonts w:ascii="Calibri" w:hAnsi="Calibri" w:cs="Calibri"/>
          <w:sz w:val="21"/>
          <w:szCs w:val="21"/>
        </w:rPr>
        <w:t>—not optional—powering continuous improvement, ROI discipline, and customer</w:t>
      </w:r>
      <w:r w:rsidRPr="007706DE">
        <w:rPr>
          <w:rFonts w:ascii="Calibri" w:hAnsi="Calibri" w:cs="Calibri"/>
          <w:sz w:val="21"/>
          <w:szCs w:val="21"/>
        </w:rPr>
        <w:noBreakHyphen/>
      </w:r>
      <w:r w:rsidRPr="007706DE">
        <w:rPr>
          <w:rFonts w:ascii="Calibri" w:hAnsi="Calibri" w:cs="Calibri"/>
          <w:sz w:val="21"/>
          <w:szCs w:val="21"/>
        </w:rPr>
        <w:t>grade experiences.</w:t>
      </w:r>
    </w:p>
    <w:p w:rsidRPr="007706DE" w:rsidR="00957439" w:rsidP="00957439" w:rsidRDefault="00957439" w14:paraId="1F6D94F6" w14:textId="77777777">
      <w:pPr>
        <w:spacing w:before="100" w:beforeAutospacing="1" w:line="300" w:lineRule="atLeast"/>
        <w:outlineLvl w:val="1"/>
        <w:rPr>
          <w:rFonts w:ascii="Calibri" w:hAnsi="Calibri" w:cs="Calibri"/>
          <w:b/>
          <w:bCs/>
          <w:sz w:val="22"/>
          <w:szCs w:val="22"/>
        </w:rPr>
      </w:pPr>
    </w:p>
    <w:p w:rsidRPr="007706DE" w:rsidR="00957439" w:rsidP="00957439" w:rsidRDefault="00957439" w14:paraId="49F86720" w14:textId="77777777">
      <w:pPr>
        <w:spacing w:before="100" w:beforeAutospacing="1" w:line="300" w:lineRule="atLeast"/>
        <w:outlineLvl w:val="1"/>
        <w:rPr>
          <w:rFonts w:ascii="Calibri" w:hAnsi="Calibri" w:cs="Calibri"/>
          <w:b/>
          <w:bCs/>
          <w:sz w:val="22"/>
          <w:szCs w:val="22"/>
        </w:rPr>
      </w:pPr>
    </w:p>
    <w:p w:rsidRPr="007706DE" w:rsidR="00957439" w:rsidP="00957439" w:rsidRDefault="00957439" w14:paraId="59991495" w14:textId="77777777">
      <w:pPr>
        <w:spacing w:after="160" w:line="278" w:lineRule="auto"/>
        <w:rPr>
          <w:rFonts w:ascii="Calibri" w:hAnsi="Calibri" w:cs="Calibri"/>
          <w:b/>
          <w:bCs/>
          <w:sz w:val="22"/>
          <w:szCs w:val="22"/>
        </w:rPr>
      </w:pPr>
      <w:r w:rsidRPr="007706DE">
        <w:rPr>
          <w:rFonts w:ascii="Calibri" w:hAnsi="Calibri" w:cs="Calibri"/>
          <w:b/>
          <w:bCs/>
          <w:sz w:val="22"/>
          <w:szCs w:val="22"/>
        </w:rPr>
        <w:br w:type="page"/>
      </w:r>
    </w:p>
    <w:p w:rsidRPr="0049744E" w:rsidR="00957439" w:rsidP="00957439" w:rsidRDefault="00957439" w14:paraId="60B78FCA" w14:textId="77777777">
      <w:pPr>
        <w:rPr>
          <w:rFonts w:ascii="Calibri" w:hAnsi="Calibri" w:cs="Calibri"/>
          <w:b/>
          <w:bCs/>
          <w:color w:val="EE0000"/>
          <w:sz w:val="22"/>
          <w:szCs w:val="22"/>
        </w:rPr>
      </w:pPr>
      <w:r w:rsidRPr="0049744E">
        <w:rPr>
          <w:rFonts w:ascii="Calibri" w:hAnsi="Calibri" w:cs="Calibri"/>
          <w:b/>
          <w:bCs/>
          <w:color w:val="EE0000"/>
          <w:sz w:val="22"/>
          <w:szCs w:val="22"/>
        </w:rPr>
        <w:t>Appendix: Cross</w:t>
      </w:r>
      <w:r w:rsidRPr="0049744E">
        <w:rPr>
          <w:rFonts w:ascii="Calibri" w:hAnsi="Calibri" w:cs="Calibri"/>
          <w:b/>
          <w:bCs/>
          <w:color w:val="EE0000"/>
          <w:sz w:val="22"/>
          <w:szCs w:val="22"/>
        </w:rPr>
        <w:noBreakHyphen/>
      </w:r>
      <w:r w:rsidRPr="0049744E">
        <w:rPr>
          <w:rFonts w:ascii="Calibri" w:hAnsi="Calibri" w:cs="Calibri"/>
          <w:b/>
          <w:bCs/>
          <w:color w:val="EE0000"/>
          <w:sz w:val="22"/>
          <w:szCs w:val="22"/>
        </w:rPr>
        <w:t>Program OKRs (Roll</w:t>
      </w:r>
      <w:r w:rsidRPr="0049744E">
        <w:rPr>
          <w:rFonts w:ascii="Calibri" w:hAnsi="Calibri" w:cs="Calibri"/>
          <w:b/>
          <w:bCs/>
          <w:color w:val="EE0000"/>
          <w:sz w:val="22"/>
          <w:szCs w:val="22"/>
        </w:rPr>
        <w:noBreakHyphen/>
      </w:r>
      <w:r w:rsidRPr="0049744E">
        <w:rPr>
          <w:rFonts w:ascii="Calibri" w:hAnsi="Calibri" w:cs="Calibri"/>
          <w:b/>
          <w:bCs/>
          <w:color w:val="EE0000"/>
          <w:sz w:val="22"/>
          <w:szCs w:val="22"/>
        </w:rPr>
        <w:t>Up)</w:t>
      </w:r>
    </w:p>
    <w:p w:rsidRPr="007706DE" w:rsidR="00957439" w:rsidP="0001026F" w:rsidRDefault="00957439" w14:paraId="7D168462" w14:textId="5BB734B3">
      <w:pPr>
        <w:numPr>
          <w:ilvl w:val="0"/>
          <w:numId w:val="8"/>
        </w:numPr>
        <w:spacing w:before="100" w:beforeAutospacing="1" w:line="300" w:lineRule="atLeast"/>
        <w:rPr>
          <w:rFonts w:ascii="Calibri" w:hAnsi="Calibri" w:cs="Calibri"/>
          <w:color w:val="EE0000"/>
          <w:sz w:val="22"/>
          <w:szCs w:val="22"/>
        </w:rPr>
      </w:pPr>
      <w:r w:rsidRPr="007706DE">
        <w:rPr>
          <w:rFonts w:ascii="Calibri" w:hAnsi="Calibri" w:cs="Calibri"/>
          <w:b/>
          <w:bCs/>
          <w:color w:val="EE0000"/>
          <w:sz w:val="22"/>
          <w:szCs w:val="22"/>
        </w:rPr>
        <w:t>O1 (2026):</w:t>
      </w:r>
      <w:r w:rsidRPr="007706DE">
        <w:rPr>
          <w:rFonts w:ascii="Calibri" w:hAnsi="Calibri" w:cs="Calibri"/>
          <w:color w:val="EE0000"/>
          <w:sz w:val="22"/>
          <w:szCs w:val="22"/>
        </w:rPr>
        <w:t xml:space="preserve"> Establish a unified, governed platform (≥30% coverage; duplicates/conflicts ↓50%; TTM ≤2 weeks). </w:t>
      </w:r>
    </w:p>
    <w:p w:rsidRPr="007706DE" w:rsidR="00957439" w:rsidP="0001026F" w:rsidRDefault="00957439" w14:paraId="63E1A29A" w14:textId="69DD6185">
      <w:pPr>
        <w:numPr>
          <w:ilvl w:val="0"/>
          <w:numId w:val="8"/>
        </w:numPr>
        <w:spacing w:before="100" w:beforeAutospacing="1" w:line="300" w:lineRule="atLeast"/>
        <w:rPr>
          <w:rFonts w:ascii="Calibri" w:hAnsi="Calibri" w:cs="Calibri"/>
          <w:color w:val="EE0000"/>
          <w:sz w:val="22"/>
          <w:szCs w:val="22"/>
        </w:rPr>
      </w:pPr>
      <w:r w:rsidRPr="007706DE">
        <w:rPr>
          <w:rFonts w:ascii="Calibri" w:hAnsi="Calibri" w:cs="Calibri"/>
          <w:b/>
          <w:bCs/>
          <w:color w:val="EE0000"/>
          <w:sz w:val="22"/>
          <w:szCs w:val="22"/>
        </w:rPr>
        <w:t>O2 (2027):</w:t>
      </w:r>
      <w:r w:rsidRPr="007706DE">
        <w:rPr>
          <w:rFonts w:ascii="Calibri" w:hAnsi="Calibri" w:cs="Calibri"/>
          <w:color w:val="EE0000"/>
          <w:sz w:val="22"/>
          <w:szCs w:val="22"/>
        </w:rPr>
        <w:t xml:space="preserve"> Improve lifecycle performance (+20% first</w:t>
      </w:r>
      <w:r w:rsidRPr="007706DE">
        <w:rPr>
          <w:rFonts w:ascii="Calibri" w:hAnsi="Calibri" w:cs="Calibri"/>
          <w:color w:val="EE0000"/>
          <w:sz w:val="22"/>
          <w:szCs w:val="22"/>
        </w:rPr>
        <w:noBreakHyphen/>
      </w:r>
      <w:r w:rsidRPr="007706DE">
        <w:rPr>
          <w:rFonts w:ascii="Calibri" w:hAnsi="Calibri" w:cs="Calibri"/>
          <w:color w:val="EE0000"/>
          <w:sz w:val="22"/>
          <w:szCs w:val="22"/>
        </w:rPr>
        <w:t xml:space="preserve">action completion; +15% reactivation; templates ↓40%; reuse ≥70%). </w:t>
      </w:r>
    </w:p>
    <w:p w:rsidRPr="007706DE" w:rsidR="00957439" w:rsidP="0001026F" w:rsidRDefault="00957439" w14:paraId="6227E9A6" w14:textId="3C1A013E">
      <w:pPr>
        <w:numPr>
          <w:ilvl w:val="0"/>
          <w:numId w:val="8"/>
        </w:numPr>
        <w:spacing w:before="100" w:beforeAutospacing="1" w:line="300" w:lineRule="atLeast"/>
        <w:rPr>
          <w:rFonts w:ascii="Calibri" w:hAnsi="Calibri" w:cs="Calibri"/>
          <w:color w:val="EE0000"/>
          <w:sz w:val="22"/>
          <w:szCs w:val="22"/>
        </w:rPr>
      </w:pPr>
      <w:r w:rsidRPr="007706DE">
        <w:rPr>
          <w:rFonts w:ascii="Calibri" w:hAnsi="Calibri" w:cs="Calibri"/>
          <w:b/>
          <w:bCs/>
          <w:color w:val="EE0000"/>
          <w:sz w:val="22"/>
          <w:szCs w:val="22"/>
        </w:rPr>
        <w:t>O3 (2028):</w:t>
      </w:r>
      <w:r w:rsidRPr="007706DE">
        <w:rPr>
          <w:rFonts w:ascii="Calibri" w:hAnsi="Calibri" w:cs="Calibri"/>
          <w:color w:val="EE0000"/>
          <w:sz w:val="22"/>
          <w:szCs w:val="22"/>
        </w:rPr>
        <w:t xml:space="preserve"> Scale intelligent orchestration (≥85% coverage; predictive NBA on top journeys; </w:t>
      </w:r>
      <w:proofErr w:type="spellStart"/>
      <w:r w:rsidRPr="007706DE">
        <w:rPr>
          <w:rFonts w:ascii="Calibri" w:hAnsi="Calibri" w:cs="Calibri"/>
          <w:color w:val="EE0000"/>
          <w:sz w:val="22"/>
          <w:szCs w:val="22"/>
        </w:rPr>
        <w:t>eng.</w:t>
      </w:r>
      <w:proofErr w:type="spellEnd"/>
      <w:r w:rsidRPr="007706DE">
        <w:rPr>
          <w:rFonts w:ascii="Calibri" w:hAnsi="Calibri" w:cs="Calibri"/>
          <w:color w:val="EE0000"/>
          <w:sz w:val="22"/>
          <w:szCs w:val="22"/>
        </w:rPr>
        <w:t xml:space="preserve"> effort/new comm ↓75%; 0 critical breaches). </w:t>
      </w:r>
    </w:p>
    <w:p w:rsidRPr="007706DE" w:rsidR="00957439" w:rsidP="00957439" w:rsidRDefault="00957439" w14:paraId="303B813D" w14:textId="6CF322F9">
      <w:pPr>
        <w:spacing w:line="300" w:lineRule="atLeast"/>
        <w:rPr>
          <w:rFonts w:ascii="Calibri" w:hAnsi="Calibri" w:cs="Calibri"/>
          <w:color w:val="EE0000"/>
          <w:sz w:val="22"/>
          <w:szCs w:val="22"/>
        </w:rPr>
      </w:pPr>
      <w:r>
        <w:rPr>
          <w:noProof/>
        </w:rPr>
        <mc:AlternateContent>
          <mc:Choice Requires="wps">
            <w:drawing>
              <wp:inline distT="0" distB="0" distL="0" distR="0" wp14:anchorId="06BE3049" wp14:editId="494F071B">
                <wp:extent cx="5943600" cy="1270"/>
                <wp:effectExtent l="0" t="0" r="12700" b="24130"/>
                <wp:docPr id="1025346158" name="Horizontal Lin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730D9FAB">
              <v:rect id="Horizontal Line 111" style="width:468pt;height:.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0F0611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">
                <v:path arrowok="t"/>
                <w10:anchorlock/>
              </v:rect>
            </w:pict>
          </mc:Fallback>
        </mc:AlternateContent>
      </w:r>
    </w:p>
    <w:p w:rsidRPr="007706DE" w:rsidR="00957439" w:rsidP="00957439" w:rsidRDefault="00957439" w14:paraId="75D9C544" w14:textId="77777777">
      <w:pPr>
        <w:rPr>
          <w:rFonts w:ascii="Calibri" w:hAnsi="Calibri" w:cs="Calibri"/>
          <w:b/>
          <w:bCs/>
          <w:color w:val="EE0000"/>
          <w:sz w:val="22"/>
          <w:szCs w:val="22"/>
        </w:rPr>
      </w:pPr>
      <w:r w:rsidRPr="007706DE">
        <w:rPr>
          <w:rFonts w:ascii="Calibri" w:hAnsi="Calibri" w:cs="Calibri"/>
          <w:b/>
          <w:bCs/>
          <w:color w:val="EE0000"/>
          <w:sz w:val="22"/>
          <w:szCs w:val="22"/>
        </w:rPr>
        <w:t>External Source Recommendations (separate, optional)</w:t>
      </w:r>
    </w:p>
    <w:p w:rsidRPr="007706DE" w:rsidR="00957439" w:rsidP="00957439" w:rsidRDefault="00957439" w14:paraId="3E71C62D" w14:textId="77777777">
      <w:pPr>
        <w:spacing w:before="100" w:beforeAutospacing="1" w:line="300" w:lineRule="atLeast"/>
        <w:rPr>
          <w:rFonts w:ascii="Calibri" w:hAnsi="Calibri" w:cs="Calibri"/>
          <w:color w:val="EE0000"/>
          <w:sz w:val="22"/>
          <w:szCs w:val="22"/>
        </w:rPr>
      </w:pPr>
      <w:r w:rsidRPr="007706DE">
        <w:rPr>
          <w:rFonts w:ascii="Calibri" w:hAnsi="Calibri" w:cs="Calibri"/>
          <w:i/>
          <w:iCs/>
          <w:color w:val="EE0000"/>
          <w:sz w:val="22"/>
          <w:szCs w:val="22"/>
        </w:rPr>
        <w:t>Per your instruction, I did not use any external sources in the body. If you want to enrich background/board reading later, the following topics are commonly referenced industry-wide. I’m listing them here without weaving into your internal narrative:</w:t>
      </w:r>
    </w:p>
    <w:p w:rsidRPr="007706DE" w:rsidR="00957439" w:rsidP="0001026F" w:rsidRDefault="00957439" w14:paraId="2DCC8B95" w14:textId="77777777">
      <w:pPr>
        <w:numPr>
          <w:ilvl w:val="0"/>
          <w:numId w:val="9"/>
        </w:numPr>
        <w:spacing w:before="100" w:beforeAutospacing="1" w:line="300" w:lineRule="atLeast"/>
        <w:rPr>
          <w:rFonts w:ascii="Calibri" w:hAnsi="Calibri" w:cs="Calibri"/>
          <w:color w:val="EE0000"/>
          <w:sz w:val="22"/>
          <w:szCs w:val="22"/>
        </w:rPr>
      </w:pPr>
      <w:r w:rsidRPr="007706DE">
        <w:rPr>
          <w:rFonts w:ascii="Calibri" w:hAnsi="Calibri" w:cs="Calibri"/>
          <w:color w:val="EE0000"/>
          <w:sz w:val="22"/>
          <w:szCs w:val="22"/>
        </w:rPr>
        <w:t xml:space="preserve">Benchmark playbooks on </w:t>
      </w:r>
      <w:r w:rsidRPr="007706DE">
        <w:rPr>
          <w:rFonts w:ascii="Calibri" w:hAnsi="Calibri" w:cs="Calibri"/>
          <w:b/>
          <w:bCs/>
          <w:color w:val="EE0000"/>
          <w:sz w:val="22"/>
          <w:szCs w:val="22"/>
        </w:rPr>
        <w:t>governance/policy-as-code</w:t>
      </w:r>
      <w:r w:rsidRPr="007706DE">
        <w:rPr>
          <w:rFonts w:ascii="Calibri" w:hAnsi="Calibri" w:cs="Calibri"/>
          <w:color w:val="EE0000"/>
          <w:sz w:val="22"/>
          <w:szCs w:val="22"/>
        </w:rPr>
        <w:t xml:space="preserve"> for CEPs (e.g., consent enforcement, fatigue caps, localization matrices).</w:t>
      </w:r>
    </w:p>
    <w:p w:rsidRPr="007706DE" w:rsidR="00957439" w:rsidP="0001026F" w:rsidRDefault="00957439" w14:paraId="599E37D6" w14:textId="77777777">
      <w:pPr>
        <w:numPr>
          <w:ilvl w:val="0"/>
          <w:numId w:val="9"/>
        </w:numPr>
        <w:spacing w:before="100" w:beforeAutospacing="1" w:line="300" w:lineRule="atLeast"/>
        <w:rPr>
          <w:rFonts w:ascii="Calibri" w:hAnsi="Calibri" w:cs="Calibri"/>
          <w:color w:val="EE0000"/>
          <w:sz w:val="22"/>
          <w:szCs w:val="22"/>
        </w:rPr>
      </w:pPr>
      <w:r w:rsidRPr="007706DE">
        <w:rPr>
          <w:rFonts w:ascii="Calibri" w:hAnsi="Calibri" w:cs="Calibri"/>
          <w:color w:val="EE0000"/>
          <w:sz w:val="22"/>
          <w:szCs w:val="22"/>
        </w:rPr>
        <w:t xml:space="preserve">Case studies on </w:t>
      </w:r>
      <w:r w:rsidRPr="007706DE">
        <w:rPr>
          <w:rFonts w:ascii="Calibri" w:hAnsi="Calibri" w:cs="Calibri"/>
          <w:b/>
          <w:bCs/>
          <w:color w:val="EE0000"/>
          <w:sz w:val="22"/>
          <w:szCs w:val="22"/>
        </w:rPr>
        <w:t>role/entity</w:t>
      </w:r>
      <w:r w:rsidRPr="007706DE">
        <w:rPr>
          <w:rFonts w:ascii="Calibri" w:hAnsi="Calibri" w:cs="Calibri"/>
          <w:b/>
          <w:bCs/>
          <w:color w:val="EE0000"/>
          <w:sz w:val="22"/>
          <w:szCs w:val="22"/>
        </w:rPr>
        <w:noBreakHyphen/>
      </w:r>
      <w:r w:rsidRPr="007706DE">
        <w:rPr>
          <w:rFonts w:ascii="Calibri" w:hAnsi="Calibri" w:cs="Calibri"/>
          <w:b/>
          <w:bCs/>
          <w:color w:val="EE0000"/>
          <w:sz w:val="22"/>
          <w:szCs w:val="22"/>
        </w:rPr>
        <w:t>aware orchestration</w:t>
      </w:r>
      <w:r w:rsidRPr="007706DE">
        <w:rPr>
          <w:rFonts w:ascii="Calibri" w:hAnsi="Calibri" w:cs="Calibri"/>
          <w:color w:val="EE0000"/>
          <w:sz w:val="22"/>
          <w:szCs w:val="22"/>
        </w:rPr>
        <w:t xml:space="preserve"> in B2B fintech; </w:t>
      </w:r>
      <w:r w:rsidRPr="007706DE">
        <w:rPr>
          <w:rFonts w:ascii="Calibri" w:hAnsi="Calibri" w:cs="Calibri"/>
          <w:b/>
          <w:bCs/>
          <w:color w:val="EE0000"/>
          <w:sz w:val="22"/>
          <w:szCs w:val="22"/>
        </w:rPr>
        <w:t>preference center adoption</w:t>
      </w:r>
      <w:r w:rsidRPr="007706DE">
        <w:rPr>
          <w:rFonts w:ascii="Calibri" w:hAnsi="Calibri" w:cs="Calibri"/>
          <w:color w:val="EE0000"/>
          <w:sz w:val="22"/>
          <w:szCs w:val="22"/>
        </w:rPr>
        <w:t xml:space="preserve"> patterns.</w:t>
      </w:r>
    </w:p>
    <w:p w:rsidRPr="007706DE" w:rsidR="00957439" w:rsidP="0001026F" w:rsidRDefault="00957439" w14:paraId="5C1920B0" w14:textId="77777777">
      <w:pPr>
        <w:numPr>
          <w:ilvl w:val="0"/>
          <w:numId w:val="9"/>
        </w:numPr>
        <w:spacing w:before="100" w:beforeAutospacing="1" w:line="300" w:lineRule="atLeast"/>
        <w:rPr>
          <w:rFonts w:ascii="Calibri" w:hAnsi="Calibri" w:cs="Calibri"/>
          <w:color w:val="EE0000"/>
          <w:sz w:val="22"/>
          <w:szCs w:val="22"/>
        </w:rPr>
      </w:pPr>
      <w:r w:rsidRPr="007706DE">
        <w:rPr>
          <w:rFonts w:ascii="Calibri" w:hAnsi="Calibri" w:cs="Calibri"/>
          <w:b/>
          <w:bCs/>
          <w:color w:val="EE0000"/>
          <w:sz w:val="22"/>
          <w:szCs w:val="22"/>
        </w:rPr>
        <w:t>Deliverability SLOs</w:t>
      </w:r>
      <w:r w:rsidRPr="007706DE">
        <w:rPr>
          <w:rFonts w:ascii="Calibri" w:hAnsi="Calibri" w:cs="Calibri"/>
          <w:color w:val="EE0000"/>
          <w:sz w:val="22"/>
          <w:szCs w:val="22"/>
        </w:rPr>
        <w:t xml:space="preserve"> and </w:t>
      </w:r>
      <w:r w:rsidRPr="007706DE">
        <w:rPr>
          <w:rFonts w:ascii="Calibri" w:hAnsi="Calibri" w:cs="Calibri"/>
          <w:b/>
          <w:bCs/>
          <w:color w:val="EE0000"/>
          <w:sz w:val="22"/>
          <w:szCs w:val="22"/>
        </w:rPr>
        <w:t>regional messenger</w:t>
      </w:r>
      <w:r w:rsidRPr="007706DE">
        <w:rPr>
          <w:rFonts w:ascii="Calibri" w:hAnsi="Calibri" w:cs="Calibri"/>
          <w:color w:val="EE0000"/>
          <w:sz w:val="22"/>
          <w:szCs w:val="22"/>
        </w:rPr>
        <w:t xml:space="preserve"> performance norms (WeChat, Kakao, Viber) for APAC/EMEA.</w:t>
      </w:r>
    </w:p>
    <w:p w:rsidRPr="007706DE" w:rsidR="00957439" w:rsidP="00957439" w:rsidRDefault="00957439" w14:paraId="4B07E923" w14:textId="77777777">
      <w:pPr>
        <w:spacing w:before="100" w:beforeAutospacing="1" w:line="300" w:lineRule="atLeast"/>
        <w:rPr>
          <w:rFonts w:ascii="Calibri" w:hAnsi="Calibri" w:cs="Calibri"/>
          <w:color w:val="EE0000"/>
          <w:sz w:val="22"/>
          <w:szCs w:val="22"/>
        </w:rPr>
      </w:pPr>
      <w:r w:rsidRPr="007706DE">
        <w:rPr>
          <w:rFonts w:ascii="Calibri" w:hAnsi="Calibri" w:cs="Calibri"/>
          <w:i/>
          <w:iCs/>
          <w:color w:val="EE0000"/>
          <w:sz w:val="22"/>
          <w:szCs w:val="22"/>
        </w:rPr>
        <w:t>(If you want, I can compile these in a separate annex with citations.)</w:t>
      </w:r>
    </w:p>
    <w:p w:rsidRPr="007706DE" w:rsidR="00957439" w:rsidP="00957439" w:rsidRDefault="00957439" w14:paraId="27990644" w14:textId="77777777">
      <w:pPr>
        <w:spacing w:line="300" w:lineRule="atLeast"/>
        <w:rPr>
          <w:rFonts w:ascii="Calibri" w:hAnsi="Calibri" w:cs="Calibri"/>
          <w:color w:val="EE0000"/>
          <w:sz w:val="22"/>
          <w:szCs w:val="22"/>
        </w:rPr>
      </w:pPr>
      <w:r>
        <w:rPr>
          <w:noProof/>
        </w:rPr>
        <mc:AlternateContent>
          <mc:Choice Requires="wps">
            <w:drawing>
              <wp:inline distT="0" distB="0" distL="0" distR="0" wp14:anchorId="77D0858D" wp14:editId="15A05DE6">
                <wp:extent cx="5943600" cy="1270"/>
                <wp:effectExtent l="0" t="0" r="12700" b="24130"/>
                <wp:docPr id="1357801304" name="Horizontal Line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313FA927">
              <v:rect id="Horizontal Line 112" style="width:468pt;height:.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73B8E6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">
                <v:path arrowok="t"/>
                <w10:anchorlock/>
              </v:rect>
            </w:pict>
          </mc:Fallback>
        </mc:AlternateContent>
      </w:r>
    </w:p>
    <w:p w:rsidRPr="007706DE" w:rsidR="00957439" w:rsidP="00957439" w:rsidRDefault="00957439" w14:paraId="0987BE75" w14:textId="4691ADBB">
      <w:pPr>
        <w:rPr>
          <w:rFonts w:ascii="Calibri" w:hAnsi="Calibri" w:cs="Calibri"/>
          <w:sz w:val="22"/>
          <w:szCs w:val="22"/>
        </w:rPr>
      </w:pPr>
    </w:p>
    <w:p w:rsidRPr="007706DE" w:rsidR="00776D20" w:rsidP="00957439" w:rsidRDefault="00776D20" w14:paraId="0CC6687F" w14:textId="77777777">
      <w:pPr>
        <w:pStyle w:val="Heading3"/>
        <w:spacing w:line="300" w:lineRule="atLeast"/>
        <w:rPr>
          <w:rFonts w:ascii="Calibri" w:hAnsi="Calibri" w:cs="Calibri"/>
          <w:sz w:val="22"/>
          <w:szCs w:val="22"/>
        </w:rPr>
      </w:pPr>
    </w:p>
    <w:sectPr w:rsidRPr="007706DE" w:rsidR="00776D20">
      <w:footerReference w:type="even" r:id="rId59"/>
      <w:footerReference w:type="default" r:id="rId60"/>
      <w:pgSz w:w="12240" w:h="15840"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OE" w:author="Orel Eraki" w:date="2026-03-15T10:09:00Z" w:id="3">
    <w:p w:rsidR="00442EE2" w:rsidP="00442EE2" w:rsidRDefault="00442EE2" w14:paraId="4EFC3D40" w14:textId="77777777">
      <w:pPr>
        <w:pStyle w:val="CommentText"/>
      </w:pPr>
      <w:r>
        <w:rPr>
          <w:rStyle w:val="CommentReference"/>
        </w:rPr>
        <w:annotationRef/>
      </w:r>
      <w:r>
        <w:t>BackOffice doesn’t have any business domain or processes to them. Communications are ledger with ownership on them. BackOffice is a representation side (client) for other domains. Like Cards and like Communications. The ledger should sits on Comms.</w:t>
      </w:r>
    </w:p>
  </w:comment>
  <w:comment w:initials="EZ" w:author="Eyal Zehavi" w:date="2026-02-10T15:21:00Z" w:id="4">
    <w:p w:rsidR="00F363F3" w:rsidP="00F363F3" w:rsidRDefault="00F363F3" w14:paraId="68BE3C1F" w14:textId="2EB80104">
      <w:r>
        <w:rPr>
          <w:rStyle w:val="CommentReference"/>
        </w:rPr>
        <w:annotationRef/>
      </w:r>
      <w:r>
        <w:rPr>
          <w:sz w:val="20"/>
          <w:szCs w:val="20"/>
        </w:rPr>
        <w:t>this, with clear KPIs and the pillars, should be the executive summary.</w:t>
      </w:r>
    </w:p>
    <w:p w:rsidR="00F363F3" w:rsidP="00F363F3" w:rsidRDefault="00F363F3" w14:paraId="64F9E940" w14:textId="77777777">
      <w:r>
        <w:rPr>
          <w:color w:val="242424"/>
          <w:sz w:val="20"/>
          <w:szCs w:val="20"/>
        </w:rPr>
        <w:t>executive summary = why now + why this + why us + why it wins upmarket + outcomes</w:t>
      </w:r>
    </w:p>
  </w:comment>
  <w:comment w:initials="MR" w:author="Mor Rahimi" w:date="2026-02-17T23:26:00Z" w:id="5">
    <w:p w:rsidR="00B36A65" w:rsidP="00B36A65" w:rsidRDefault="00B36A65" w14:paraId="375A2945" w14:textId="77777777">
      <w:r>
        <w:rPr>
          <w:rStyle w:val="CommentReference"/>
        </w:rPr>
        <w:annotationRef/>
      </w:r>
      <w:r>
        <w:rPr>
          <w:sz w:val="20"/>
          <w:szCs w:val="20"/>
        </w:rPr>
        <w:t>Done - realigned the exec summary in continuation with our discussions</w:t>
      </w:r>
    </w:p>
    <w:p w:rsidR="00B36A65" w:rsidP="00B36A65" w:rsidRDefault="00B36A65" w14:paraId="738FB209" w14:textId="77777777"/>
  </w:comment>
  <w:comment w:initials="SP" w:author="Shimi Parness" w:date="2026-02-12T09:59:00Z" w:id="9">
    <w:p w:rsidR="001A4C23" w:rsidRDefault="001A4C23" w14:paraId="3A281894" w14:textId="26C2E436">
      <w:pPr>
        <w:pStyle w:val="CommentText"/>
      </w:pPr>
      <w:r>
        <w:rPr>
          <w:rStyle w:val="CommentReference"/>
        </w:rPr>
        <w:annotationRef/>
      </w:r>
      <w:r w:rsidRPr="6DCF32EF">
        <w:t>Is it true to say that we have different metrics/mission for TICP v. others? while we want to first to be more engaged/gain trust/cross sell them etc., the latter are more about reducing costs? I'm not sure at all but thinking out loud. maybe the latter are also for turning them into TICP?</w:t>
      </w:r>
    </w:p>
  </w:comment>
  <w:comment w:initials="EZ" w:author="Eyal Zehavi" w:date="2026-02-10T19:08:00Z" w:id="10">
    <w:p w:rsidR="000567BC" w:rsidP="000567BC" w:rsidRDefault="000567BC" w14:paraId="68A2A172" w14:textId="77777777">
      <w:r>
        <w:rPr>
          <w:rStyle w:val="CommentReference"/>
        </w:rPr>
        <w:annotationRef/>
      </w:r>
      <w:r>
        <w:rPr>
          <w:sz w:val="20"/>
          <w:szCs w:val="20"/>
        </w:rPr>
        <w:t>their are multi-entity businesses</w:t>
      </w:r>
    </w:p>
  </w:comment>
  <w:comment w:initials="SP" w:author="Shimi Parness" w:date="2026-02-12T10:07:00Z" w:id="11">
    <w:p w:rsidR="007B7BDE" w:rsidRDefault="007B7BDE" w14:paraId="06805C1F" w14:textId="125A6CF2">
      <w:pPr>
        <w:pStyle w:val="CommentText"/>
      </w:pPr>
      <w:r>
        <w:rPr>
          <w:rStyle w:val="CommentReference"/>
        </w:rPr>
        <w:annotationRef/>
      </w:r>
      <w:r w:rsidRPr="198F9288">
        <w:t>I suggest to add in the explanation that they want the messages to be both consolidated when talking about multi accounts or to be sent to the right user/users when talking about multi roles.</w:t>
      </w:r>
    </w:p>
  </w:comment>
  <w:comment w:initials="OE" w:author="Orel Eraki" w:date="2026-03-15T10:10:00Z" w:id="12">
    <w:p w:rsidR="000520DC" w:rsidP="000520DC" w:rsidRDefault="000520DC" w14:paraId="58F408BB" w14:textId="77777777">
      <w:pPr>
        <w:pStyle w:val="CommentText"/>
      </w:pPr>
      <w:r>
        <w:rPr>
          <w:rStyle w:val="CommentReference"/>
        </w:rPr>
        <w:annotationRef/>
      </w:r>
      <w:r>
        <w:t>BackOffice doesn’t have any business domain or processes to them. Communications are ledger with ownership on them. BackOffice is a representation side (client) for other domains. Like Cards and like Communications. The ledger should sits on Comms.</w:t>
      </w:r>
    </w:p>
  </w:comment>
  <w:comment w:initials="EZ" w:author="Eyal Zehavi" w:date="2026-02-10T19:18:00Z" w:id="14">
    <w:p w:rsidR="00D45C2C" w:rsidP="00D45C2C" w:rsidRDefault="00D45C2C" w14:paraId="45287FD2" w14:textId="77777777">
      <w:r>
        <w:rPr>
          <w:rStyle w:val="CommentReference"/>
        </w:rPr>
        <w:annotationRef/>
      </w:r>
      <w:r>
        <w:rPr>
          <w:sz w:val="20"/>
          <w:szCs w:val="20"/>
        </w:rPr>
        <w:t>i think in some cases it's too high level and actionable and concrete use cases per persona are missing. and that will clear (for example) what level of personalization is needed.</w:t>
      </w:r>
    </w:p>
  </w:comment>
  <w:comment w:initials="EZ" w:author="Eyal Zehavi" w:date="2026-02-10T19:25:00Z" w:id="17">
    <w:p w:rsidR="00202109" w:rsidP="00202109" w:rsidRDefault="00202109" w14:paraId="48752B8B" w14:textId="77777777">
      <w:r>
        <w:rPr>
          <w:rStyle w:val="CommentReference"/>
        </w:rPr>
        <w:annotationRef/>
      </w:r>
      <w:r>
        <w:rPr>
          <w:sz w:val="20"/>
          <w:szCs w:val="20"/>
        </w:rPr>
        <w:t>before the list of channels, i miss the principles of the approach. eg our foundations should be scalable, enabling adding external channels via standard API...</w:t>
      </w:r>
    </w:p>
    <w:p w:rsidR="00202109" w:rsidP="00202109" w:rsidRDefault="00202109" w14:paraId="52145B1F" w14:textId="77777777">
      <w:r>
        <w:rPr>
          <w:sz w:val="20"/>
          <w:szCs w:val="20"/>
        </w:rPr>
        <w:t>not being tied to a specific CEP...</w:t>
      </w:r>
    </w:p>
    <w:p w:rsidR="00202109" w:rsidP="00202109" w:rsidRDefault="00202109" w14:paraId="0176D375" w14:textId="77777777">
      <w:r>
        <w:rPr>
          <w:sz w:val="20"/>
          <w:szCs w:val="20"/>
        </w:rPr>
        <w:t>channels should be viewed and managed in a single place, fed by a single source of truth and feed back that source within a feedback loop...</w:t>
      </w:r>
    </w:p>
  </w:comment>
  <w:comment w:initials="MR" w:author="Mor Rahimi" w:date="2026-02-17T23:28:00Z" w:id="18">
    <w:p w:rsidR="003A4428" w:rsidP="003A4428" w:rsidRDefault="003A4428" w14:paraId="0FC34E51" w14:textId="77777777">
      <w:r>
        <w:rPr>
          <w:rStyle w:val="CommentReference"/>
        </w:rPr>
        <w:annotationRef/>
      </w:r>
      <w:r>
        <w:rPr>
          <w:sz w:val="20"/>
          <w:szCs w:val="20"/>
        </w:rPr>
        <w:t>Done</w:t>
      </w:r>
    </w:p>
    <w:p w:rsidR="003A4428" w:rsidP="003A4428" w:rsidRDefault="003A4428" w14:paraId="7AD9B8B0" w14:textId="77777777"/>
  </w:comment>
  <w:comment w:initials="SP" w:author="Shimi Parness" w:date="2026-02-12T10:53:00Z" w:id="19">
    <w:p w:rsidR="00B57D48" w:rsidRDefault="00B57D48" w14:paraId="1D4B8203" w14:textId="180E0A64">
      <w:pPr>
        <w:pStyle w:val="CommentText"/>
      </w:pPr>
      <w:r>
        <w:rPr>
          <w:rStyle w:val="CommentReference"/>
        </w:rPr>
        <w:annotationRef/>
      </w:r>
      <w:r w:rsidRPr="53C239FB">
        <w:t xml:space="preserve">don't know if it's written somewhere else but we should have fallback mechanize that if the prefered channel is not available, we will send the noification in the next channel. for example if whatsapp or push was blocked by the user, there will be messages that we most sent and therefore we will send them via SMS if failed to send in push notifications </w:t>
      </w:r>
    </w:p>
  </w:comment>
  <w:comment w:initials="SP" w:author="Shimi Parness" w:date="2026-02-12T11:27:00Z" w:id="20">
    <w:p w:rsidR="00D3036E" w:rsidRDefault="00D3036E" w14:paraId="7307197E" w14:textId="4A40368E">
      <w:pPr>
        <w:pStyle w:val="CommentText"/>
      </w:pPr>
      <w:r>
        <w:rPr>
          <w:rStyle w:val="CommentReference"/>
        </w:rPr>
        <w:annotationRef/>
      </w:r>
      <w:r w:rsidRPr="3D378631">
        <w:t>read it now in the execution plan :-)</w:t>
      </w:r>
    </w:p>
  </w:comment>
  <w:comment w:initials="EZ" w:author="Eyal Zehavi" w:date="2026-02-10T19:28:00Z" w:id="23">
    <w:p w:rsidR="001D7438" w:rsidP="001D7438" w:rsidRDefault="001D7438" w14:paraId="47AB0978" w14:textId="77777777">
      <w:r>
        <w:rPr>
          <w:rStyle w:val="CommentReference"/>
        </w:rPr>
        <w:annotationRef/>
      </w:r>
      <w:r>
        <w:rPr>
          <w:sz w:val="20"/>
          <w:szCs w:val="20"/>
        </w:rPr>
        <w:t>this is good.</w:t>
      </w:r>
    </w:p>
    <w:p w:rsidR="001D7438" w:rsidP="001D7438" w:rsidRDefault="001D7438" w14:paraId="07971498" w14:textId="77777777">
      <w:r>
        <w:rPr>
          <w:sz w:val="20"/>
          <w:szCs w:val="20"/>
        </w:rPr>
        <w:t>verify the target for lifecycle impact..</w:t>
      </w:r>
    </w:p>
    <w:p w:rsidR="001D7438" w:rsidP="001D7438" w:rsidRDefault="001D7438" w14:paraId="5F594713" w14:textId="77777777">
      <w:r>
        <w:rPr>
          <w:sz w:val="20"/>
          <w:szCs w:val="20"/>
        </w:rPr>
        <w:t>what does native support of multi-entity mean?</w:t>
      </w:r>
    </w:p>
  </w:comment>
  <w:comment w:initials="EZ" w:author="Eyal Zehavi" w:date="2026-02-10T19:26:00Z" w:id="24">
    <w:p w:rsidR="002A08B9" w:rsidP="002A08B9" w:rsidRDefault="002A08B9" w14:paraId="49C49995" w14:textId="77777777">
      <w:r>
        <w:rPr>
          <w:rStyle w:val="CommentReference"/>
        </w:rPr>
        <w:annotationRef/>
      </w:r>
      <w:r>
        <w:rPr>
          <w:sz w:val="20"/>
          <w:szCs w:val="20"/>
        </w:rPr>
        <w:t>why 85%? what is it based on?</w:t>
      </w:r>
    </w:p>
  </w:comment>
  <w:comment w:initials="SP" w:author="Shimi Parness" w:date="2026-02-12T11:02:00Z" w:id="25">
    <w:p w:rsidR="0071786D" w:rsidRDefault="0071786D" w14:paraId="697B6E93" w14:textId="2CBC5FD2">
      <w:pPr>
        <w:pStyle w:val="CommentText"/>
      </w:pPr>
      <w:r>
        <w:rPr>
          <w:rStyle w:val="CommentReference"/>
        </w:rPr>
        <w:annotationRef/>
      </w:r>
      <w:r w:rsidRPr="7F5CAA1B">
        <w:t>worth checking with Guy how he visualized these layers and how we're going to fill each layer</w:t>
      </w:r>
    </w:p>
  </w:comment>
  <w:comment w:initials="OE" w:author="Orel Eraki" w:date="2026-03-15T10:11:00Z" w:id="26">
    <w:p w:rsidR="00235199" w:rsidP="00235199" w:rsidRDefault="00235199" w14:paraId="19584BDB" w14:textId="77777777">
      <w:pPr>
        <w:pStyle w:val="CommentText"/>
      </w:pPr>
      <w:r>
        <w:rPr>
          <w:rStyle w:val="CommentReference"/>
        </w:rPr>
        <w:annotationRef/>
      </w:r>
      <w:r>
        <w:t>BackOffice doesn’t have any business domain or processes to them. Communications are ledger with ownership on them. BackOffice is a representation side (client) for other domains. Like Cards and like Communications. The ledger should sits on Comms.</w:t>
      </w:r>
    </w:p>
  </w:comment>
  <w:comment w:initials="SP" w:author="Shimi Parness" w:date="2026-02-12T11:15:00Z" w:id="28">
    <w:p w:rsidR="001C6D31" w:rsidRDefault="001C6D31" w14:paraId="7CAD8B67" w14:textId="5FAC700C">
      <w:pPr>
        <w:pStyle w:val="CommentText"/>
      </w:pPr>
      <w:r>
        <w:rPr>
          <w:rStyle w:val="CommentReference"/>
        </w:rPr>
        <w:annotationRef/>
      </w:r>
      <w:r w:rsidRPr="461D85DB">
        <w:t>What about SMSs costs? specially comparing to push notification that have zero cost</w:t>
      </w:r>
    </w:p>
  </w:comment>
  <w:comment w:initials="MR" w:author="Mor Rahimi" w:date="2026-02-17T22:42:00Z" w:id="29">
    <w:p w:rsidR="004E405D" w:rsidP="004E405D" w:rsidRDefault="004E405D" w14:paraId="3D6021DD" w14:textId="77777777">
      <w:r>
        <w:rPr>
          <w:rStyle w:val="CommentReference"/>
        </w:rPr>
        <w:annotationRef/>
      </w:r>
      <w:r>
        <w:rPr>
          <w:sz w:val="20"/>
          <w:szCs w:val="20"/>
        </w:rPr>
        <w:t>You mean is our intention to increase SMS cost? Honestly at the moment our focus is on more localized vendors like Kakau, WhatsApp, WeChat, Viber than SMS - why did you specifically mention SMS?</w:t>
      </w:r>
    </w:p>
  </w:comment>
  <w:comment w:initials="EZ" w:author="Eyal Zehavi" w:date="2026-02-10T21:51:00Z" w:id="31">
    <w:p w:rsidR="004B628D" w:rsidP="004B628D" w:rsidRDefault="004B628D" w14:paraId="0E2CD0AF" w14:textId="77777777">
      <w:r>
        <w:rPr>
          <w:rStyle w:val="CommentReference"/>
        </w:rPr>
        <w:annotationRef/>
      </w:r>
      <w:r>
        <w:rPr>
          <w:sz w:val="20"/>
          <w:szCs w:val="20"/>
        </w:rPr>
        <w:t>is that focus? so what's the order? China is the last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FC3D40" w15:done="0"/>
  <w15:commentEx w15:paraId="64F9E940" w15:done="1"/>
  <w15:commentEx w15:paraId="738FB209" w15:paraIdParent="64F9E940" w15:done="1"/>
  <w15:commentEx w15:paraId="3A281894" w15:done="0"/>
  <w15:commentEx w15:paraId="68A2A172" w15:done="1"/>
  <w15:commentEx w15:paraId="06805C1F" w15:done="0"/>
  <w15:commentEx w15:paraId="58F408BB" w15:done="0"/>
  <w15:commentEx w15:paraId="45287FD2" w15:done="0"/>
  <w15:commentEx w15:paraId="0176D375" w15:done="1"/>
  <w15:commentEx w15:paraId="7AD9B8B0" w15:paraIdParent="0176D375" w15:done="1"/>
  <w15:commentEx w15:paraId="1D4B8203" w15:done="1"/>
  <w15:commentEx w15:paraId="7307197E" w15:paraIdParent="1D4B8203" w15:done="1"/>
  <w15:commentEx w15:paraId="5F594713" w15:done="0"/>
  <w15:commentEx w15:paraId="49C49995" w15:done="0"/>
  <w15:commentEx w15:paraId="697B6E93" w15:done="0"/>
  <w15:commentEx w15:paraId="19584BDB" w15:done="0"/>
  <w15:commentEx w15:paraId="7CAD8B67" w15:done="0"/>
  <w15:commentEx w15:paraId="3D6021DD" w15:paraIdParent="7CAD8B67" w15:done="0"/>
  <w15:commentEx w15:paraId="0E2CD0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CEC588" w16cex:dateUtc="2026-03-15T08:09:00Z"/>
  <w16cex:commentExtensible w16cex:durableId="53C7BA47" w16cex:dateUtc="2026-02-10T13:21:00Z"/>
  <w16cex:commentExtensible w16cex:durableId="5BF0CB5A" w16cex:dateUtc="2026-02-17T21:26:00Z"/>
  <w16cex:commentExtensible w16cex:durableId="4479CBDA" w16cex:dateUtc="2026-02-12T07:59:00Z"/>
  <w16cex:commentExtensible w16cex:durableId="427B6365" w16cex:dateUtc="2026-02-10T17:08:00Z"/>
  <w16cex:commentExtensible w16cex:durableId="2254F85E" w16cex:dateUtc="2026-02-12T08:07:00Z">
    <w16cex:extLst>
      <w16:ext w16:uri="{CE6994B0-6A32-4C9F-8C6B-6E91EDA988CE}">
        <cr:reactions xmlns:cr="http://schemas.microsoft.com/office/comments/2020/reactions">
          <cr:reaction reactionType="1">
            <cr:reactionInfo dateUtc="2026-02-17T21:25:18Z">
              <cr:user userId="S::morra@payoneer.com::4f311bf1-8ff4-452e-90ed-cf4747028846" userProvider="AD" userName="Mor Rahimi"/>
            </cr:reactionInfo>
          </cr:reaction>
        </cr:reactions>
      </w16:ext>
    </w16cex:extLst>
  </w16cex:commentExtensible>
  <w16cex:commentExtensible w16cex:durableId="7F5FCB14" w16cex:dateUtc="2026-03-15T08:10:00Z"/>
  <w16cex:commentExtensible w16cex:durableId="11FE61B8" w16cex:dateUtc="2026-02-10T17:18:00Z"/>
  <w16cex:commentExtensible w16cex:durableId="0A905DCA" w16cex:dateUtc="2026-02-10T17:25:00Z"/>
  <w16cex:commentExtensible w16cex:durableId="2C1C7398" w16cex:dateUtc="2026-02-17T21:28:00Z"/>
  <w16cex:commentExtensible w16cex:durableId="425D0F38" w16cex:dateUtc="2026-02-12T08:53:00Z"/>
  <w16cex:commentExtensible w16cex:durableId="3B7DC03E" w16cex:dateUtc="2026-02-12T09:27:00Z"/>
  <w16cex:commentExtensible w16cex:durableId="343DC315" w16cex:dateUtc="2026-02-10T17:28:00Z"/>
  <w16cex:commentExtensible w16cex:durableId="70E31B0F" w16cex:dateUtc="2026-02-10T17:26:00Z"/>
  <w16cex:commentExtensible w16cex:durableId="1876DDD0" w16cex:dateUtc="2026-02-12T09:02:00Z"/>
  <w16cex:commentExtensible w16cex:durableId="7B58AF5A" w16cex:dateUtc="2026-03-15T08:11:00Z"/>
  <w16cex:commentExtensible w16cex:durableId="607B25C0" w16cex:dateUtc="2026-02-12T09:15:00Z"/>
  <w16cex:commentExtensible w16cex:durableId="4771E206" w16cex:dateUtc="2026-02-17T20:42:00Z"/>
  <w16cex:commentExtensible w16cex:durableId="2BB95914" w16cex:dateUtc="2026-02-10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FC3D40" w16cid:durableId="4ACEC588"/>
  <w16cid:commentId w16cid:paraId="64F9E940" w16cid:durableId="53C7BA47"/>
  <w16cid:commentId w16cid:paraId="738FB209" w16cid:durableId="5BF0CB5A"/>
  <w16cid:commentId w16cid:paraId="3A281894" w16cid:durableId="4479CBDA"/>
  <w16cid:commentId w16cid:paraId="68A2A172" w16cid:durableId="427B6365"/>
  <w16cid:commentId w16cid:paraId="06805C1F" w16cid:durableId="2254F85E"/>
  <w16cid:commentId w16cid:paraId="58F408BB" w16cid:durableId="7F5FCB14"/>
  <w16cid:commentId w16cid:paraId="45287FD2" w16cid:durableId="11FE61B8"/>
  <w16cid:commentId w16cid:paraId="0176D375" w16cid:durableId="0A905DCA"/>
  <w16cid:commentId w16cid:paraId="7AD9B8B0" w16cid:durableId="2C1C7398"/>
  <w16cid:commentId w16cid:paraId="1D4B8203" w16cid:durableId="425D0F38"/>
  <w16cid:commentId w16cid:paraId="7307197E" w16cid:durableId="3B7DC03E"/>
  <w16cid:commentId w16cid:paraId="5F594713" w16cid:durableId="343DC315"/>
  <w16cid:commentId w16cid:paraId="49C49995" w16cid:durableId="70E31B0F"/>
  <w16cid:commentId w16cid:paraId="697B6E93" w16cid:durableId="1876DDD0"/>
  <w16cid:commentId w16cid:paraId="19584BDB" w16cid:durableId="7B58AF5A"/>
  <w16cid:commentId w16cid:paraId="7CAD8B67" w16cid:durableId="607B25C0"/>
  <w16cid:commentId w16cid:paraId="3D6021DD" w16cid:durableId="4771E206"/>
  <w16cid:commentId w16cid:paraId="0E2CD0AF" w16cid:durableId="2BB959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3CE0" w:rsidP="00E546FF" w:rsidRDefault="007B3CE0" w14:paraId="782BD180" w14:textId="77777777">
      <w:r>
        <w:separator/>
      </w:r>
    </w:p>
  </w:endnote>
  <w:endnote w:type="continuationSeparator" w:id="0">
    <w:p w:rsidR="007B3CE0" w:rsidP="00E546FF" w:rsidRDefault="007B3CE0" w14:paraId="5E27484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0588419"/>
      <w:docPartObj>
        <w:docPartGallery w:val="Page Numbers (Bottom of Page)"/>
        <w:docPartUnique/>
      </w:docPartObj>
    </w:sdtPr>
    <w:sdtContent>
      <w:p w:rsidR="00E546FF" w:rsidRDefault="00E546FF" w14:paraId="09332E64" w14:textId="62905612">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E546FF" w:rsidP="00E546FF" w:rsidRDefault="00E546FF" w14:paraId="5686B74F"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6218014"/>
      <w:docPartObj>
        <w:docPartGallery w:val="Page Numbers (Bottom of Page)"/>
        <w:docPartUnique/>
      </w:docPartObj>
    </w:sdtPr>
    <w:sdtContent>
      <w:p w:rsidR="00E546FF" w:rsidRDefault="00E546FF" w14:paraId="68E600CD" w14:textId="6878A1B3">
        <w:pPr>
          <w:pStyle w:val="Footer"/>
          <w:framePr w:wrap="none" w:hAnchor="margin" w:vAnchor="text" w:xAlign="right" w:y="1"/>
          <w:rPr>
            <w:rStyle w:val="PageNumber"/>
          </w:rPr>
        </w:pPr>
        <w:r w:rsidRPr="000B46E1">
          <w:rPr>
            <w:rStyle w:val="PageNumber"/>
            <w:rFonts w:ascii="Calibri" w:hAnsi="Calibri" w:cs="Calibri"/>
            <w:sz w:val="22"/>
            <w:szCs w:val="22"/>
          </w:rPr>
          <w:fldChar w:fldCharType="begin"/>
        </w:r>
        <w:r w:rsidRPr="000B46E1">
          <w:rPr>
            <w:rStyle w:val="PageNumber"/>
            <w:rFonts w:ascii="Calibri" w:hAnsi="Calibri" w:cs="Calibri"/>
            <w:sz w:val="22"/>
            <w:szCs w:val="22"/>
          </w:rPr>
          <w:instrText xml:space="preserve"> PAGE </w:instrText>
        </w:r>
        <w:r w:rsidRPr="000B46E1">
          <w:rPr>
            <w:rStyle w:val="PageNumber"/>
            <w:rFonts w:ascii="Calibri" w:hAnsi="Calibri" w:cs="Calibri"/>
            <w:sz w:val="22"/>
            <w:szCs w:val="22"/>
          </w:rPr>
          <w:fldChar w:fldCharType="separate"/>
        </w:r>
        <w:r w:rsidRPr="000B46E1">
          <w:rPr>
            <w:rStyle w:val="PageNumber"/>
            <w:rFonts w:ascii="Calibri" w:hAnsi="Calibri" w:cs="Calibri"/>
            <w:noProof/>
            <w:sz w:val="22"/>
            <w:szCs w:val="22"/>
          </w:rPr>
          <w:t>41</w:t>
        </w:r>
        <w:r w:rsidRPr="000B46E1">
          <w:rPr>
            <w:rStyle w:val="PageNumber"/>
            <w:rFonts w:ascii="Calibri" w:hAnsi="Calibri" w:cs="Calibri"/>
            <w:sz w:val="22"/>
            <w:szCs w:val="22"/>
          </w:rPr>
          <w:fldChar w:fldCharType="end"/>
        </w:r>
      </w:p>
    </w:sdtContent>
    <w:sdtEndPr>
      <w:rPr>
        <w:rStyle w:val="PageNumber"/>
      </w:rPr>
    </w:sdtEndPr>
  </w:sdt>
  <w:p w:rsidR="00E546FF" w:rsidP="00E546FF" w:rsidRDefault="00E546FF" w14:paraId="00F8EE98"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3CE0" w:rsidP="00E546FF" w:rsidRDefault="007B3CE0" w14:paraId="0D33B57C" w14:textId="77777777">
      <w:r>
        <w:separator/>
      </w:r>
    </w:p>
  </w:footnote>
  <w:footnote w:type="continuationSeparator" w:id="0">
    <w:p w:rsidR="007B3CE0" w:rsidP="00E546FF" w:rsidRDefault="007B3CE0" w14:paraId="2FC14758"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C3E"/>
    <w:multiLevelType w:val="multilevel"/>
    <w:tmpl w:val="256E7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6E3A58"/>
    <w:multiLevelType w:val="multilevel"/>
    <w:tmpl w:val="2130B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35B29"/>
    <w:multiLevelType w:val="multilevel"/>
    <w:tmpl w:val="A658EA46"/>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17530"/>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1387D90"/>
    <w:multiLevelType w:val="hybridMultilevel"/>
    <w:tmpl w:val="7DEE88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1554392"/>
    <w:multiLevelType w:val="multilevel"/>
    <w:tmpl w:val="FC6A22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25E0727"/>
    <w:multiLevelType w:val="multilevel"/>
    <w:tmpl w:val="235E0D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2786D56"/>
    <w:multiLevelType w:val="multilevel"/>
    <w:tmpl w:val="86A286B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D7101E"/>
    <w:multiLevelType w:val="multilevel"/>
    <w:tmpl w:val="0E122E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3A871DF"/>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4DE707A"/>
    <w:multiLevelType w:val="multilevel"/>
    <w:tmpl w:val="060AF7DA"/>
    <w:lvl w:ilvl="0">
      <w:start w:val="1"/>
      <w:numFmt w:val="bullet"/>
      <w:lvlText w:val=""/>
      <w:lvlJc w:val="left"/>
      <w:pPr>
        <w:tabs>
          <w:tab w:val="num" w:pos="720"/>
        </w:tabs>
        <w:ind w:left="720" w:hanging="360"/>
      </w:pPr>
      <w:rPr>
        <w:rFonts w:hint="default" w:ascii="Symbol" w:hAnsi="Symbol"/>
        <w:sz w:val="20"/>
      </w:rPr>
    </w:lvl>
    <w:lvl w:ilvl="1">
      <w:start w:val="7"/>
      <w:numFmt w:val="bullet"/>
      <w:lvlText w:val="•"/>
      <w:lvlJc w:val="left"/>
      <w:pPr>
        <w:ind w:left="1440" w:hanging="360"/>
      </w:pPr>
      <w:rPr>
        <w:rFonts w:hint="default" w:ascii="Calibri" w:hAnsi="Calibri" w:eastAsia="Times New Roman" w:cs="Calibr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52916F8"/>
    <w:multiLevelType w:val="multilevel"/>
    <w:tmpl w:val="C40EF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7416F49"/>
    <w:multiLevelType w:val="multilevel"/>
    <w:tmpl w:val="3DE00DB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86259FD"/>
    <w:multiLevelType w:val="multilevel"/>
    <w:tmpl w:val="10723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01441A"/>
    <w:multiLevelType w:val="hybridMultilevel"/>
    <w:tmpl w:val="C09CA7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0BAB6241"/>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CDF67FB"/>
    <w:multiLevelType w:val="multilevel"/>
    <w:tmpl w:val="A3A231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E446C4B"/>
    <w:multiLevelType w:val="multilevel"/>
    <w:tmpl w:val="AF827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1C0B3E"/>
    <w:multiLevelType w:val="multilevel"/>
    <w:tmpl w:val="167619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1CB427C"/>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2590804"/>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2E17B97"/>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32D5B36"/>
    <w:multiLevelType w:val="hybridMultilevel"/>
    <w:tmpl w:val="C33C79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132F24B8"/>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38469C8"/>
    <w:multiLevelType w:val="multilevel"/>
    <w:tmpl w:val="C20002C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3C233DF"/>
    <w:multiLevelType w:val="hybridMultilevel"/>
    <w:tmpl w:val="818650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146C1498"/>
    <w:multiLevelType w:val="multilevel"/>
    <w:tmpl w:val="874E2F7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7E490A"/>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4BA4DD1"/>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52159C7"/>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6277898"/>
    <w:multiLevelType w:val="hybridMultilevel"/>
    <w:tmpl w:val="11D43802"/>
    <w:lvl w:ilvl="0" w:tplc="212CF21E">
      <w:start w:val="14"/>
      <w:numFmt w:val="bullet"/>
      <w:lvlText w:val=""/>
      <w:lvlJc w:val="left"/>
      <w:pPr>
        <w:ind w:left="720" w:hanging="360"/>
      </w:pPr>
      <w:rPr>
        <w:rFonts w:hint="default" w:ascii="Symbol" w:hAnsi="Symbol" w:eastAsia="Times New Roman" w:cs="Segoe U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165E3C72"/>
    <w:multiLevelType w:val="multilevel"/>
    <w:tmpl w:val="32B490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1792002A"/>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17BA004C"/>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192E326D"/>
    <w:multiLevelType w:val="hybridMultilevel"/>
    <w:tmpl w:val="5C9054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1A2A70A5"/>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1A2E7FB3"/>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1AE503FC"/>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1B426CFC"/>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1C897901"/>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1C96617C"/>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1D044999"/>
    <w:multiLevelType w:val="multilevel"/>
    <w:tmpl w:val="57B66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BC5959"/>
    <w:multiLevelType w:val="multilevel"/>
    <w:tmpl w:val="CC0C9A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1DDD4CCA"/>
    <w:multiLevelType w:val="multilevel"/>
    <w:tmpl w:val="3502D6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1E5E29D1"/>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206E638F"/>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209B0B5C"/>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20A87F4E"/>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20DB1BDB"/>
    <w:multiLevelType w:val="multilevel"/>
    <w:tmpl w:val="BAA86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215F7742"/>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217A0F50"/>
    <w:multiLevelType w:val="multilevel"/>
    <w:tmpl w:val="406615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2153DCC"/>
    <w:multiLevelType w:val="multilevel"/>
    <w:tmpl w:val="09985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223D2AA6"/>
    <w:multiLevelType w:val="hybridMultilevel"/>
    <w:tmpl w:val="2D00D0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23C04603"/>
    <w:multiLevelType w:val="multilevel"/>
    <w:tmpl w:val="311A39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247D0FB0"/>
    <w:multiLevelType w:val="multilevel"/>
    <w:tmpl w:val="EE8C0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24C66C82"/>
    <w:multiLevelType w:val="multilevel"/>
    <w:tmpl w:val="21A88712"/>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D3226F"/>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27B92D9C"/>
    <w:multiLevelType w:val="multilevel"/>
    <w:tmpl w:val="0EE600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28743288"/>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288070A3"/>
    <w:multiLevelType w:val="multilevel"/>
    <w:tmpl w:val="D79AC0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2B397586"/>
    <w:multiLevelType w:val="multilevel"/>
    <w:tmpl w:val="EF7E35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2B9C4C23"/>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2C132315"/>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2C393B5A"/>
    <w:multiLevelType w:val="multilevel"/>
    <w:tmpl w:val="A658EA46"/>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D4A3B5A"/>
    <w:multiLevelType w:val="multilevel"/>
    <w:tmpl w:val="409617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2EA63FDF"/>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2ECC7E29"/>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2F1617F5"/>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2FCB3340"/>
    <w:multiLevelType w:val="multilevel"/>
    <w:tmpl w:val="9D5201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303D42AE"/>
    <w:multiLevelType w:val="multilevel"/>
    <w:tmpl w:val="B3F2C5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30724FE7"/>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30BC5A36"/>
    <w:multiLevelType w:val="multilevel"/>
    <w:tmpl w:val="33E2AB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31FB1DF1"/>
    <w:multiLevelType w:val="multilevel"/>
    <w:tmpl w:val="A2D8E0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334048EE"/>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33450E4B"/>
    <w:multiLevelType w:val="multilevel"/>
    <w:tmpl w:val="1A64F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34642683"/>
    <w:multiLevelType w:val="multilevel"/>
    <w:tmpl w:val="46E069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36483620"/>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36825E50"/>
    <w:multiLevelType w:val="multilevel"/>
    <w:tmpl w:val="060AF7DA"/>
    <w:lvl w:ilvl="0">
      <w:start w:val="1"/>
      <w:numFmt w:val="bullet"/>
      <w:lvlText w:val=""/>
      <w:lvlJc w:val="left"/>
      <w:pPr>
        <w:tabs>
          <w:tab w:val="num" w:pos="720"/>
        </w:tabs>
        <w:ind w:left="720" w:hanging="360"/>
      </w:pPr>
      <w:rPr>
        <w:rFonts w:hint="default" w:ascii="Symbol" w:hAnsi="Symbol"/>
        <w:sz w:val="20"/>
      </w:rPr>
    </w:lvl>
    <w:lvl w:ilvl="1">
      <w:start w:val="7"/>
      <w:numFmt w:val="bullet"/>
      <w:lvlText w:val="•"/>
      <w:lvlJc w:val="left"/>
      <w:pPr>
        <w:ind w:left="1440" w:hanging="360"/>
      </w:pPr>
      <w:rPr>
        <w:rFonts w:hint="default" w:ascii="Calibri" w:hAnsi="Calibri" w:eastAsia="Times New Roman" w:cs="Calibr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36BA33F7"/>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37EB7794"/>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38ED0CF6"/>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3B392BF7"/>
    <w:multiLevelType w:val="multilevel"/>
    <w:tmpl w:val="B178F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3B9D2626"/>
    <w:multiLevelType w:val="multilevel"/>
    <w:tmpl w:val="5608F9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3BC41A53"/>
    <w:multiLevelType w:val="multilevel"/>
    <w:tmpl w:val="060AF7DA"/>
    <w:lvl w:ilvl="0">
      <w:start w:val="1"/>
      <w:numFmt w:val="bullet"/>
      <w:lvlText w:val=""/>
      <w:lvlJc w:val="left"/>
      <w:pPr>
        <w:tabs>
          <w:tab w:val="num" w:pos="720"/>
        </w:tabs>
        <w:ind w:left="720" w:hanging="360"/>
      </w:pPr>
      <w:rPr>
        <w:rFonts w:hint="default" w:ascii="Symbol" w:hAnsi="Symbol"/>
        <w:sz w:val="20"/>
      </w:rPr>
    </w:lvl>
    <w:lvl w:ilvl="1">
      <w:start w:val="7"/>
      <w:numFmt w:val="bullet"/>
      <w:lvlText w:val="•"/>
      <w:lvlJc w:val="left"/>
      <w:pPr>
        <w:ind w:left="1440" w:hanging="360"/>
      </w:pPr>
      <w:rPr>
        <w:rFonts w:hint="default" w:ascii="Calibri" w:hAnsi="Calibri" w:eastAsia="Times New Roman" w:cs="Calibr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3D243D73"/>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3D8609C8"/>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3E795E0C"/>
    <w:multiLevelType w:val="multilevel"/>
    <w:tmpl w:val="59FCA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EBD248F"/>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3FA00F0E"/>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401A7418"/>
    <w:multiLevelType w:val="multilevel"/>
    <w:tmpl w:val="067048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40471748"/>
    <w:multiLevelType w:val="multilevel"/>
    <w:tmpl w:val="8EB06C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408335AE"/>
    <w:multiLevelType w:val="multilevel"/>
    <w:tmpl w:val="430699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417D278A"/>
    <w:multiLevelType w:val="multilevel"/>
    <w:tmpl w:val="20BADC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422A7B16"/>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446D5551"/>
    <w:multiLevelType w:val="hybridMultilevel"/>
    <w:tmpl w:val="9230E9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5" w15:restartNumberingAfterBreak="0">
    <w:nsid w:val="458E0A3F"/>
    <w:multiLevelType w:val="multilevel"/>
    <w:tmpl w:val="75F6CB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463B1165"/>
    <w:multiLevelType w:val="multilevel"/>
    <w:tmpl w:val="1B90BDC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776415D"/>
    <w:multiLevelType w:val="multilevel"/>
    <w:tmpl w:val="C05C2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49F33F60"/>
    <w:multiLevelType w:val="multilevel"/>
    <w:tmpl w:val="0C1248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4A001A7A"/>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4AEC0F21"/>
    <w:multiLevelType w:val="hybridMultilevel"/>
    <w:tmpl w:val="4C9090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1" w15:restartNumberingAfterBreak="0">
    <w:nsid w:val="4B153456"/>
    <w:multiLevelType w:val="hybridMultilevel"/>
    <w:tmpl w:val="12A4889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2" w15:restartNumberingAfterBreak="0">
    <w:nsid w:val="4C5A558E"/>
    <w:multiLevelType w:val="multilevel"/>
    <w:tmpl w:val="CBC6F4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C9E0E94"/>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4D3F1FBF"/>
    <w:multiLevelType w:val="hybridMultilevel"/>
    <w:tmpl w:val="5204B7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5" w15:restartNumberingAfterBreak="0">
    <w:nsid w:val="4E1C3DD5"/>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4EFC55DE"/>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50E47D47"/>
    <w:multiLevelType w:val="hybridMultilevel"/>
    <w:tmpl w:val="DF4859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8" w15:restartNumberingAfterBreak="0">
    <w:nsid w:val="51C948B6"/>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5308173A"/>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53F4046F"/>
    <w:multiLevelType w:val="hybridMultilevel"/>
    <w:tmpl w:val="6F462D6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1" w15:restartNumberingAfterBreak="0">
    <w:nsid w:val="54C439CE"/>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558F2002"/>
    <w:multiLevelType w:val="multilevel"/>
    <w:tmpl w:val="432AF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56B532FA"/>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5708152F"/>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570A64D0"/>
    <w:multiLevelType w:val="multilevel"/>
    <w:tmpl w:val="AE906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573D74C1"/>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579B1CD7"/>
    <w:multiLevelType w:val="multilevel"/>
    <w:tmpl w:val="15C4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8296DD4"/>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58311D8C"/>
    <w:multiLevelType w:val="multilevel"/>
    <w:tmpl w:val="66F098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58C243A5"/>
    <w:multiLevelType w:val="hybridMultilevel"/>
    <w:tmpl w:val="BCF0F9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1" w15:restartNumberingAfterBreak="0">
    <w:nsid w:val="58CD67F4"/>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59D2077B"/>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59DB684A"/>
    <w:multiLevelType w:val="multilevel"/>
    <w:tmpl w:val="32B251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59E1490A"/>
    <w:multiLevelType w:val="multilevel"/>
    <w:tmpl w:val="B6102A8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eastAsiaTheme="majorEastAsia"/>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5AE24CF5"/>
    <w:multiLevelType w:val="multilevel"/>
    <w:tmpl w:val="561E34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5BA211E0"/>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5E86768B"/>
    <w:multiLevelType w:val="multilevel"/>
    <w:tmpl w:val="20081D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5E8F6971"/>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5EE301A2"/>
    <w:multiLevelType w:val="multilevel"/>
    <w:tmpl w:val="060AF7DA"/>
    <w:lvl w:ilvl="0">
      <w:start w:val="1"/>
      <w:numFmt w:val="bullet"/>
      <w:lvlText w:val=""/>
      <w:lvlJc w:val="left"/>
      <w:pPr>
        <w:tabs>
          <w:tab w:val="num" w:pos="720"/>
        </w:tabs>
        <w:ind w:left="720" w:hanging="360"/>
      </w:pPr>
      <w:rPr>
        <w:rFonts w:hint="default" w:ascii="Symbol" w:hAnsi="Symbol"/>
        <w:sz w:val="20"/>
      </w:rPr>
    </w:lvl>
    <w:lvl w:ilvl="1">
      <w:start w:val="7"/>
      <w:numFmt w:val="bullet"/>
      <w:lvlText w:val="•"/>
      <w:lvlJc w:val="left"/>
      <w:pPr>
        <w:ind w:left="1440" w:hanging="360"/>
      </w:pPr>
      <w:rPr>
        <w:rFonts w:hint="default" w:ascii="Calibri" w:hAnsi="Calibri" w:eastAsia="Times New Roman" w:cs="Calibr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0" w15:restartNumberingAfterBreak="0">
    <w:nsid w:val="60241C80"/>
    <w:multiLevelType w:val="multilevel"/>
    <w:tmpl w:val="0FCC7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1" w15:restartNumberingAfterBreak="0">
    <w:nsid w:val="60696AC5"/>
    <w:multiLevelType w:val="multilevel"/>
    <w:tmpl w:val="B2888B60"/>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2" w15:restartNumberingAfterBreak="0">
    <w:nsid w:val="60E4568D"/>
    <w:multiLevelType w:val="multilevel"/>
    <w:tmpl w:val="28DC0A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61F07625"/>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62202384"/>
    <w:multiLevelType w:val="multilevel"/>
    <w:tmpl w:val="6804D4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6241169E"/>
    <w:multiLevelType w:val="hybridMultilevel"/>
    <w:tmpl w:val="AE4E89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6" w15:restartNumberingAfterBreak="0">
    <w:nsid w:val="635157CF"/>
    <w:multiLevelType w:val="multilevel"/>
    <w:tmpl w:val="DF7A0F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672D72EA"/>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6833406B"/>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68850BCF"/>
    <w:multiLevelType w:val="multilevel"/>
    <w:tmpl w:val="7874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8F41B09"/>
    <w:multiLevelType w:val="multilevel"/>
    <w:tmpl w:val="BD3E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8FA1AB2"/>
    <w:multiLevelType w:val="hybridMultilevel"/>
    <w:tmpl w:val="CF72E9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2" w15:restartNumberingAfterBreak="0">
    <w:nsid w:val="69E83D62"/>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3" w15:restartNumberingAfterBreak="0">
    <w:nsid w:val="6AF63766"/>
    <w:multiLevelType w:val="multilevel"/>
    <w:tmpl w:val="E4B48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B7F2E19"/>
    <w:multiLevelType w:val="hybridMultilevel"/>
    <w:tmpl w:val="6C78C4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B9D359A"/>
    <w:multiLevelType w:val="multilevel"/>
    <w:tmpl w:val="16CCE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6CE84F0D"/>
    <w:multiLevelType w:val="multilevel"/>
    <w:tmpl w:val="E6828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6E5B5E56"/>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707E6C26"/>
    <w:multiLevelType w:val="multilevel"/>
    <w:tmpl w:val="68FCEB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72E04122"/>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731C48FB"/>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1" w15:restartNumberingAfterBreak="0">
    <w:nsid w:val="73E60580"/>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74274AE3"/>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7505137A"/>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4" w15:restartNumberingAfterBreak="0">
    <w:nsid w:val="75052377"/>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15:restartNumberingAfterBreak="0">
    <w:nsid w:val="75114EA0"/>
    <w:multiLevelType w:val="hybridMultilevel"/>
    <w:tmpl w:val="1D2809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6" w15:restartNumberingAfterBreak="0">
    <w:nsid w:val="7522718E"/>
    <w:multiLevelType w:val="multilevel"/>
    <w:tmpl w:val="336C0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52D2161"/>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8" w15:restartNumberingAfterBreak="0">
    <w:nsid w:val="757E3A54"/>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781B0816"/>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788F4A89"/>
    <w:multiLevelType w:val="hybridMultilevel"/>
    <w:tmpl w:val="7AFA4F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1" w15:restartNumberingAfterBreak="0">
    <w:nsid w:val="7C215C06"/>
    <w:multiLevelType w:val="multilevel"/>
    <w:tmpl w:val="1C58B9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2" w15:restartNumberingAfterBreak="0">
    <w:nsid w:val="7CF76687"/>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3" w15:restartNumberingAfterBreak="0">
    <w:nsid w:val="7EB37C60"/>
    <w:multiLevelType w:val="multilevel"/>
    <w:tmpl w:val="88FED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15:restartNumberingAfterBreak="0">
    <w:nsid w:val="7FD3252A"/>
    <w:multiLevelType w:val="multilevel"/>
    <w:tmpl w:val="4BE2A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77294175">
    <w:abstractNumId w:val="65"/>
  </w:num>
  <w:num w:numId="2" w16cid:durableId="867991000">
    <w:abstractNumId w:val="152"/>
  </w:num>
  <w:num w:numId="3" w16cid:durableId="89357905">
    <w:abstractNumId w:val="13"/>
  </w:num>
  <w:num w:numId="4" w16cid:durableId="559290859">
    <w:abstractNumId w:val="151"/>
  </w:num>
  <w:num w:numId="5" w16cid:durableId="583689671">
    <w:abstractNumId w:val="28"/>
  </w:num>
  <w:num w:numId="6" w16cid:durableId="884023577">
    <w:abstractNumId w:val="88"/>
  </w:num>
  <w:num w:numId="7" w16cid:durableId="1364134619">
    <w:abstractNumId w:val="9"/>
  </w:num>
  <w:num w:numId="8" w16cid:durableId="1872456393">
    <w:abstractNumId w:val="29"/>
  </w:num>
  <w:num w:numId="9" w16cid:durableId="2085295029">
    <w:abstractNumId w:val="164"/>
  </w:num>
  <w:num w:numId="10" w16cid:durableId="1716661856">
    <w:abstractNumId w:val="23"/>
  </w:num>
  <w:num w:numId="11" w16cid:durableId="1315142828">
    <w:abstractNumId w:val="66"/>
  </w:num>
  <w:num w:numId="12" w16cid:durableId="524515806">
    <w:abstractNumId w:val="45"/>
  </w:num>
  <w:num w:numId="13" w16cid:durableId="738985503">
    <w:abstractNumId w:val="35"/>
  </w:num>
  <w:num w:numId="14" w16cid:durableId="1452242358">
    <w:abstractNumId w:val="154"/>
  </w:num>
  <w:num w:numId="15" w16cid:durableId="1078673416">
    <w:abstractNumId w:val="56"/>
  </w:num>
  <w:num w:numId="16" w16cid:durableId="494686707">
    <w:abstractNumId w:val="70"/>
  </w:num>
  <w:num w:numId="17" w16cid:durableId="1669286198">
    <w:abstractNumId w:val="42"/>
  </w:num>
  <w:num w:numId="18" w16cid:durableId="492575619">
    <w:abstractNumId w:val="145"/>
  </w:num>
  <w:num w:numId="19" w16cid:durableId="2145347275">
    <w:abstractNumId w:val="161"/>
  </w:num>
  <w:num w:numId="20" w16cid:durableId="1125083925">
    <w:abstractNumId w:val="81"/>
  </w:num>
  <w:num w:numId="21" w16cid:durableId="707872488">
    <w:abstractNumId w:val="17"/>
  </w:num>
  <w:num w:numId="22" w16cid:durableId="793328932">
    <w:abstractNumId w:val="110"/>
  </w:num>
  <w:num w:numId="23" w16cid:durableId="617956021">
    <w:abstractNumId w:val="101"/>
  </w:num>
  <w:num w:numId="24" w16cid:durableId="501438377">
    <w:abstractNumId w:val="73"/>
  </w:num>
  <w:num w:numId="25" w16cid:durableId="284967833">
    <w:abstractNumId w:val="61"/>
  </w:num>
  <w:num w:numId="26" w16cid:durableId="1673415774">
    <w:abstractNumId w:val="153"/>
  </w:num>
  <w:num w:numId="27" w16cid:durableId="1298223808">
    <w:abstractNumId w:val="1"/>
  </w:num>
  <w:num w:numId="28" w16cid:durableId="1400470933">
    <w:abstractNumId w:val="102"/>
  </w:num>
  <w:num w:numId="29" w16cid:durableId="1608077110">
    <w:abstractNumId w:val="50"/>
  </w:num>
  <w:num w:numId="30" w16cid:durableId="2019430428">
    <w:abstractNumId w:val="26"/>
  </w:num>
  <w:num w:numId="31" w16cid:durableId="2045867121">
    <w:abstractNumId w:val="96"/>
  </w:num>
  <w:num w:numId="32" w16cid:durableId="700015445">
    <w:abstractNumId w:val="55"/>
  </w:num>
  <w:num w:numId="33" w16cid:durableId="1614747744">
    <w:abstractNumId w:val="7"/>
  </w:num>
  <w:num w:numId="34" w16cid:durableId="1478761698">
    <w:abstractNumId w:val="111"/>
  </w:num>
  <w:num w:numId="35" w16cid:durableId="2000882138">
    <w:abstractNumId w:val="20"/>
  </w:num>
  <w:num w:numId="36" w16cid:durableId="448858178">
    <w:abstractNumId w:val="118"/>
  </w:num>
  <w:num w:numId="37" w16cid:durableId="347877447">
    <w:abstractNumId w:val="142"/>
  </w:num>
  <w:num w:numId="38" w16cid:durableId="1304700852">
    <w:abstractNumId w:val="124"/>
  </w:num>
  <w:num w:numId="39" w16cid:durableId="1806849908">
    <w:abstractNumId w:val="128"/>
  </w:num>
  <w:num w:numId="40" w16cid:durableId="1279869640">
    <w:abstractNumId w:val="105"/>
  </w:num>
  <w:num w:numId="41" w16cid:durableId="578827599">
    <w:abstractNumId w:val="139"/>
  </w:num>
  <w:num w:numId="42" w16cid:durableId="1816339934">
    <w:abstractNumId w:val="99"/>
  </w:num>
  <w:num w:numId="43" w16cid:durableId="747919564">
    <w:abstractNumId w:val="133"/>
  </w:num>
  <w:num w:numId="44" w16cid:durableId="1653875312">
    <w:abstractNumId w:val="114"/>
  </w:num>
  <w:num w:numId="45" w16cid:durableId="1358969408">
    <w:abstractNumId w:val="137"/>
  </w:num>
  <w:num w:numId="46" w16cid:durableId="194082341">
    <w:abstractNumId w:val="138"/>
  </w:num>
  <w:num w:numId="47" w16cid:durableId="1508210045">
    <w:abstractNumId w:val="93"/>
  </w:num>
  <w:num w:numId="48" w16cid:durableId="1621952717">
    <w:abstractNumId w:val="44"/>
  </w:num>
  <w:num w:numId="49" w16cid:durableId="2029793967">
    <w:abstractNumId w:val="126"/>
  </w:num>
  <w:num w:numId="50" w16cid:durableId="1293514506">
    <w:abstractNumId w:val="36"/>
  </w:num>
  <w:num w:numId="51" w16cid:durableId="719745336">
    <w:abstractNumId w:val="80"/>
  </w:num>
  <w:num w:numId="52" w16cid:durableId="302124358">
    <w:abstractNumId w:val="3"/>
  </w:num>
  <w:num w:numId="53" w16cid:durableId="1664963588">
    <w:abstractNumId w:val="140"/>
  </w:num>
  <w:num w:numId="54" w16cid:durableId="1593932241">
    <w:abstractNumId w:val="116"/>
  </w:num>
  <w:num w:numId="55" w16cid:durableId="377975398">
    <w:abstractNumId w:val="33"/>
  </w:num>
  <w:num w:numId="56" w16cid:durableId="778381223">
    <w:abstractNumId w:val="21"/>
  </w:num>
  <w:num w:numId="57" w16cid:durableId="1527716842">
    <w:abstractNumId w:val="159"/>
  </w:num>
  <w:num w:numId="58" w16cid:durableId="340931532">
    <w:abstractNumId w:val="15"/>
  </w:num>
  <w:num w:numId="59" w16cid:durableId="1329208751">
    <w:abstractNumId w:val="147"/>
  </w:num>
  <w:num w:numId="60" w16cid:durableId="1892685977">
    <w:abstractNumId w:val="158"/>
  </w:num>
  <w:num w:numId="61" w16cid:durableId="1089039809">
    <w:abstractNumId w:val="121"/>
  </w:num>
  <w:num w:numId="62" w16cid:durableId="683284689">
    <w:abstractNumId w:val="122"/>
  </w:num>
  <w:num w:numId="63" w16cid:durableId="2139104645">
    <w:abstractNumId w:val="106"/>
  </w:num>
  <w:num w:numId="64" w16cid:durableId="341471324">
    <w:abstractNumId w:val="37"/>
  </w:num>
  <w:num w:numId="65" w16cid:durableId="1958482812">
    <w:abstractNumId w:val="149"/>
  </w:num>
  <w:num w:numId="66" w16cid:durableId="1437290642">
    <w:abstractNumId w:val="78"/>
  </w:num>
  <w:num w:numId="67" w16cid:durableId="721363897">
    <w:abstractNumId w:val="84"/>
  </w:num>
  <w:num w:numId="68" w16cid:durableId="1600211215">
    <w:abstractNumId w:val="38"/>
  </w:num>
  <w:num w:numId="69" w16cid:durableId="89856358">
    <w:abstractNumId w:val="162"/>
  </w:num>
  <w:num w:numId="70" w16cid:durableId="1611939042">
    <w:abstractNumId w:val="49"/>
  </w:num>
  <w:num w:numId="71" w16cid:durableId="1509904709">
    <w:abstractNumId w:val="113"/>
  </w:num>
  <w:num w:numId="72" w16cid:durableId="1262762706">
    <w:abstractNumId w:val="19"/>
  </w:num>
  <w:num w:numId="73" w16cid:durableId="1966884044">
    <w:abstractNumId w:val="103"/>
  </w:num>
  <w:num w:numId="74" w16cid:durableId="765539624">
    <w:abstractNumId w:val="47"/>
  </w:num>
  <w:num w:numId="75" w16cid:durableId="2061855091">
    <w:abstractNumId w:val="85"/>
  </w:num>
  <w:num w:numId="76" w16cid:durableId="371613824">
    <w:abstractNumId w:val="62"/>
  </w:num>
  <w:num w:numId="77" w16cid:durableId="924386448">
    <w:abstractNumId w:val="58"/>
  </w:num>
  <w:num w:numId="78" w16cid:durableId="711228742">
    <w:abstractNumId w:val="79"/>
  </w:num>
  <w:num w:numId="79" w16cid:durableId="1567371175">
    <w:abstractNumId w:val="108"/>
  </w:num>
  <w:num w:numId="80" w16cid:durableId="1171523403">
    <w:abstractNumId w:val="87"/>
  </w:num>
  <w:num w:numId="81" w16cid:durableId="1254898035">
    <w:abstractNumId w:val="67"/>
  </w:num>
  <w:num w:numId="82" w16cid:durableId="773398396">
    <w:abstractNumId w:val="76"/>
  </w:num>
  <w:num w:numId="83" w16cid:durableId="1715694349">
    <w:abstractNumId w:val="41"/>
  </w:num>
  <w:num w:numId="84" w16cid:durableId="175314855">
    <w:abstractNumId w:val="46"/>
  </w:num>
  <w:num w:numId="85" w16cid:durableId="1149790097">
    <w:abstractNumId w:val="27"/>
  </w:num>
  <w:num w:numId="86" w16cid:durableId="1770814998">
    <w:abstractNumId w:val="32"/>
  </w:num>
  <w:num w:numId="87" w16cid:durableId="1149857557">
    <w:abstractNumId w:val="109"/>
  </w:num>
  <w:num w:numId="88" w16cid:durableId="471748820">
    <w:abstractNumId w:val="40"/>
  </w:num>
  <w:num w:numId="89" w16cid:durableId="1101686124">
    <w:abstractNumId w:val="157"/>
  </w:num>
  <w:num w:numId="90" w16cid:durableId="228733935">
    <w:abstractNumId w:val="150"/>
  </w:num>
  <w:num w:numId="91" w16cid:durableId="1376274517">
    <w:abstractNumId w:val="10"/>
  </w:num>
  <w:num w:numId="92" w16cid:durableId="1798526656">
    <w:abstractNumId w:val="39"/>
  </w:num>
  <w:num w:numId="93" w16cid:durableId="1543204472">
    <w:abstractNumId w:val="94"/>
  </w:num>
  <w:num w:numId="94" w16cid:durableId="1750611115">
    <w:abstractNumId w:val="107"/>
  </w:num>
  <w:num w:numId="95" w16cid:durableId="277414890">
    <w:abstractNumId w:val="104"/>
  </w:num>
  <w:num w:numId="96" w16cid:durableId="1542550469">
    <w:abstractNumId w:val="22"/>
  </w:num>
  <w:num w:numId="97" w16cid:durableId="2018385050">
    <w:abstractNumId w:val="4"/>
  </w:num>
  <w:num w:numId="98" w16cid:durableId="633221265">
    <w:abstractNumId w:val="155"/>
  </w:num>
  <w:num w:numId="99" w16cid:durableId="136579241">
    <w:abstractNumId w:val="141"/>
  </w:num>
  <w:num w:numId="100" w16cid:durableId="1844011011">
    <w:abstractNumId w:val="34"/>
  </w:num>
  <w:num w:numId="101" w16cid:durableId="1767336858">
    <w:abstractNumId w:val="83"/>
  </w:num>
  <w:num w:numId="102" w16cid:durableId="10374077">
    <w:abstractNumId w:val="129"/>
  </w:num>
  <w:num w:numId="103" w16cid:durableId="979966631">
    <w:abstractNumId w:val="77"/>
  </w:num>
  <w:num w:numId="104" w16cid:durableId="2110735839">
    <w:abstractNumId w:val="69"/>
  </w:num>
  <w:num w:numId="105" w16cid:durableId="1570648023">
    <w:abstractNumId w:val="92"/>
  </w:num>
  <w:num w:numId="106" w16cid:durableId="222759935">
    <w:abstractNumId w:val="24"/>
  </w:num>
  <w:num w:numId="107" w16cid:durableId="2118015964">
    <w:abstractNumId w:val="132"/>
  </w:num>
  <w:num w:numId="108" w16cid:durableId="542249921">
    <w:abstractNumId w:val="136"/>
  </w:num>
  <w:num w:numId="109" w16cid:durableId="2086494314">
    <w:abstractNumId w:val="6"/>
  </w:num>
  <w:num w:numId="110" w16cid:durableId="622806581">
    <w:abstractNumId w:val="98"/>
  </w:num>
  <w:num w:numId="111" w16cid:durableId="46148073">
    <w:abstractNumId w:val="59"/>
  </w:num>
  <w:num w:numId="112" w16cid:durableId="1390111985">
    <w:abstractNumId w:val="12"/>
  </w:num>
  <w:num w:numId="113" w16cid:durableId="1025791110">
    <w:abstractNumId w:val="82"/>
  </w:num>
  <w:num w:numId="114" w16cid:durableId="253897508">
    <w:abstractNumId w:val="127"/>
  </w:num>
  <w:num w:numId="115" w16cid:durableId="233512966">
    <w:abstractNumId w:val="90"/>
  </w:num>
  <w:num w:numId="116" w16cid:durableId="235482103">
    <w:abstractNumId w:val="117"/>
  </w:num>
  <w:num w:numId="117" w16cid:durableId="1115952460">
    <w:abstractNumId w:val="115"/>
  </w:num>
  <w:num w:numId="118" w16cid:durableId="1592929526">
    <w:abstractNumId w:val="95"/>
  </w:num>
  <w:num w:numId="119" w16cid:durableId="261885315">
    <w:abstractNumId w:val="48"/>
  </w:num>
  <w:num w:numId="120" w16cid:durableId="371686516">
    <w:abstractNumId w:val="31"/>
  </w:num>
  <w:num w:numId="121" w16cid:durableId="1632512003">
    <w:abstractNumId w:val="68"/>
  </w:num>
  <w:num w:numId="122" w16cid:durableId="1292008173">
    <w:abstractNumId w:val="57"/>
  </w:num>
  <w:num w:numId="123" w16cid:durableId="718822668">
    <w:abstractNumId w:val="53"/>
  </w:num>
  <w:num w:numId="124" w16cid:durableId="957444002">
    <w:abstractNumId w:val="134"/>
  </w:num>
  <w:num w:numId="125" w16cid:durableId="1472555938">
    <w:abstractNumId w:val="146"/>
  </w:num>
  <w:num w:numId="126" w16cid:durableId="1461193803">
    <w:abstractNumId w:val="0"/>
  </w:num>
  <w:num w:numId="127" w16cid:durableId="668098230">
    <w:abstractNumId w:val="119"/>
  </w:num>
  <w:num w:numId="128" w16cid:durableId="1580023509">
    <w:abstractNumId w:val="54"/>
  </w:num>
  <w:num w:numId="129" w16cid:durableId="1597205675">
    <w:abstractNumId w:val="51"/>
  </w:num>
  <w:num w:numId="130" w16cid:durableId="819152370">
    <w:abstractNumId w:val="43"/>
  </w:num>
  <w:num w:numId="131" w16cid:durableId="640110647">
    <w:abstractNumId w:val="64"/>
  </w:num>
  <w:num w:numId="132" w16cid:durableId="595789011">
    <w:abstractNumId w:val="16"/>
  </w:num>
  <w:num w:numId="133" w16cid:durableId="1701122011">
    <w:abstractNumId w:val="86"/>
  </w:num>
  <w:num w:numId="134" w16cid:durableId="1051929341">
    <w:abstractNumId w:val="143"/>
  </w:num>
  <w:num w:numId="135" w16cid:durableId="1050034760">
    <w:abstractNumId w:val="156"/>
  </w:num>
  <w:num w:numId="136" w16cid:durableId="1603762518">
    <w:abstractNumId w:val="123"/>
  </w:num>
  <w:num w:numId="137" w16cid:durableId="513619862">
    <w:abstractNumId w:val="18"/>
  </w:num>
  <w:num w:numId="138" w16cid:durableId="1788894010">
    <w:abstractNumId w:val="74"/>
  </w:num>
  <w:num w:numId="139" w16cid:durableId="238255395">
    <w:abstractNumId w:val="11"/>
  </w:num>
  <w:num w:numId="140" w16cid:durableId="13852296">
    <w:abstractNumId w:val="148"/>
  </w:num>
  <w:num w:numId="141" w16cid:durableId="1553271720">
    <w:abstractNumId w:val="89"/>
  </w:num>
  <w:num w:numId="142" w16cid:durableId="160439169">
    <w:abstractNumId w:val="112"/>
  </w:num>
  <w:num w:numId="143" w16cid:durableId="373623768">
    <w:abstractNumId w:val="125"/>
  </w:num>
  <w:num w:numId="144" w16cid:durableId="2115515933">
    <w:abstractNumId w:val="8"/>
  </w:num>
  <w:num w:numId="145" w16cid:durableId="459110648">
    <w:abstractNumId w:val="5"/>
  </w:num>
  <w:num w:numId="146" w16cid:durableId="1700084766">
    <w:abstractNumId w:val="160"/>
  </w:num>
  <w:num w:numId="147" w16cid:durableId="704063007">
    <w:abstractNumId w:val="63"/>
  </w:num>
  <w:num w:numId="148" w16cid:durableId="1203907422">
    <w:abstractNumId w:val="2"/>
  </w:num>
  <w:num w:numId="149" w16cid:durableId="1851600694">
    <w:abstractNumId w:val="144"/>
  </w:num>
  <w:num w:numId="150" w16cid:durableId="1183713268">
    <w:abstractNumId w:val="131"/>
  </w:num>
  <w:num w:numId="151" w16cid:durableId="1677226432">
    <w:abstractNumId w:val="30"/>
  </w:num>
  <w:num w:numId="152" w16cid:durableId="34240902">
    <w:abstractNumId w:val="120"/>
  </w:num>
  <w:num w:numId="153" w16cid:durableId="1325935171">
    <w:abstractNumId w:val="25"/>
  </w:num>
  <w:num w:numId="154" w16cid:durableId="844247005">
    <w:abstractNumId w:val="135"/>
  </w:num>
  <w:num w:numId="155" w16cid:durableId="1711539554">
    <w:abstractNumId w:val="75"/>
  </w:num>
  <w:num w:numId="156" w16cid:durableId="1217546938">
    <w:abstractNumId w:val="60"/>
  </w:num>
  <w:num w:numId="157" w16cid:durableId="353729335">
    <w:abstractNumId w:val="163"/>
  </w:num>
  <w:num w:numId="158" w16cid:durableId="1827043149">
    <w:abstractNumId w:val="72"/>
  </w:num>
  <w:num w:numId="159" w16cid:durableId="811675517">
    <w:abstractNumId w:val="52"/>
  </w:num>
  <w:num w:numId="160" w16cid:durableId="280264000">
    <w:abstractNumId w:val="91"/>
  </w:num>
  <w:num w:numId="161" w16cid:durableId="799225012">
    <w:abstractNumId w:val="14"/>
  </w:num>
  <w:num w:numId="162" w16cid:durableId="1467240119">
    <w:abstractNumId w:val="130"/>
  </w:num>
  <w:num w:numId="163" w16cid:durableId="222063463">
    <w:abstractNumId w:val="71"/>
  </w:num>
  <w:num w:numId="164" w16cid:durableId="2142768046">
    <w:abstractNumId w:val="97"/>
  </w:num>
  <w:num w:numId="165" w16cid:durableId="1731075318">
    <w:abstractNumId w:val="100"/>
  </w:num>
  <w:numIdMacAtCleanup w:val="1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el Eraki">
    <w15:presenceInfo w15:providerId="AD" w15:userId="S::oreler@payoneer.com::5dc4c260-c8cf-4867-a9ca-af8352e543c0"/>
  </w15:person>
  <w15:person w15:author="Eyal Zehavi">
    <w15:presenceInfo w15:providerId="AD" w15:userId="S::eyalze@payoneer.com::f21883ac-0dd5-4754-93b3-b10226fb810b"/>
  </w15:person>
  <w15:person w15:author="Mor Rahimi">
    <w15:presenceInfo w15:providerId="AD" w15:userId="S::morra@payoneer.com::4f311bf1-8ff4-452e-90ed-cf4747028846"/>
  </w15:person>
  <w15:person w15:author="Shimi Parness">
    <w15:presenceInfo w15:providerId="AD" w15:userId="S::shimipa@payoneer.com::c6e3c7ab-701f-4db7-a86c-be27b82bc97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F81"/>
    <w:rsid w:val="00000E03"/>
    <w:rsid w:val="000010AF"/>
    <w:rsid w:val="000012B3"/>
    <w:rsid w:val="000013B1"/>
    <w:rsid w:val="000023C3"/>
    <w:rsid w:val="0000313A"/>
    <w:rsid w:val="00006F45"/>
    <w:rsid w:val="0001026F"/>
    <w:rsid w:val="0001592E"/>
    <w:rsid w:val="00017EE4"/>
    <w:rsid w:val="00020BBA"/>
    <w:rsid w:val="00020D7D"/>
    <w:rsid w:val="000231DF"/>
    <w:rsid w:val="000233A9"/>
    <w:rsid w:val="000254BB"/>
    <w:rsid w:val="00025F11"/>
    <w:rsid w:val="000263EC"/>
    <w:rsid w:val="0002763D"/>
    <w:rsid w:val="0002786F"/>
    <w:rsid w:val="0003055F"/>
    <w:rsid w:val="00030580"/>
    <w:rsid w:val="00031E28"/>
    <w:rsid w:val="00032471"/>
    <w:rsid w:val="00034DEF"/>
    <w:rsid w:val="000433FC"/>
    <w:rsid w:val="0004423E"/>
    <w:rsid w:val="00046941"/>
    <w:rsid w:val="00050D50"/>
    <w:rsid w:val="00051236"/>
    <w:rsid w:val="0005161E"/>
    <w:rsid w:val="000520DC"/>
    <w:rsid w:val="00052B6D"/>
    <w:rsid w:val="00053834"/>
    <w:rsid w:val="000549D3"/>
    <w:rsid w:val="00055281"/>
    <w:rsid w:val="000553BC"/>
    <w:rsid w:val="00055AA0"/>
    <w:rsid w:val="000567BC"/>
    <w:rsid w:val="00057B56"/>
    <w:rsid w:val="00061DD4"/>
    <w:rsid w:val="000620F8"/>
    <w:rsid w:val="00062B41"/>
    <w:rsid w:val="00063D09"/>
    <w:rsid w:val="000650E0"/>
    <w:rsid w:val="00065D4B"/>
    <w:rsid w:val="000679F2"/>
    <w:rsid w:val="00074E3D"/>
    <w:rsid w:val="0007660D"/>
    <w:rsid w:val="00076A52"/>
    <w:rsid w:val="00081FD4"/>
    <w:rsid w:val="00082D4B"/>
    <w:rsid w:val="00084226"/>
    <w:rsid w:val="00084D31"/>
    <w:rsid w:val="000859A7"/>
    <w:rsid w:val="00085D89"/>
    <w:rsid w:val="00086530"/>
    <w:rsid w:val="00087BD3"/>
    <w:rsid w:val="00090EB2"/>
    <w:rsid w:val="00091580"/>
    <w:rsid w:val="000926D9"/>
    <w:rsid w:val="00093B28"/>
    <w:rsid w:val="00093B35"/>
    <w:rsid w:val="00095BCE"/>
    <w:rsid w:val="000A09F0"/>
    <w:rsid w:val="000A4975"/>
    <w:rsid w:val="000A4C2F"/>
    <w:rsid w:val="000A4EBA"/>
    <w:rsid w:val="000A5887"/>
    <w:rsid w:val="000B09B2"/>
    <w:rsid w:val="000B0A07"/>
    <w:rsid w:val="000B12EF"/>
    <w:rsid w:val="000B1ADC"/>
    <w:rsid w:val="000B1DCA"/>
    <w:rsid w:val="000B2F04"/>
    <w:rsid w:val="000B341D"/>
    <w:rsid w:val="000B3686"/>
    <w:rsid w:val="000B46E1"/>
    <w:rsid w:val="000B59A1"/>
    <w:rsid w:val="000C03E5"/>
    <w:rsid w:val="000C0A1A"/>
    <w:rsid w:val="000C20E6"/>
    <w:rsid w:val="000C2761"/>
    <w:rsid w:val="000C3CF8"/>
    <w:rsid w:val="000C4D86"/>
    <w:rsid w:val="000C5573"/>
    <w:rsid w:val="000C5CBD"/>
    <w:rsid w:val="000C67FF"/>
    <w:rsid w:val="000C7696"/>
    <w:rsid w:val="000D1F44"/>
    <w:rsid w:val="000D292A"/>
    <w:rsid w:val="000D4E47"/>
    <w:rsid w:val="000D572C"/>
    <w:rsid w:val="000E0EFD"/>
    <w:rsid w:val="000E0FF9"/>
    <w:rsid w:val="000E207A"/>
    <w:rsid w:val="000E2FBA"/>
    <w:rsid w:val="000E494D"/>
    <w:rsid w:val="000E5D7C"/>
    <w:rsid w:val="000E64AE"/>
    <w:rsid w:val="000F16CD"/>
    <w:rsid w:val="000F1D25"/>
    <w:rsid w:val="000F26DD"/>
    <w:rsid w:val="000F4B1F"/>
    <w:rsid w:val="000F5EA9"/>
    <w:rsid w:val="000F76E2"/>
    <w:rsid w:val="000F7DD9"/>
    <w:rsid w:val="00100482"/>
    <w:rsid w:val="001006A0"/>
    <w:rsid w:val="00104AE3"/>
    <w:rsid w:val="00107F00"/>
    <w:rsid w:val="00107F21"/>
    <w:rsid w:val="00111A89"/>
    <w:rsid w:val="00111CDC"/>
    <w:rsid w:val="00115674"/>
    <w:rsid w:val="00116551"/>
    <w:rsid w:val="0011689A"/>
    <w:rsid w:val="00117BEA"/>
    <w:rsid w:val="00120136"/>
    <w:rsid w:val="001206B9"/>
    <w:rsid w:val="00125532"/>
    <w:rsid w:val="00126153"/>
    <w:rsid w:val="00126793"/>
    <w:rsid w:val="00126F55"/>
    <w:rsid w:val="00126FF7"/>
    <w:rsid w:val="00127FC6"/>
    <w:rsid w:val="0013191E"/>
    <w:rsid w:val="00133DF6"/>
    <w:rsid w:val="00136049"/>
    <w:rsid w:val="00136DA9"/>
    <w:rsid w:val="0014130B"/>
    <w:rsid w:val="00141702"/>
    <w:rsid w:val="00142E6D"/>
    <w:rsid w:val="001442EB"/>
    <w:rsid w:val="00145953"/>
    <w:rsid w:val="00146E94"/>
    <w:rsid w:val="0015126B"/>
    <w:rsid w:val="0015390C"/>
    <w:rsid w:val="001562BD"/>
    <w:rsid w:val="00156397"/>
    <w:rsid w:val="001564D7"/>
    <w:rsid w:val="00156B2C"/>
    <w:rsid w:val="0016058B"/>
    <w:rsid w:val="001623DF"/>
    <w:rsid w:val="00164B7A"/>
    <w:rsid w:val="00165550"/>
    <w:rsid w:val="00165E05"/>
    <w:rsid w:val="0016611C"/>
    <w:rsid w:val="00166741"/>
    <w:rsid w:val="00167522"/>
    <w:rsid w:val="001679BD"/>
    <w:rsid w:val="0017011A"/>
    <w:rsid w:val="001718AD"/>
    <w:rsid w:val="00171C15"/>
    <w:rsid w:val="00171F3E"/>
    <w:rsid w:val="0017387F"/>
    <w:rsid w:val="00173E8A"/>
    <w:rsid w:val="00174254"/>
    <w:rsid w:val="00176574"/>
    <w:rsid w:val="0017776D"/>
    <w:rsid w:val="00177BBA"/>
    <w:rsid w:val="001815BC"/>
    <w:rsid w:val="001825FD"/>
    <w:rsid w:val="00184AC8"/>
    <w:rsid w:val="00185708"/>
    <w:rsid w:val="00187968"/>
    <w:rsid w:val="00190E25"/>
    <w:rsid w:val="001911CC"/>
    <w:rsid w:val="00192EA0"/>
    <w:rsid w:val="00196672"/>
    <w:rsid w:val="00197B6F"/>
    <w:rsid w:val="001A0988"/>
    <w:rsid w:val="001A0A33"/>
    <w:rsid w:val="001A0EA0"/>
    <w:rsid w:val="001A1296"/>
    <w:rsid w:val="001A18ED"/>
    <w:rsid w:val="001A483D"/>
    <w:rsid w:val="001A4C23"/>
    <w:rsid w:val="001A5677"/>
    <w:rsid w:val="001A57D7"/>
    <w:rsid w:val="001A744F"/>
    <w:rsid w:val="001A7877"/>
    <w:rsid w:val="001A7F6E"/>
    <w:rsid w:val="001B0683"/>
    <w:rsid w:val="001B14E0"/>
    <w:rsid w:val="001B223E"/>
    <w:rsid w:val="001B294E"/>
    <w:rsid w:val="001B4185"/>
    <w:rsid w:val="001B58BD"/>
    <w:rsid w:val="001C13EE"/>
    <w:rsid w:val="001C1728"/>
    <w:rsid w:val="001C4D4F"/>
    <w:rsid w:val="001C5023"/>
    <w:rsid w:val="001C67DC"/>
    <w:rsid w:val="001C6D31"/>
    <w:rsid w:val="001D0482"/>
    <w:rsid w:val="001D0DE0"/>
    <w:rsid w:val="001D4D4B"/>
    <w:rsid w:val="001D56A6"/>
    <w:rsid w:val="001D6868"/>
    <w:rsid w:val="001D7438"/>
    <w:rsid w:val="001E2623"/>
    <w:rsid w:val="001E2C7F"/>
    <w:rsid w:val="001E3970"/>
    <w:rsid w:val="001E44BC"/>
    <w:rsid w:val="001E52F9"/>
    <w:rsid w:val="001E554B"/>
    <w:rsid w:val="001E6492"/>
    <w:rsid w:val="001E758A"/>
    <w:rsid w:val="001F122D"/>
    <w:rsid w:val="001F1AD0"/>
    <w:rsid w:val="001F3868"/>
    <w:rsid w:val="001F6FEC"/>
    <w:rsid w:val="001F71AD"/>
    <w:rsid w:val="001F7632"/>
    <w:rsid w:val="001F7BC9"/>
    <w:rsid w:val="002008C6"/>
    <w:rsid w:val="0020190E"/>
    <w:rsid w:val="00202109"/>
    <w:rsid w:val="002026BA"/>
    <w:rsid w:val="00202F77"/>
    <w:rsid w:val="002033E4"/>
    <w:rsid w:val="002047CA"/>
    <w:rsid w:val="00205C84"/>
    <w:rsid w:val="00206239"/>
    <w:rsid w:val="00207DC9"/>
    <w:rsid w:val="00210ECD"/>
    <w:rsid w:val="00211F40"/>
    <w:rsid w:val="002121C7"/>
    <w:rsid w:val="0021487E"/>
    <w:rsid w:val="00223477"/>
    <w:rsid w:val="00223491"/>
    <w:rsid w:val="00224F01"/>
    <w:rsid w:val="002266D5"/>
    <w:rsid w:val="00227411"/>
    <w:rsid w:val="002275B7"/>
    <w:rsid w:val="0022769D"/>
    <w:rsid w:val="002312E0"/>
    <w:rsid w:val="0023249F"/>
    <w:rsid w:val="0023347E"/>
    <w:rsid w:val="00234488"/>
    <w:rsid w:val="00235199"/>
    <w:rsid w:val="00240340"/>
    <w:rsid w:val="00242150"/>
    <w:rsid w:val="002426A4"/>
    <w:rsid w:val="00242C53"/>
    <w:rsid w:val="00243324"/>
    <w:rsid w:val="0024353C"/>
    <w:rsid w:val="00243940"/>
    <w:rsid w:val="00243A2B"/>
    <w:rsid w:val="002450BD"/>
    <w:rsid w:val="00245EAA"/>
    <w:rsid w:val="002537DB"/>
    <w:rsid w:val="00254E7E"/>
    <w:rsid w:val="00255C56"/>
    <w:rsid w:val="00260741"/>
    <w:rsid w:val="00261AAE"/>
    <w:rsid w:val="00261F53"/>
    <w:rsid w:val="00262474"/>
    <w:rsid w:val="00263B27"/>
    <w:rsid w:val="002646A6"/>
    <w:rsid w:val="00267D39"/>
    <w:rsid w:val="002705C0"/>
    <w:rsid w:val="00271206"/>
    <w:rsid w:val="00273EDC"/>
    <w:rsid w:val="002756EB"/>
    <w:rsid w:val="00275830"/>
    <w:rsid w:val="00280A4B"/>
    <w:rsid w:val="002822BA"/>
    <w:rsid w:val="00285E6D"/>
    <w:rsid w:val="00286DB3"/>
    <w:rsid w:val="00287C1F"/>
    <w:rsid w:val="00287C20"/>
    <w:rsid w:val="00292A7A"/>
    <w:rsid w:val="00292E61"/>
    <w:rsid w:val="00294B29"/>
    <w:rsid w:val="00294C20"/>
    <w:rsid w:val="00296230"/>
    <w:rsid w:val="0029703C"/>
    <w:rsid w:val="0029724C"/>
    <w:rsid w:val="002A08B9"/>
    <w:rsid w:val="002A90C5"/>
    <w:rsid w:val="002B091A"/>
    <w:rsid w:val="002B121E"/>
    <w:rsid w:val="002B1956"/>
    <w:rsid w:val="002B2F57"/>
    <w:rsid w:val="002B641A"/>
    <w:rsid w:val="002B64A3"/>
    <w:rsid w:val="002B7B9D"/>
    <w:rsid w:val="002C0123"/>
    <w:rsid w:val="002C0A51"/>
    <w:rsid w:val="002C2AB3"/>
    <w:rsid w:val="002C3204"/>
    <w:rsid w:val="002C3E6D"/>
    <w:rsid w:val="002C4042"/>
    <w:rsid w:val="002C49A4"/>
    <w:rsid w:val="002C5CCE"/>
    <w:rsid w:val="002C78BB"/>
    <w:rsid w:val="002C7C50"/>
    <w:rsid w:val="002C7CE6"/>
    <w:rsid w:val="002D24FD"/>
    <w:rsid w:val="002D2B4C"/>
    <w:rsid w:val="002D41A0"/>
    <w:rsid w:val="002D5B58"/>
    <w:rsid w:val="002D5FF2"/>
    <w:rsid w:val="002D6401"/>
    <w:rsid w:val="002E3E9D"/>
    <w:rsid w:val="002E51D5"/>
    <w:rsid w:val="002E6445"/>
    <w:rsid w:val="002F1025"/>
    <w:rsid w:val="002F1836"/>
    <w:rsid w:val="002F239D"/>
    <w:rsid w:val="002F25D5"/>
    <w:rsid w:val="002F2AB4"/>
    <w:rsid w:val="002F2D1E"/>
    <w:rsid w:val="002F377D"/>
    <w:rsid w:val="002F4BE1"/>
    <w:rsid w:val="002F5522"/>
    <w:rsid w:val="002F5AFC"/>
    <w:rsid w:val="002F6FB9"/>
    <w:rsid w:val="002F79CD"/>
    <w:rsid w:val="00300D28"/>
    <w:rsid w:val="0030105D"/>
    <w:rsid w:val="00301664"/>
    <w:rsid w:val="00305B1D"/>
    <w:rsid w:val="0030700F"/>
    <w:rsid w:val="00311AE2"/>
    <w:rsid w:val="00315371"/>
    <w:rsid w:val="00315C27"/>
    <w:rsid w:val="00317B9C"/>
    <w:rsid w:val="00317F36"/>
    <w:rsid w:val="003217C7"/>
    <w:rsid w:val="003226D2"/>
    <w:rsid w:val="00322B1D"/>
    <w:rsid w:val="00323AFD"/>
    <w:rsid w:val="00325700"/>
    <w:rsid w:val="00325AFD"/>
    <w:rsid w:val="0032783E"/>
    <w:rsid w:val="003304D4"/>
    <w:rsid w:val="00333399"/>
    <w:rsid w:val="00334FA3"/>
    <w:rsid w:val="0033590D"/>
    <w:rsid w:val="003368C0"/>
    <w:rsid w:val="003378DD"/>
    <w:rsid w:val="00341827"/>
    <w:rsid w:val="003437F6"/>
    <w:rsid w:val="003449DE"/>
    <w:rsid w:val="00344DFB"/>
    <w:rsid w:val="00345B8B"/>
    <w:rsid w:val="00345DA1"/>
    <w:rsid w:val="00346220"/>
    <w:rsid w:val="0035141A"/>
    <w:rsid w:val="00352859"/>
    <w:rsid w:val="00353EDD"/>
    <w:rsid w:val="003555C6"/>
    <w:rsid w:val="0035639D"/>
    <w:rsid w:val="003575A4"/>
    <w:rsid w:val="00362075"/>
    <w:rsid w:val="00363F87"/>
    <w:rsid w:val="003649DB"/>
    <w:rsid w:val="00364D4D"/>
    <w:rsid w:val="003651D5"/>
    <w:rsid w:val="00374DBB"/>
    <w:rsid w:val="00375ED4"/>
    <w:rsid w:val="00385172"/>
    <w:rsid w:val="00385C8D"/>
    <w:rsid w:val="0038713D"/>
    <w:rsid w:val="00391045"/>
    <w:rsid w:val="00392220"/>
    <w:rsid w:val="003972FE"/>
    <w:rsid w:val="0039735A"/>
    <w:rsid w:val="003A3227"/>
    <w:rsid w:val="003A3580"/>
    <w:rsid w:val="003A375C"/>
    <w:rsid w:val="003A4428"/>
    <w:rsid w:val="003A5E76"/>
    <w:rsid w:val="003A7286"/>
    <w:rsid w:val="003B02DD"/>
    <w:rsid w:val="003B07C3"/>
    <w:rsid w:val="003B1B18"/>
    <w:rsid w:val="003B26F7"/>
    <w:rsid w:val="003B43BF"/>
    <w:rsid w:val="003B4762"/>
    <w:rsid w:val="003B6017"/>
    <w:rsid w:val="003B6236"/>
    <w:rsid w:val="003C0DC8"/>
    <w:rsid w:val="003C132D"/>
    <w:rsid w:val="003C32D5"/>
    <w:rsid w:val="003C3E85"/>
    <w:rsid w:val="003C53C1"/>
    <w:rsid w:val="003D07F0"/>
    <w:rsid w:val="003D081F"/>
    <w:rsid w:val="003D0B61"/>
    <w:rsid w:val="003D0C7C"/>
    <w:rsid w:val="003D1A8C"/>
    <w:rsid w:val="003D23B4"/>
    <w:rsid w:val="003D2C55"/>
    <w:rsid w:val="003D41FB"/>
    <w:rsid w:val="003D48D8"/>
    <w:rsid w:val="003D58E9"/>
    <w:rsid w:val="003D628E"/>
    <w:rsid w:val="003D71D9"/>
    <w:rsid w:val="003E0ABD"/>
    <w:rsid w:val="003E27C6"/>
    <w:rsid w:val="003E3C73"/>
    <w:rsid w:val="003E49CE"/>
    <w:rsid w:val="003E65F7"/>
    <w:rsid w:val="003E7565"/>
    <w:rsid w:val="003F1FA1"/>
    <w:rsid w:val="003F4052"/>
    <w:rsid w:val="003F4F62"/>
    <w:rsid w:val="003F5D9E"/>
    <w:rsid w:val="003F5E22"/>
    <w:rsid w:val="003F6EAC"/>
    <w:rsid w:val="00400FCE"/>
    <w:rsid w:val="004012A9"/>
    <w:rsid w:val="00404590"/>
    <w:rsid w:val="00406271"/>
    <w:rsid w:val="00411AD9"/>
    <w:rsid w:val="0041265D"/>
    <w:rsid w:val="00412CCB"/>
    <w:rsid w:val="00413AE9"/>
    <w:rsid w:val="00413D94"/>
    <w:rsid w:val="00414300"/>
    <w:rsid w:val="00415C21"/>
    <w:rsid w:val="00415C4C"/>
    <w:rsid w:val="00417299"/>
    <w:rsid w:val="00417F41"/>
    <w:rsid w:val="004230F9"/>
    <w:rsid w:val="004257CE"/>
    <w:rsid w:val="0043288F"/>
    <w:rsid w:val="00433894"/>
    <w:rsid w:val="00433B3C"/>
    <w:rsid w:val="004343DF"/>
    <w:rsid w:val="00436414"/>
    <w:rsid w:val="00441A6C"/>
    <w:rsid w:val="00441AD7"/>
    <w:rsid w:val="00442EE2"/>
    <w:rsid w:val="0044473B"/>
    <w:rsid w:val="004447F0"/>
    <w:rsid w:val="00446D29"/>
    <w:rsid w:val="004502B1"/>
    <w:rsid w:val="00450BA8"/>
    <w:rsid w:val="00450FE0"/>
    <w:rsid w:val="00451261"/>
    <w:rsid w:val="00451871"/>
    <w:rsid w:val="004537E7"/>
    <w:rsid w:val="004555FE"/>
    <w:rsid w:val="004573C6"/>
    <w:rsid w:val="00460E66"/>
    <w:rsid w:val="004612D3"/>
    <w:rsid w:val="00462223"/>
    <w:rsid w:val="00462607"/>
    <w:rsid w:val="00462B27"/>
    <w:rsid w:val="00463C27"/>
    <w:rsid w:val="00464306"/>
    <w:rsid w:val="0046458E"/>
    <w:rsid w:val="00464BDA"/>
    <w:rsid w:val="00467C5F"/>
    <w:rsid w:val="00467DFF"/>
    <w:rsid w:val="0047129B"/>
    <w:rsid w:val="00471361"/>
    <w:rsid w:val="00472CB0"/>
    <w:rsid w:val="00473846"/>
    <w:rsid w:val="004738DA"/>
    <w:rsid w:val="0047441F"/>
    <w:rsid w:val="00475700"/>
    <w:rsid w:val="0047620A"/>
    <w:rsid w:val="0047623A"/>
    <w:rsid w:val="004805C4"/>
    <w:rsid w:val="00481B97"/>
    <w:rsid w:val="0048230C"/>
    <w:rsid w:val="004832F1"/>
    <w:rsid w:val="00484462"/>
    <w:rsid w:val="0048609E"/>
    <w:rsid w:val="00490AB6"/>
    <w:rsid w:val="004928BA"/>
    <w:rsid w:val="00495383"/>
    <w:rsid w:val="00497288"/>
    <w:rsid w:val="0049744E"/>
    <w:rsid w:val="00497ABB"/>
    <w:rsid w:val="004A0348"/>
    <w:rsid w:val="004A1B44"/>
    <w:rsid w:val="004A1CC5"/>
    <w:rsid w:val="004A6583"/>
    <w:rsid w:val="004B231C"/>
    <w:rsid w:val="004B3516"/>
    <w:rsid w:val="004B3E8F"/>
    <w:rsid w:val="004B4AE0"/>
    <w:rsid w:val="004B628D"/>
    <w:rsid w:val="004B6578"/>
    <w:rsid w:val="004C1D3A"/>
    <w:rsid w:val="004C750B"/>
    <w:rsid w:val="004D0259"/>
    <w:rsid w:val="004D1C8E"/>
    <w:rsid w:val="004D2385"/>
    <w:rsid w:val="004D7DBC"/>
    <w:rsid w:val="004D7F74"/>
    <w:rsid w:val="004E0458"/>
    <w:rsid w:val="004E06FD"/>
    <w:rsid w:val="004E1783"/>
    <w:rsid w:val="004E2F63"/>
    <w:rsid w:val="004E358A"/>
    <w:rsid w:val="004E405D"/>
    <w:rsid w:val="004E5D9A"/>
    <w:rsid w:val="004E71DF"/>
    <w:rsid w:val="004E7521"/>
    <w:rsid w:val="004E7FAF"/>
    <w:rsid w:val="004F12B3"/>
    <w:rsid w:val="004F3541"/>
    <w:rsid w:val="004F4FA6"/>
    <w:rsid w:val="004F7370"/>
    <w:rsid w:val="005022FE"/>
    <w:rsid w:val="00502BB8"/>
    <w:rsid w:val="005048F2"/>
    <w:rsid w:val="00510F42"/>
    <w:rsid w:val="00513175"/>
    <w:rsid w:val="005145DA"/>
    <w:rsid w:val="00517F92"/>
    <w:rsid w:val="00517FEA"/>
    <w:rsid w:val="00523211"/>
    <w:rsid w:val="00523CF4"/>
    <w:rsid w:val="00523E31"/>
    <w:rsid w:val="00523F7F"/>
    <w:rsid w:val="00526368"/>
    <w:rsid w:val="00527302"/>
    <w:rsid w:val="00527431"/>
    <w:rsid w:val="0053027D"/>
    <w:rsid w:val="005315C4"/>
    <w:rsid w:val="0053186E"/>
    <w:rsid w:val="005328C9"/>
    <w:rsid w:val="00535C4F"/>
    <w:rsid w:val="00537763"/>
    <w:rsid w:val="00545ACE"/>
    <w:rsid w:val="005462AC"/>
    <w:rsid w:val="00550661"/>
    <w:rsid w:val="00550D2B"/>
    <w:rsid w:val="005530A0"/>
    <w:rsid w:val="005537CC"/>
    <w:rsid w:val="005538C5"/>
    <w:rsid w:val="00554BD5"/>
    <w:rsid w:val="00557654"/>
    <w:rsid w:val="00563037"/>
    <w:rsid w:val="00563960"/>
    <w:rsid w:val="00563A73"/>
    <w:rsid w:val="005646FF"/>
    <w:rsid w:val="00564A84"/>
    <w:rsid w:val="00565201"/>
    <w:rsid w:val="00566662"/>
    <w:rsid w:val="00566D4A"/>
    <w:rsid w:val="00566E38"/>
    <w:rsid w:val="00570180"/>
    <w:rsid w:val="00572C6D"/>
    <w:rsid w:val="005735BC"/>
    <w:rsid w:val="005745BA"/>
    <w:rsid w:val="0057799F"/>
    <w:rsid w:val="00577B26"/>
    <w:rsid w:val="005802F6"/>
    <w:rsid w:val="00580564"/>
    <w:rsid w:val="00581222"/>
    <w:rsid w:val="00582680"/>
    <w:rsid w:val="00585EAB"/>
    <w:rsid w:val="00586850"/>
    <w:rsid w:val="00586FA4"/>
    <w:rsid w:val="005873A7"/>
    <w:rsid w:val="005878B7"/>
    <w:rsid w:val="00587B12"/>
    <w:rsid w:val="00592145"/>
    <w:rsid w:val="00594ECB"/>
    <w:rsid w:val="005A00F0"/>
    <w:rsid w:val="005A1941"/>
    <w:rsid w:val="005A1A38"/>
    <w:rsid w:val="005A25AF"/>
    <w:rsid w:val="005A2713"/>
    <w:rsid w:val="005A3FCF"/>
    <w:rsid w:val="005A467A"/>
    <w:rsid w:val="005A4816"/>
    <w:rsid w:val="005A72EC"/>
    <w:rsid w:val="005B1277"/>
    <w:rsid w:val="005B273D"/>
    <w:rsid w:val="005B30FC"/>
    <w:rsid w:val="005B343C"/>
    <w:rsid w:val="005B3450"/>
    <w:rsid w:val="005B3D90"/>
    <w:rsid w:val="005C0F81"/>
    <w:rsid w:val="005C1B9C"/>
    <w:rsid w:val="005C22D2"/>
    <w:rsid w:val="005C3570"/>
    <w:rsid w:val="005C3687"/>
    <w:rsid w:val="005C4DA7"/>
    <w:rsid w:val="005C712B"/>
    <w:rsid w:val="005C7678"/>
    <w:rsid w:val="005D0488"/>
    <w:rsid w:val="005D0F51"/>
    <w:rsid w:val="005D1139"/>
    <w:rsid w:val="005D1218"/>
    <w:rsid w:val="005D20F4"/>
    <w:rsid w:val="005D43A1"/>
    <w:rsid w:val="005D561F"/>
    <w:rsid w:val="005D5D92"/>
    <w:rsid w:val="005E2E46"/>
    <w:rsid w:val="005E4664"/>
    <w:rsid w:val="005E5561"/>
    <w:rsid w:val="005E5AC1"/>
    <w:rsid w:val="005E5DC5"/>
    <w:rsid w:val="005E5FD5"/>
    <w:rsid w:val="005E79DE"/>
    <w:rsid w:val="005E7BD9"/>
    <w:rsid w:val="005F089E"/>
    <w:rsid w:val="005F103A"/>
    <w:rsid w:val="005F1ABE"/>
    <w:rsid w:val="005F1BD3"/>
    <w:rsid w:val="005F261E"/>
    <w:rsid w:val="005F55E6"/>
    <w:rsid w:val="005F6074"/>
    <w:rsid w:val="00600346"/>
    <w:rsid w:val="00601221"/>
    <w:rsid w:val="00602A80"/>
    <w:rsid w:val="00603042"/>
    <w:rsid w:val="0060531E"/>
    <w:rsid w:val="00605CCC"/>
    <w:rsid w:val="0061142E"/>
    <w:rsid w:val="006141D3"/>
    <w:rsid w:val="00617174"/>
    <w:rsid w:val="00622098"/>
    <w:rsid w:val="006222FA"/>
    <w:rsid w:val="00622CCC"/>
    <w:rsid w:val="006257FA"/>
    <w:rsid w:val="00625F0A"/>
    <w:rsid w:val="006308B0"/>
    <w:rsid w:val="00635378"/>
    <w:rsid w:val="006356ED"/>
    <w:rsid w:val="00636A89"/>
    <w:rsid w:val="00636B30"/>
    <w:rsid w:val="0063762F"/>
    <w:rsid w:val="00640128"/>
    <w:rsid w:val="00641C49"/>
    <w:rsid w:val="00641E2A"/>
    <w:rsid w:val="00644449"/>
    <w:rsid w:val="00645352"/>
    <w:rsid w:val="00645B20"/>
    <w:rsid w:val="00646DA0"/>
    <w:rsid w:val="0064777E"/>
    <w:rsid w:val="00650365"/>
    <w:rsid w:val="006531A4"/>
    <w:rsid w:val="006544C0"/>
    <w:rsid w:val="006549CE"/>
    <w:rsid w:val="00654E62"/>
    <w:rsid w:val="006563F4"/>
    <w:rsid w:val="00662BCF"/>
    <w:rsid w:val="00670161"/>
    <w:rsid w:val="00670B9A"/>
    <w:rsid w:val="00671946"/>
    <w:rsid w:val="00671A01"/>
    <w:rsid w:val="00673CB6"/>
    <w:rsid w:val="00674A73"/>
    <w:rsid w:val="006800FD"/>
    <w:rsid w:val="006814D3"/>
    <w:rsid w:val="00682F28"/>
    <w:rsid w:val="00683997"/>
    <w:rsid w:val="00684CDB"/>
    <w:rsid w:val="00684CF9"/>
    <w:rsid w:val="00686092"/>
    <w:rsid w:val="00686260"/>
    <w:rsid w:val="006900F2"/>
    <w:rsid w:val="00690CCA"/>
    <w:rsid w:val="00691B8C"/>
    <w:rsid w:val="00692E98"/>
    <w:rsid w:val="00693CAF"/>
    <w:rsid w:val="00696933"/>
    <w:rsid w:val="00697DEB"/>
    <w:rsid w:val="006A086C"/>
    <w:rsid w:val="006A25E1"/>
    <w:rsid w:val="006A34FF"/>
    <w:rsid w:val="006A5229"/>
    <w:rsid w:val="006A5A71"/>
    <w:rsid w:val="006A6445"/>
    <w:rsid w:val="006A6756"/>
    <w:rsid w:val="006A6923"/>
    <w:rsid w:val="006B019B"/>
    <w:rsid w:val="006B0BEB"/>
    <w:rsid w:val="006B1E0C"/>
    <w:rsid w:val="006B252B"/>
    <w:rsid w:val="006B36DB"/>
    <w:rsid w:val="006B37AC"/>
    <w:rsid w:val="006B3CFF"/>
    <w:rsid w:val="006B3D2D"/>
    <w:rsid w:val="006B428E"/>
    <w:rsid w:val="006B4CF8"/>
    <w:rsid w:val="006B51B8"/>
    <w:rsid w:val="006C13F3"/>
    <w:rsid w:val="006C1BDC"/>
    <w:rsid w:val="006C487A"/>
    <w:rsid w:val="006C4885"/>
    <w:rsid w:val="006C5794"/>
    <w:rsid w:val="006C59E1"/>
    <w:rsid w:val="006C60A5"/>
    <w:rsid w:val="006D2EA7"/>
    <w:rsid w:val="006D5BD4"/>
    <w:rsid w:val="006D67C1"/>
    <w:rsid w:val="006E475A"/>
    <w:rsid w:val="006E6C18"/>
    <w:rsid w:val="006E78A9"/>
    <w:rsid w:val="006F04B1"/>
    <w:rsid w:val="006F1CA0"/>
    <w:rsid w:val="006F3DD9"/>
    <w:rsid w:val="006F4444"/>
    <w:rsid w:val="006F46F2"/>
    <w:rsid w:val="006F4AA2"/>
    <w:rsid w:val="006F65C9"/>
    <w:rsid w:val="006F7804"/>
    <w:rsid w:val="00704ED6"/>
    <w:rsid w:val="00706BE2"/>
    <w:rsid w:val="00710E4A"/>
    <w:rsid w:val="00713828"/>
    <w:rsid w:val="007145E6"/>
    <w:rsid w:val="00715217"/>
    <w:rsid w:val="0071786D"/>
    <w:rsid w:val="00717F93"/>
    <w:rsid w:val="00720834"/>
    <w:rsid w:val="00721266"/>
    <w:rsid w:val="00722A4C"/>
    <w:rsid w:val="00723814"/>
    <w:rsid w:val="007241B1"/>
    <w:rsid w:val="0072592A"/>
    <w:rsid w:val="007264C9"/>
    <w:rsid w:val="007303DE"/>
    <w:rsid w:val="0073067E"/>
    <w:rsid w:val="00730ECE"/>
    <w:rsid w:val="00732B14"/>
    <w:rsid w:val="00735769"/>
    <w:rsid w:val="00737777"/>
    <w:rsid w:val="00737A25"/>
    <w:rsid w:val="00737AF3"/>
    <w:rsid w:val="00740EF2"/>
    <w:rsid w:val="0074237D"/>
    <w:rsid w:val="00742F18"/>
    <w:rsid w:val="00743DEC"/>
    <w:rsid w:val="0074630E"/>
    <w:rsid w:val="007464E1"/>
    <w:rsid w:val="00746F13"/>
    <w:rsid w:val="00752546"/>
    <w:rsid w:val="00754911"/>
    <w:rsid w:val="00755ABF"/>
    <w:rsid w:val="007566C5"/>
    <w:rsid w:val="00760498"/>
    <w:rsid w:val="0076053C"/>
    <w:rsid w:val="0076060C"/>
    <w:rsid w:val="00760F6D"/>
    <w:rsid w:val="007624BD"/>
    <w:rsid w:val="007628B7"/>
    <w:rsid w:val="007648F7"/>
    <w:rsid w:val="0076518D"/>
    <w:rsid w:val="0076609D"/>
    <w:rsid w:val="00766F34"/>
    <w:rsid w:val="007706DE"/>
    <w:rsid w:val="00771052"/>
    <w:rsid w:val="00772016"/>
    <w:rsid w:val="0077360D"/>
    <w:rsid w:val="007755D3"/>
    <w:rsid w:val="0077571C"/>
    <w:rsid w:val="00776713"/>
    <w:rsid w:val="00776D20"/>
    <w:rsid w:val="00780A04"/>
    <w:rsid w:val="007819A3"/>
    <w:rsid w:val="00791F9F"/>
    <w:rsid w:val="00792C81"/>
    <w:rsid w:val="00793710"/>
    <w:rsid w:val="0079443B"/>
    <w:rsid w:val="00795697"/>
    <w:rsid w:val="007A2416"/>
    <w:rsid w:val="007A4A21"/>
    <w:rsid w:val="007A7157"/>
    <w:rsid w:val="007A7445"/>
    <w:rsid w:val="007A7C7C"/>
    <w:rsid w:val="007B28F7"/>
    <w:rsid w:val="007B3CE0"/>
    <w:rsid w:val="007B5A34"/>
    <w:rsid w:val="007B6E8D"/>
    <w:rsid w:val="007B6F99"/>
    <w:rsid w:val="007B7BDE"/>
    <w:rsid w:val="007B7C1B"/>
    <w:rsid w:val="007B7F24"/>
    <w:rsid w:val="007C009B"/>
    <w:rsid w:val="007C2C62"/>
    <w:rsid w:val="007C4847"/>
    <w:rsid w:val="007C5242"/>
    <w:rsid w:val="007C62C1"/>
    <w:rsid w:val="007D0AC3"/>
    <w:rsid w:val="007D15D3"/>
    <w:rsid w:val="007D3961"/>
    <w:rsid w:val="007D51CE"/>
    <w:rsid w:val="007E0C53"/>
    <w:rsid w:val="007E205E"/>
    <w:rsid w:val="007E2B08"/>
    <w:rsid w:val="007E3A82"/>
    <w:rsid w:val="007E4534"/>
    <w:rsid w:val="007E5FC2"/>
    <w:rsid w:val="007E76C5"/>
    <w:rsid w:val="007E7E20"/>
    <w:rsid w:val="007F148F"/>
    <w:rsid w:val="007F3919"/>
    <w:rsid w:val="007F53CD"/>
    <w:rsid w:val="007F7705"/>
    <w:rsid w:val="00803B5E"/>
    <w:rsid w:val="00803D8F"/>
    <w:rsid w:val="00812417"/>
    <w:rsid w:val="008127DC"/>
    <w:rsid w:val="00813E6A"/>
    <w:rsid w:val="00817FD8"/>
    <w:rsid w:val="00820462"/>
    <w:rsid w:val="00821381"/>
    <w:rsid w:val="00821A29"/>
    <w:rsid w:val="00824057"/>
    <w:rsid w:val="00832343"/>
    <w:rsid w:val="00836305"/>
    <w:rsid w:val="00842CFC"/>
    <w:rsid w:val="00850BF5"/>
    <w:rsid w:val="0085113E"/>
    <w:rsid w:val="00851B90"/>
    <w:rsid w:val="00852543"/>
    <w:rsid w:val="008525A2"/>
    <w:rsid w:val="008560F7"/>
    <w:rsid w:val="0086109A"/>
    <w:rsid w:val="00864C6E"/>
    <w:rsid w:val="00865106"/>
    <w:rsid w:val="0087171C"/>
    <w:rsid w:val="008743BF"/>
    <w:rsid w:val="0087511E"/>
    <w:rsid w:val="008768AE"/>
    <w:rsid w:val="00881AAC"/>
    <w:rsid w:val="0088372D"/>
    <w:rsid w:val="00887E7A"/>
    <w:rsid w:val="0089052E"/>
    <w:rsid w:val="00890B56"/>
    <w:rsid w:val="008914AC"/>
    <w:rsid w:val="00892350"/>
    <w:rsid w:val="0089416A"/>
    <w:rsid w:val="00896124"/>
    <w:rsid w:val="0089723A"/>
    <w:rsid w:val="00897DD1"/>
    <w:rsid w:val="008A0409"/>
    <w:rsid w:val="008A1DBB"/>
    <w:rsid w:val="008A28F6"/>
    <w:rsid w:val="008A3410"/>
    <w:rsid w:val="008A6552"/>
    <w:rsid w:val="008B3BE7"/>
    <w:rsid w:val="008B5916"/>
    <w:rsid w:val="008C2CE0"/>
    <w:rsid w:val="008C30B1"/>
    <w:rsid w:val="008C383D"/>
    <w:rsid w:val="008C4AE6"/>
    <w:rsid w:val="008C4E23"/>
    <w:rsid w:val="008C71F2"/>
    <w:rsid w:val="008C72E1"/>
    <w:rsid w:val="008D1BEB"/>
    <w:rsid w:val="008D340D"/>
    <w:rsid w:val="008D4C89"/>
    <w:rsid w:val="008D7799"/>
    <w:rsid w:val="008E10F5"/>
    <w:rsid w:val="008E155E"/>
    <w:rsid w:val="008E21D9"/>
    <w:rsid w:val="008E30F4"/>
    <w:rsid w:val="008E4CF9"/>
    <w:rsid w:val="008E667C"/>
    <w:rsid w:val="008E6DB7"/>
    <w:rsid w:val="008E6E10"/>
    <w:rsid w:val="008F03A5"/>
    <w:rsid w:val="008F0B04"/>
    <w:rsid w:val="008F11D5"/>
    <w:rsid w:val="008F152A"/>
    <w:rsid w:val="008F2078"/>
    <w:rsid w:val="008F4069"/>
    <w:rsid w:val="008F52DE"/>
    <w:rsid w:val="008F5CCA"/>
    <w:rsid w:val="008F7226"/>
    <w:rsid w:val="008F7F7A"/>
    <w:rsid w:val="0090295F"/>
    <w:rsid w:val="00905A5D"/>
    <w:rsid w:val="00907158"/>
    <w:rsid w:val="00907A63"/>
    <w:rsid w:val="00910ABD"/>
    <w:rsid w:val="009111EC"/>
    <w:rsid w:val="00915C25"/>
    <w:rsid w:val="0092079B"/>
    <w:rsid w:val="00921064"/>
    <w:rsid w:val="0092299B"/>
    <w:rsid w:val="00925235"/>
    <w:rsid w:val="00926CF1"/>
    <w:rsid w:val="00926FC7"/>
    <w:rsid w:val="009316ED"/>
    <w:rsid w:val="00931AF8"/>
    <w:rsid w:val="00931B89"/>
    <w:rsid w:val="00933C52"/>
    <w:rsid w:val="009349C4"/>
    <w:rsid w:val="0093655C"/>
    <w:rsid w:val="00936D05"/>
    <w:rsid w:val="00944CC3"/>
    <w:rsid w:val="009517F5"/>
    <w:rsid w:val="0095404E"/>
    <w:rsid w:val="00954347"/>
    <w:rsid w:val="00954562"/>
    <w:rsid w:val="00954FFF"/>
    <w:rsid w:val="009550A8"/>
    <w:rsid w:val="00955D2F"/>
    <w:rsid w:val="009571E3"/>
    <w:rsid w:val="00957439"/>
    <w:rsid w:val="0096073E"/>
    <w:rsid w:val="009609F1"/>
    <w:rsid w:val="00962602"/>
    <w:rsid w:val="00962A21"/>
    <w:rsid w:val="00963F18"/>
    <w:rsid w:val="00964F91"/>
    <w:rsid w:val="00970A8C"/>
    <w:rsid w:val="00970B0E"/>
    <w:rsid w:val="009733B3"/>
    <w:rsid w:val="00974B87"/>
    <w:rsid w:val="00976513"/>
    <w:rsid w:val="00977DD2"/>
    <w:rsid w:val="00981E83"/>
    <w:rsid w:val="00984C0F"/>
    <w:rsid w:val="00985C21"/>
    <w:rsid w:val="00985D34"/>
    <w:rsid w:val="009870A2"/>
    <w:rsid w:val="00996889"/>
    <w:rsid w:val="00996C00"/>
    <w:rsid w:val="00997211"/>
    <w:rsid w:val="00997303"/>
    <w:rsid w:val="009A03E4"/>
    <w:rsid w:val="009A1388"/>
    <w:rsid w:val="009A46AC"/>
    <w:rsid w:val="009A4C9D"/>
    <w:rsid w:val="009A5924"/>
    <w:rsid w:val="009A65EC"/>
    <w:rsid w:val="009B0294"/>
    <w:rsid w:val="009B0D9A"/>
    <w:rsid w:val="009B2741"/>
    <w:rsid w:val="009B2D65"/>
    <w:rsid w:val="009B41DC"/>
    <w:rsid w:val="009B6F34"/>
    <w:rsid w:val="009B7CE3"/>
    <w:rsid w:val="009C0131"/>
    <w:rsid w:val="009C0A03"/>
    <w:rsid w:val="009C0CBC"/>
    <w:rsid w:val="009C0FE3"/>
    <w:rsid w:val="009C3895"/>
    <w:rsid w:val="009C4971"/>
    <w:rsid w:val="009C608E"/>
    <w:rsid w:val="009C60A8"/>
    <w:rsid w:val="009C6957"/>
    <w:rsid w:val="009D0779"/>
    <w:rsid w:val="009D3A75"/>
    <w:rsid w:val="009E0537"/>
    <w:rsid w:val="009E4392"/>
    <w:rsid w:val="009E45D8"/>
    <w:rsid w:val="009E462E"/>
    <w:rsid w:val="009E4D41"/>
    <w:rsid w:val="009E6203"/>
    <w:rsid w:val="009F11AA"/>
    <w:rsid w:val="009F1840"/>
    <w:rsid w:val="009F1BD7"/>
    <w:rsid w:val="009F4BC8"/>
    <w:rsid w:val="009F6772"/>
    <w:rsid w:val="009F73F8"/>
    <w:rsid w:val="009F76E1"/>
    <w:rsid w:val="00A01240"/>
    <w:rsid w:val="00A037BE"/>
    <w:rsid w:val="00A03B4E"/>
    <w:rsid w:val="00A04EB8"/>
    <w:rsid w:val="00A06B09"/>
    <w:rsid w:val="00A11BA9"/>
    <w:rsid w:val="00A159A3"/>
    <w:rsid w:val="00A16CC5"/>
    <w:rsid w:val="00A17D58"/>
    <w:rsid w:val="00A2044C"/>
    <w:rsid w:val="00A20EDD"/>
    <w:rsid w:val="00A22E71"/>
    <w:rsid w:val="00A27528"/>
    <w:rsid w:val="00A34C8D"/>
    <w:rsid w:val="00A35C68"/>
    <w:rsid w:val="00A37BBD"/>
    <w:rsid w:val="00A42951"/>
    <w:rsid w:val="00A436E1"/>
    <w:rsid w:val="00A4450D"/>
    <w:rsid w:val="00A53DF4"/>
    <w:rsid w:val="00A53F9C"/>
    <w:rsid w:val="00A54AD2"/>
    <w:rsid w:val="00A55646"/>
    <w:rsid w:val="00A5657E"/>
    <w:rsid w:val="00A57EA1"/>
    <w:rsid w:val="00A61346"/>
    <w:rsid w:val="00A61BD0"/>
    <w:rsid w:val="00A63B07"/>
    <w:rsid w:val="00A672C9"/>
    <w:rsid w:val="00A67BF4"/>
    <w:rsid w:val="00A7033D"/>
    <w:rsid w:val="00A7048A"/>
    <w:rsid w:val="00A72DBE"/>
    <w:rsid w:val="00A733F2"/>
    <w:rsid w:val="00A74006"/>
    <w:rsid w:val="00A75962"/>
    <w:rsid w:val="00A75E18"/>
    <w:rsid w:val="00A81AA8"/>
    <w:rsid w:val="00A81D4A"/>
    <w:rsid w:val="00A81E17"/>
    <w:rsid w:val="00A84F84"/>
    <w:rsid w:val="00A92976"/>
    <w:rsid w:val="00A93100"/>
    <w:rsid w:val="00A935E8"/>
    <w:rsid w:val="00A943DA"/>
    <w:rsid w:val="00A94973"/>
    <w:rsid w:val="00A94DEB"/>
    <w:rsid w:val="00A966F5"/>
    <w:rsid w:val="00A97F7B"/>
    <w:rsid w:val="00AA2A87"/>
    <w:rsid w:val="00AA3781"/>
    <w:rsid w:val="00AA6A17"/>
    <w:rsid w:val="00AA7B20"/>
    <w:rsid w:val="00AB256D"/>
    <w:rsid w:val="00AB44CD"/>
    <w:rsid w:val="00AB4C4B"/>
    <w:rsid w:val="00AB4D7C"/>
    <w:rsid w:val="00AB6793"/>
    <w:rsid w:val="00AC0816"/>
    <w:rsid w:val="00AC0C4A"/>
    <w:rsid w:val="00AC6486"/>
    <w:rsid w:val="00AD3510"/>
    <w:rsid w:val="00AD59CD"/>
    <w:rsid w:val="00AE1D18"/>
    <w:rsid w:val="00AE1F79"/>
    <w:rsid w:val="00AE2B47"/>
    <w:rsid w:val="00AE30AA"/>
    <w:rsid w:val="00AE3BA9"/>
    <w:rsid w:val="00AE41DE"/>
    <w:rsid w:val="00AE4274"/>
    <w:rsid w:val="00AE5C87"/>
    <w:rsid w:val="00AE6B48"/>
    <w:rsid w:val="00AE747F"/>
    <w:rsid w:val="00AF0E2B"/>
    <w:rsid w:val="00AF4B9F"/>
    <w:rsid w:val="00AF54C5"/>
    <w:rsid w:val="00AF73D4"/>
    <w:rsid w:val="00AF768C"/>
    <w:rsid w:val="00AF7E50"/>
    <w:rsid w:val="00B0089E"/>
    <w:rsid w:val="00B02BBD"/>
    <w:rsid w:val="00B046F5"/>
    <w:rsid w:val="00B048B0"/>
    <w:rsid w:val="00B06CBD"/>
    <w:rsid w:val="00B076A1"/>
    <w:rsid w:val="00B110AD"/>
    <w:rsid w:val="00B11E73"/>
    <w:rsid w:val="00B121A4"/>
    <w:rsid w:val="00B20261"/>
    <w:rsid w:val="00B20C32"/>
    <w:rsid w:val="00B218AD"/>
    <w:rsid w:val="00B23D6B"/>
    <w:rsid w:val="00B242FF"/>
    <w:rsid w:val="00B25647"/>
    <w:rsid w:val="00B25777"/>
    <w:rsid w:val="00B3055F"/>
    <w:rsid w:val="00B3095F"/>
    <w:rsid w:val="00B30A9D"/>
    <w:rsid w:val="00B341DD"/>
    <w:rsid w:val="00B34C3D"/>
    <w:rsid w:val="00B34D53"/>
    <w:rsid w:val="00B3540A"/>
    <w:rsid w:val="00B369FB"/>
    <w:rsid w:val="00B36A65"/>
    <w:rsid w:val="00B40F48"/>
    <w:rsid w:val="00B43093"/>
    <w:rsid w:val="00B43813"/>
    <w:rsid w:val="00B46E2E"/>
    <w:rsid w:val="00B47AD0"/>
    <w:rsid w:val="00B50625"/>
    <w:rsid w:val="00B54492"/>
    <w:rsid w:val="00B548FB"/>
    <w:rsid w:val="00B552ED"/>
    <w:rsid w:val="00B5569C"/>
    <w:rsid w:val="00B56D74"/>
    <w:rsid w:val="00B5701C"/>
    <w:rsid w:val="00B571FB"/>
    <w:rsid w:val="00B57331"/>
    <w:rsid w:val="00B57D48"/>
    <w:rsid w:val="00B60C2B"/>
    <w:rsid w:val="00B62266"/>
    <w:rsid w:val="00B62C53"/>
    <w:rsid w:val="00B635E2"/>
    <w:rsid w:val="00B63966"/>
    <w:rsid w:val="00B66B52"/>
    <w:rsid w:val="00B7029F"/>
    <w:rsid w:val="00B70332"/>
    <w:rsid w:val="00B740F8"/>
    <w:rsid w:val="00B7637E"/>
    <w:rsid w:val="00B8107D"/>
    <w:rsid w:val="00B82653"/>
    <w:rsid w:val="00B83B3A"/>
    <w:rsid w:val="00B844C2"/>
    <w:rsid w:val="00B8532B"/>
    <w:rsid w:val="00B8624B"/>
    <w:rsid w:val="00B86C80"/>
    <w:rsid w:val="00B87C0C"/>
    <w:rsid w:val="00B90191"/>
    <w:rsid w:val="00B924FF"/>
    <w:rsid w:val="00B93034"/>
    <w:rsid w:val="00B95283"/>
    <w:rsid w:val="00B95646"/>
    <w:rsid w:val="00B977F4"/>
    <w:rsid w:val="00B97D15"/>
    <w:rsid w:val="00B97F5F"/>
    <w:rsid w:val="00BA416C"/>
    <w:rsid w:val="00BA639A"/>
    <w:rsid w:val="00BB0124"/>
    <w:rsid w:val="00BB238C"/>
    <w:rsid w:val="00BB3E29"/>
    <w:rsid w:val="00BB4B78"/>
    <w:rsid w:val="00BB4E56"/>
    <w:rsid w:val="00BB576B"/>
    <w:rsid w:val="00BB5E8D"/>
    <w:rsid w:val="00BB69BB"/>
    <w:rsid w:val="00BB6A6B"/>
    <w:rsid w:val="00BB7032"/>
    <w:rsid w:val="00BC0141"/>
    <w:rsid w:val="00BC39DD"/>
    <w:rsid w:val="00BC43DB"/>
    <w:rsid w:val="00BC4EE6"/>
    <w:rsid w:val="00BC6399"/>
    <w:rsid w:val="00BC6BBF"/>
    <w:rsid w:val="00BC74AD"/>
    <w:rsid w:val="00BC7630"/>
    <w:rsid w:val="00BC7980"/>
    <w:rsid w:val="00BD0759"/>
    <w:rsid w:val="00BD08EA"/>
    <w:rsid w:val="00BD1810"/>
    <w:rsid w:val="00BD3130"/>
    <w:rsid w:val="00BD50C2"/>
    <w:rsid w:val="00BE1416"/>
    <w:rsid w:val="00BE1AE6"/>
    <w:rsid w:val="00BE23DB"/>
    <w:rsid w:val="00BE32CF"/>
    <w:rsid w:val="00BE4CB9"/>
    <w:rsid w:val="00BF0962"/>
    <w:rsid w:val="00BF0A4B"/>
    <w:rsid w:val="00BF4661"/>
    <w:rsid w:val="00BF4691"/>
    <w:rsid w:val="00BF5915"/>
    <w:rsid w:val="00BF5E36"/>
    <w:rsid w:val="00BF630C"/>
    <w:rsid w:val="00C0087D"/>
    <w:rsid w:val="00C00880"/>
    <w:rsid w:val="00C023F2"/>
    <w:rsid w:val="00C0281A"/>
    <w:rsid w:val="00C02EF3"/>
    <w:rsid w:val="00C04798"/>
    <w:rsid w:val="00C04CAF"/>
    <w:rsid w:val="00C06AE9"/>
    <w:rsid w:val="00C10C05"/>
    <w:rsid w:val="00C123A9"/>
    <w:rsid w:val="00C14D0B"/>
    <w:rsid w:val="00C153CB"/>
    <w:rsid w:val="00C16598"/>
    <w:rsid w:val="00C171C2"/>
    <w:rsid w:val="00C17975"/>
    <w:rsid w:val="00C207B7"/>
    <w:rsid w:val="00C2093F"/>
    <w:rsid w:val="00C23112"/>
    <w:rsid w:val="00C2328E"/>
    <w:rsid w:val="00C23D23"/>
    <w:rsid w:val="00C24059"/>
    <w:rsid w:val="00C247C2"/>
    <w:rsid w:val="00C25527"/>
    <w:rsid w:val="00C27057"/>
    <w:rsid w:val="00C27333"/>
    <w:rsid w:val="00C27B98"/>
    <w:rsid w:val="00C30954"/>
    <w:rsid w:val="00C3130A"/>
    <w:rsid w:val="00C324C3"/>
    <w:rsid w:val="00C32F13"/>
    <w:rsid w:val="00C40C43"/>
    <w:rsid w:val="00C41649"/>
    <w:rsid w:val="00C41A7C"/>
    <w:rsid w:val="00C421D2"/>
    <w:rsid w:val="00C43EF4"/>
    <w:rsid w:val="00C455B0"/>
    <w:rsid w:val="00C53D7E"/>
    <w:rsid w:val="00C54AB7"/>
    <w:rsid w:val="00C565F0"/>
    <w:rsid w:val="00C56E55"/>
    <w:rsid w:val="00C56E72"/>
    <w:rsid w:val="00C56EA3"/>
    <w:rsid w:val="00C57407"/>
    <w:rsid w:val="00C610DD"/>
    <w:rsid w:val="00C61645"/>
    <w:rsid w:val="00C72562"/>
    <w:rsid w:val="00C75FE4"/>
    <w:rsid w:val="00C803AE"/>
    <w:rsid w:val="00C830BC"/>
    <w:rsid w:val="00C8320C"/>
    <w:rsid w:val="00C83412"/>
    <w:rsid w:val="00C84702"/>
    <w:rsid w:val="00C85F94"/>
    <w:rsid w:val="00C862F5"/>
    <w:rsid w:val="00C86EEB"/>
    <w:rsid w:val="00C912B1"/>
    <w:rsid w:val="00C9213D"/>
    <w:rsid w:val="00C92CFC"/>
    <w:rsid w:val="00C935EE"/>
    <w:rsid w:val="00C957B1"/>
    <w:rsid w:val="00C960C4"/>
    <w:rsid w:val="00C9720F"/>
    <w:rsid w:val="00CA01AD"/>
    <w:rsid w:val="00CA0AAB"/>
    <w:rsid w:val="00CA2457"/>
    <w:rsid w:val="00CA356A"/>
    <w:rsid w:val="00CA512E"/>
    <w:rsid w:val="00CB0A7D"/>
    <w:rsid w:val="00CB33C1"/>
    <w:rsid w:val="00CB3A31"/>
    <w:rsid w:val="00CB4025"/>
    <w:rsid w:val="00CB4277"/>
    <w:rsid w:val="00CB57A2"/>
    <w:rsid w:val="00CB5CBD"/>
    <w:rsid w:val="00CB7009"/>
    <w:rsid w:val="00CB70D1"/>
    <w:rsid w:val="00CC1B11"/>
    <w:rsid w:val="00CC5D36"/>
    <w:rsid w:val="00CC5EC4"/>
    <w:rsid w:val="00CC6223"/>
    <w:rsid w:val="00CC73C7"/>
    <w:rsid w:val="00CD1B7E"/>
    <w:rsid w:val="00CD2859"/>
    <w:rsid w:val="00CD4EE8"/>
    <w:rsid w:val="00CD505D"/>
    <w:rsid w:val="00CD50AB"/>
    <w:rsid w:val="00CD57BE"/>
    <w:rsid w:val="00CD7969"/>
    <w:rsid w:val="00CE11E2"/>
    <w:rsid w:val="00CE2DEF"/>
    <w:rsid w:val="00CE3A33"/>
    <w:rsid w:val="00CE422F"/>
    <w:rsid w:val="00CE47E9"/>
    <w:rsid w:val="00CE4F8D"/>
    <w:rsid w:val="00CE5B21"/>
    <w:rsid w:val="00CE6491"/>
    <w:rsid w:val="00CF0DCF"/>
    <w:rsid w:val="00CF1035"/>
    <w:rsid w:val="00CF17B6"/>
    <w:rsid w:val="00CF1853"/>
    <w:rsid w:val="00CF18CA"/>
    <w:rsid w:val="00CF3ABF"/>
    <w:rsid w:val="00CF4C7A"/>
    <w:rsid w:val="00CF55B4"/>
    <w:rsid w:val="00CF6C33"/>
    <w:rsid w:val="00D00211"/>
    <w:rsid w:val="00D01AFF"/>
    <w:rsid w:val="00D0316E"/>
    <w:rsid w:val="00D04594"/>
    <w:rsid w:val="00D0510E"/>
    <w:rsid w:val="00D075D2"/>
    <w:rsid w:val="00D07EAB"/>
    <w:rsid w:val="00D10A87"/>
    <w:rsid w:val="00D110E2"/>
    <w:rsid w:val="00D11132"/>
    <w:rsid w:val="00D111D2"/>
    <w:rsid w:val="00D12494"/>
    <w:rsid w:val="00D14B58"/>
    <w:rsid w:val="00D14E6E"/>
    <w:rsid w:val="00D160A5"/>
    <w:rsid w:val="00D161A2"/>
    <w:rsid w:val="00D22F59"/>
    <w:rsid w:val="00D22F75"/>
    <w:rsid w:val="00D23315"/>
    <w:rsid w:val="00D241FA"/>
    <w:rsid w:val="00D251CA"/>
    <w:rsid w:val="00D3036E"/>
    <w:rsid w:val="00D30812"/>
    <w:rsid w:val="00D32EBF"/>
    <w:rsid w:val="00D335D9"/>
    <w:rsid w:val="00D35767"/>
    <w:rsid w:val="00D3609F"/>
    <w:rsid w:val="00D362FD"/>
    <w:rsid w:val="00D3676E"/>
    <w:rsid w:val="00D37450"/>
    <w:rsid w:val="00D43840"/>
    <w:rsid w:val="00D45427"/>
    <w:rsid w:val="00D45B49"/>
    <w:rsid w:val="00D45C2C"/>
    <w:rsid w:val="00D46F75"/>
    <w:rsid w:val="00D51ECA"/>
    <w:rsid w:val="00D52777"/>
    <w:rsid w:val="00D527FD"/>
    <w:rsid w:val="00D5418B"/>
    <w:rsid w:val="00D553D1"/>
    <w:rsid w:val="00D56156"/>
    <w:rsid w:val="00D6070B"/>
    <w:rsid w:val="00D60D19"/>
    <w:rsid w:val="00D64B75"/>
    <w:rsid w:val="00D65143"/>
    <w:rsid w:val="00D663B4"/>
    <w:rsid w:val="00D66F80"/>
    <w:rsid w:val="00D67BE1"/>
    <w:rsid w:val="00D718D6"/>
    <w:rsid w:val="00D75C37"/>
    <w:rsid w:val="00D76209"/>
    <w:rsid w:val="00D77C93"/>
    <w:rsid w:val="00D84A17"/>
    <w:rsid w:val="00D8608C"/>
    <w:rsid w:val="00D8721F"/>
    <w:rsid w:val="00D9055D"/>
    <w:rsid w:val="00D91C87"/>
    <w:rsid w:val="00D9328A"/>
    <w:rsid w:val="00D93666"/>
    <w:rsid w:val="00D9565C"/>
    <w:rsid w:val="00D9580C"/>
    <w:rsid w:val="00D973C1"/>
    <w:rsid w:val="00D97651"/>
    <w:rsid w:val="00DA6F45"/>
    <w:rsid w:val="00DB0C8C"/>
    <w:rsid w:val="00DB1CA2"/>
    <w:rsid w:val="00DB1DA3"/>
    <w:rsid w:val="00DB4D2D"/>
    <w:rsid w:val="00DB4E4C"/>
    <w:rsid w:val="00DB54D4"/>
    <w:rsid w:val="00DB7305"/>
    <w:rsid w:val="00DC12FE"/>
    <w:rsid w:val="00DC1CA3"/>
    <w:rsid w:val="00DC31B1"/>
    <w:rsid w:val="00DC3793"/>
    <w:rsid w:val="00DC37AD"/>
    <w:rsid w:val="00DC57EB"/>
    <w:rsid w:val="00DC6362"/>
    <w:rsid w:val="00DC6C7A"/>
    <w:rsid w:val="00DC72D8"/>
    <w:rsid w:val="00DD02F4"/>
    <w:rsid w:val="00DD1F62"/>
    <w:rsid w:val="00DD290A"/>
    <w:rsid w:val="00DD3832"/>
    <w:rsid w:val="00DD4C83"/>
    <w:rsid w:val="00DD50FD"/>
    <w:rsid w:val="00DD7C5C"/>
    <w:rsid w:val="00DE13F1"/>
    <w:rsid w:val="00DE2A87"/>
    <w:rsid w:val="00DE2F00"/>
    <w:rsid w:val="00DE3608"/>
    <w:rsid w:val="00DE4E80"/>
    <w:rsid w:val="00DE510C"/>
    <w:rsid w:val="00DE7BDC"/>
    <w:rsid w:val="00DF06D0"/>
    <w:rsid w:val="00DF13C4"/>
    <w:rsid w:val="00DF1905"/>
    <w:rsid w:val="00DF2AD8"/>
    <w:rsid w:val="00DF323D"/>
    <w:rsid w:val="00DF34D1"/>
    <w:rsid w:val="00DF598D"/>
    <w:rsid w:val="00E02A31"/>
    <w:rsid w:val="00E03D93"/>
    <w:rsid w:val="00E03E24"/>
    <w:rsid w:val="00E04C5B"/>
    <w:rsid w:val="00E05AD8"/>
    <w:rsid w:val="00E06B6D"/>
    <w:rsid w:val="00E06FEE"/>
    <w:rsid w:val="00E13E0A"/>
    <w:rsid w:val="00E14129"/>
    <w:rsid w:val="00E15AD4"/>
    <w:rsid w:val="00E16E48"/>
    <w:rsid w:val="00E17C7D"/>
    <w:rsid w:val="00E20DB8"/>
    <w:rsid w:val="00E20F47"/>
    <w:rsid w:val="00E22201"/>
    <w:rsid w:val="00E268F9"/>
    <w:rsid w:val="00E30AB0"/>
    <w:rsid w:val="00E32361"/>
    <w:rsid w:val="00E32C7D"/>
    <w:rsid w:val="00E32DA5"/>
    <w:rsid w:val="00E379A5"/>
    <w:rsid w:val="00E405E7"/>
    <w:rsid w:val="00E40A79"/>
    <w:rsid w:val="00E41B11"/>
    <w:rsid w:val="00E42238"/>
    <w:rsid w:val="00E42ECC"/>
    <w:rsid w:val="00E449A1"/>
    <w:rsid w:val="00E461B8"/>
    <w:rsid w:val="00E474B6"/>
    <w:rsid w:val="00E4764E"/>
    <w:rsid w:val="00E52322"/>
    <w:rsid w:val="00E54542"/>
    <w:rsid w:val="00E546FF"/>
    <w:rsid w:val="00E54B14"/>
    <w:rsid w:val="00E56958"/>
    <w:rsid w:val="00E576CB"/>
    <w:rsid w:val="00E6042B"/>
    <w:rsid w:val="00E60CEA"/>
    <w:rsid w:val="00E6149D"/>
    <w:rsid w:val="00E61537"/>
    <w:rsid w:val="00E62189"/>
    <w:rsid w:val="00E6233B"/>
    <w:rsid w:val="00E6760E"/>
    <w:rsid w:val="00E7043F"/>
    <w:rsid w:val="00E70EF8"/>
    <w:rsid w:val="00E73796"/>
    <w:rsid w:val="00E76A61"/>
    <w:rsid w:val="00E778E7"/>
    <w:rsid w:val="00E80533"/>
    <w:rsid w:val="00E80C79"/>
    <w:rsid w:val="00E810F6"/>
    <w:rsid w:val="00E84161"/>
    <w:rsid w:val="00E8443D"/>
    <w:rsid w:val="00E84E15"/>
    <w:rsid w:val="00E85BBC"/>
    <w:rsid w:val="00E9032E"/>
    <w:rsid w:val="00E905E5"/>
    <w:rsid w:val="00E91132"/>
    <w:rsid w:val="00E92012"/>
    <w:rsid w:val="00E941BF"/>
    <w:rsid w:val="00EA0D22"/>
    <w:rsid w:val="00EA1974"/>
    <w:rsid w:val="00EA1F53"/>
    <w:rsid w:val="00EA2359"/>
    <w:rsid w:val="00EA2F4D"/>
    <w:rsid w:val="00EA6D31"/>
    <w:rsid w:val="00EB00DB"/>
    <w:rsid w:val="00EB2B07"/>
    <w:rsid w:val="00EB2EF6"/>
    <w:rsid w:val="00EB749E"/>
    <w:rsid w:val="00EC1BD2"/>
    <w:rsid w:val="00EC42D4"/>
    <w:rsid w:val="00EC5A6D"/>
    <w:rsid w:val="00EC7FF3"/>
    <w:rsid w:val="00ED0F8A"/>
    <w:rsid w:val="00ED2443"/>
    <w:rsid w:val="00ED37E2"/>
    <w:rsid w:val="00ED4913"/>
    <w:rsid w:val="00ED57FE"/>
    <w:rsid w:val="00ED5ADE"/>
    <w:rsid w:val="00ED5B64"/>
    <w:rsid w:val="00ED5EF1"/>
    <w:rsid w:val="00EE0904"/>
    <w:rsid w:val="00EE0AAC"/>
    <w:rsid w:val="00EE0B47"/>
    <w:rsid w:val="00EE3FD2"/>
    <w:rsid w:val="00EE58CD"/>
    <w:rsid w:val="00EE6DBD"/>
    <w:rsid w:val="00EF0971"/>
    <w:rsid w:val="00EF0C0D"/>
    <w:rsid w:val="00EF0C57"/>
    <w:rsid w:val="00EF10BA"/>
    <w:rsid w:val="00EF230F"/>
    <w:rsid w:val="00EF3421"/>
    <w:rsid w:val="00EF4485"/>
    <w:rsid w:val="00EF4B90"/>
    <w:rsid w:val="00EF4CAD"/>
    <w:rsid w:val="00EF632B"/>
    <w:rsid w:val="00EF75F2"/>
    <w:rsid w:val="00F00156"/>
    <w:rsid w:val="00F00970"/>
    <w:rsid w:val="00F0354F"/>
    <w:rsid w:val="00F067CE"/>
    <w:rsid w:val="00F07050"/>
    <w:rsid w:val="00F07942"/>
    <w:rsid w:val="00F07ABE"/>
    <w:rsid w:val="00F10030"/>
    <w:rsid w:val="00F10DC3"/>
    <w:rsid w:val="00F13097"/>
    <w:rsid w:val="00F15AAA"/>
    <w:rsid w:val="00F17441"/>
    <w:rsid w:val="00F17BA4"/>
    <w:rsid w:val="00F17ED9"/>
    <w:rsid w:val="00F20171"/>
    <w:rsid w:val="00F2294F"/>
    <w:rsid w:val="00F22CA1"/>
    <w:rsid w:val="00F23A62"/>
    <w:rsid w:val="00F25798"/>
    <w:rsid w:val="00F25AD1"/>
    <w:rsid w:val="00F261B9"/>
    <w:rsid w:val="00F27149"/>
    <w:rsid w:val="00F27B6C"/>
    <w:rsid w:val="00F30247"/>
    <w:rsid w:val="00F32AD2"/>
    <w:rsid w:val="00F32ADC"/>
    <w:rsid w:val="00F32C1C"/>
    <w:rsid w:val="00F32DC5"/>
    <w:rsid w:val="00F363F3"/>
    <w:rsid w:val="00F40328"/>
    <w:rsid w:val="00F4161C"/>
    <w:rsid w:val="00F42B43"/>
    <w:rsid w:val="00F4303B"/>
    <w:rsid w:val="00F53C95"/>
    <w:rsid w:val="00F553CF"/>
    <w:rsid w:val="00F61E0F"/>
    <w:rsid w:val="00F620A9"/>
    <w:rsid w:val="00F6257C"/>
    <w:rsid w:val="00F65B95"/>
    <w:rsid w:val="00F71229"/>
    <w:rsid w:val="00F755CA"/>
    <w:rsid w:val="00F76D14"/>
    <w:rsid w:val="00F77657"/>
    <w:rsid w:val="00F7784A"/>
    <w:rsid w:val="00F8019D"/>
    <w:rsid w:val="00F816BC"/>
    <w:rsid w:val="00F823A2"/>
    <w:rsid w:val="00F840B5"/>
    <w:rsid w:val="00F85772"/>
    <w:rsid w:val="00F86040"/>
    <w:rsid w:val="00F8733A"/>
    <w:rsid w:val="00F87395"/>
    <w:rsid w:val="00F92E5C"/>
    <w:rsid w:val="00F9315F"/>
    <w:rsid w:val="00F93191"/>
    <w:rsid w:val="00F94D0A"/>
    <w:rsid w:val="00F94F75"/>
    <w:rsid w:val="00F95215"/>
    <w:rsid w:val="00F96EA1"/>
    <w:rsid w:val="00F9715F"/>
    <w:rsid w:val="00FA083F"/>
    <w:rsid w:val="00FA265F"/>
    <w:rsid w:val="00FA3AB5"/>
    <w:rsid w:val="00FA60A8"/>
    <w:rsid w:val="00FA6454"/>
    <w:rsid w:val="00FA64C6"/>
    <w:rsid w:val="00FA76A7"/>
    <w:rsid w:val="00FB3C4B"/>
    <w:rsid w:val="00FB5205"/>
    <w:rsid w:val="00FB5898"/>
    <w:rsid w:val="00FC0ADC"/>
    <w:rsid w:val="00FC194C"/>
    <w:rsid w:val="00FC1B84"/>
    <w:rsid w:val="00FC1D45"/>
    <w:rsid w:val="00FC1E45"/>
    <w:rsid w:val="00FC2655"/>
    <w:rsid w:val="00FC2D1D"/>
    <w:rsid w:val="00FD02F2"/>
    <w:rsid w:val="00FD0C26"/>
    <w:rsid w:val="00FD1D6B"/>
    <w:rsid w:val="00FD3C8D"/>
    <w:rsid w:val="00FD4DA1"/>
    <w:rsid w:val="00FE0372"/>
    <w:rsid w:val="00FE0EBE"/>
    <w:rsid w:val="00FE33C0"/>
    <w:rsid w:val="00FE33DD"/>
    <w:rsid w:val="00FE50A9"/>
    <w:rsid w:val="00FE5656"/>
    <w:rsid w:val="00FE7214"/>
    <w:rsid w:val="00FF03D7"/>
    <w:rsid w:val="00FF0EAF"/>
    <w:rsid w:val="00FF0ECE"/>
    <w:rsid w:val="00FF1D3D"/>
    <w:rsid w:val="00FF30DE"/>
    <w:rsid w:val="00FF4C18"/>
    <w:rsid w:val="00FF62F9"/>
    <w:rsid w:val="00FF7529"/>
    <w:rsid w:val="013D9A29"/>
    <w:rsid w:val="070AEFEC"/>
    <w:rsid w:val="082B45AA"/>
    <w:rsid w:val="091BDA31"/>
    <w:rsid w:val="0931D23F"/>
    <w:rsid w:val="09C25AFC"/>
    <w:rsid w:val="0A690427"/>
    <w:rsid w:val="0AC3F5E1"/>
    <w:rsid w:val="0C9B12C8"/>
    <w:rsid w:val="0D89DA44"/>
    <w:rsid w:val="0F027C2D"/>
    <w:rsid w:val="102877CA"/>
    <w:rsid w:val="1391847C"/>
    <w:rsid w:val="1393217C"/>
    <w:rsid w:val="14622223"/>
    <w:rsid w:val="14F53E40"/>
    <w:rsid w:val="15060C6A"/>
    <w:rsid w:val="157187E2"/>
    <w:rsid w:val="1915047C"/>
    <w:rsid w:val="192C4EB4"/>
    <w:rsid w:val="19F003FB"/>
    <w:rsid w:val="1AF071F7"/>
    <w:rsid w:val="1BFD1A35"/>
    <w:rsid w:val="1E2EE8E8"/>
    <w:rsid w:val="1E53A755"/>
    <w:rsid w:val="1EB896FD"/>
    <w:rsid w:val="202B64E1"/>
    <w:rsid w:val="229336EC"/>
    <w:rsid w:val="272536ED"/>
    <w:rsid w:val="2A4D84E0"/>
    <w:rsid w:val="2C5AA9DB"/>
    <w:rsid w:val="2D4F9A57"/>
    <w:rsid w:val="2D94EE98"/>
    <w:rsid w:val="2DBCF326"/>
    <w:rsid w:val="2EE9442F"/>
    <w:rsid w:val="2FB12DC0"/>
    <w:rsid w:val="300615AA"/>
    <w:rsid w:val="3198BDEA"/>
    <w:rsid w:val="389FB29E"/>
    <w:rsid w:val="3A1E4D67"/>
    <w:rsid w:val="3AAFB077"/>
    <w:rsid w:val="3AB5DB59"/>
    <w:rsid w:val="3B583616"/>
    <w:rsid w:val="3BC7D932"/>
    <w:rsid w:val="3C4E37D5"/>
    <w:rsid w:val="3F4393A1"/>
    <w:rsid w:val="409BB94F"/>
    <w:rsid w:val="40E1F99F"/>
    <w:rsid w:val="41B3BFCF"/>
    <w:rsid w:val="43A08117"/>
    <w:rsid w:val="477FECD7"/>
    <w:rsid w:val="478BDB2B"/>
    <w:rsid w:val="4C64F8B0"/>
    <w:rsid w:val="4CE56B06"/>
    <w:rsid w:val="4E19B2F9"/>
    <w:rsid w:val="4E47F0B5"/>
    <w:rsid w:val="51701A06"/>
    <w:rsid w:val="51982FAC"/>
    <w:rsid w:val="553DBEBC"/>
    <w:rsid w:val="5769AC01"/>
    <w:rsid w:val="58108BF7"/>
    <w:rsid w:val="582F76E2"/>
    <w:rsid w:val="584FE6A2"/>
    <w:rsid w:val="58EA1776"/>
    <w:rsid w:val="590BADBC"/>
    <w:rsid w:val="5ADAC2FD"/>
    <w:rsid w:val="5B35481F"/>
    <w:rsid w:val="5C45000D"/>
    <w:rsid w:val="614F55DD"/>
    <w:rsid w:val="619FE890"/>
    <w:rsid w:val="6313E1AE"/>
    <w:rsid w:val="63D9383D"/>
    <w:rsid w:val="63E62D4B"/>
    <w:rsid w:val="65897438"/>
    <w:rsid w:val="6634F740"/>
    <w:rsid w:val="69161C7C"/>
    <w:rsid w:val="6AD938DF"/>
    <w:rsid w:val="6E7D178E"/>
    <w:rsid w:val="6FE37CB7"/>
    <w:rsid w:val="6FFD6A8C"/>
    <w:rsid w:val="70343AE0"/>
    <w:rsid w:val="732C892F"/>
    <w:rsid w:val="73C51562"/>
    <w:rsid w:val="7413C5E5"/>
    <w:rsid w:val="758D1840"/>
    <w:rsid w:val="766087EA"/>
    <w:rsid w:val="77E84800"/>
    <w:rsid w:val="79498507"/>
    <w:rsid w:val="79AB76DF"/>
    <w:rsid w:val="7B5B3232"/>
    <w:rsid w:val="7CC2347F"/>
    <w:rsid w:val="7CEF0ACB"/>
    <w:rsid w:val="7D4BD067"/>
    <w:rsid w:val="7EA8AE3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70A264A"/>
  <w15:chartTrackingRefBased/>
  <w15:docId w15:val="{340F770A-427A-4625-89F1-34D9DD2390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7ED9"/>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5C0F8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F8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0F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0F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F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F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F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F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F8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C0F8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C0F8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C0F8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5C0F8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C0F8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C0F8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C0F8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C0F8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C0F81"/>
    <w:rPr>
      <w:rFonts w:eastAsiaTheme="majorEastAsia" w:cstheme="majorBidi"/>
      <w:color w:val="272727" w:themeColor="text1" w:themeTint="D8"/>
    </w:rPr>
  </w:style>
  <w:style w:type="paragraph" w:styleId="Title">
    <w:name w:val="Title"/>
    <w:basedOn w:val="Normal"/>
    <w:next w:val="Normal"/>
    <w:link w:val="TitleChar"/>
    <w:uiPriority w:val="10"/>
    <w:qFormat/>
    <w:rsid w:val="005C0F8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C0F8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C0F8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C0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F81"/>
    <w:pPr>
      <w:spacing w:before="160"/>
      <w:jc w:val="center"/>
    </w:pPr>
    <w:rPr>
      <w:i/>
      <w:iCs/>
      <w:color w:val="404040" w:themeColor="text1" w:themeTint="BF"/>
    </w:rPr>
  </w:style>
  <w:style w:type="character" w:styleId="QuoteChar" w:customStyle="1">
    <w:name w:val="Quote Char"/>
    <w:basedOn w:val="DefaultParagraphFont"/>
    <w:link w:val="Quote"/>
    <w:uiPriority w:val="29"/>
    <w:rsid w:val="005C0F81"/>
    <w:rPr>
      <w:i/>
      <w:iCs/>
      <w:color w:val="404040" w:themeColor="text1" w:themeTint="BF"/>
    </w:rPr>
  </w:style>
  <w:style w:type="paragraph" w:styleId="ListParagraph">
    <w:name w:val="List Paragraph"/>
    <w:basedOn w:val="Normal"/>
    <w:uiPriority w:val="34"/>
    <w:qFormat/>
    <w:rsid w:val="005C0F81"/>
    <w:pPr>
      <w:ind w:left="720"/>
      <w:contextualSpacing/>
    </w:pPr>
  </w:style>
  <w:style w:type="character" w:styleId="IntenseEmphasis">
    <w:name w:val="Intense Emphasis"/>
    <w:basedOn w:val="DefaultParagraphFont"/>
    <w:uiPriority w:val="21"/>
    <w:qFormat/>
    <w:rsid w:val="005C0F81"/>
    <w:rPr>
      <w:i/>
      <w:iCs/>
      <w:color w:val="0F4761" w:themeColor="accent1" w:themeShade="BF"/>
    </w:rPr>
  </w:style>
  <w:style w:type="paragraph" w:styleId="IntenseQuote">
    <w:name w:val="Intense Quote"/>
    <w:basedOn w:val="Normal"/>
    <w:next w:val="Normal"/>
    <w:link w:val="IntenseQuoteChar"/>
    <w:uiPriority w:val="30"/>
    <w:qFormat/>
    <w:rsid w:val="005C0F8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C0F81"/>
    <w:rPr>
      <w:i/>
      <w:iCs/>
      <w:color w:val="0F4761" w:themeColor="accent1" w:themeShade="BF"/>
    </w:rPr>
  </w:style>
  <w:style w:type="character" w:styleId="IntenseReference">
    <w:name w:val="Intense Reference"/>
    <w:basedOn w:val="DefaultParagraphFont"/>
    <w:uiPriority w:val="32"/>
    <w:qFormat/>
    <w:rsid w:val="005C0F81"/>
    <w:rPr>
      <w:b/>
      <w:bCs/>
      <w:smallCaps/>
      <w:color w:val="0F4761" w:themeColor="accent1" w:themeShade="BF"/>
      <w:spacing w:val="5"/>
    </w:rPr>
  </w:style>
  <w:style w:type="paragraph" w:styleId="NormalWeb">
    <w:name w:val="Normal (Web)"/>
    <w:basedOn w:val="Normal"/>
    <w:uiPriority w:val="99"/>
    <w:unhideWhenUsed/>
    <w:rsid w:val="005C0F81"/>
    <w:pPr>
      <w:spacing w:before="100" w:beforeAutospacing="1" w:after="100" w:afterAutospacing="1"/>
    </w:pPr>
  </w:style>
  <w:style w:type="character" w:styleId="Strong">
    <w:name w:val="Strong"/>
    <w:basedOn w:val="DefaultParagraphFont"/>
    <w:uiPriority w:val="22"/>
    <w:qFormat/>
    <w:rsid w:val="005C0F81"/>
    <w:rPr>
      <w:b/>
      <w:bCs/>
    </w:rPr>
  </w:style>
  <w:style w:type="character" w:styleId="Emphasis">
    <w:name w:val="Emphasis"/>
    <w:basedOn w:val="DefaultParagraphFont"/>
    <w:uiPriority w:val="20"/>
    <w:qFormat/>
    <w:rsid w:val="005C0F81"/>
    <w:rPr>
      <w:i/>
      <w:iCs/>
    </w:rPr>
  </w:style>
  <w:style w:type="character" w:styleId="Hyperlink">
    <w:name w:val="Hyperlink"/>
    <w:basedOn w:val="DefaultParagraphFont"/>
    <w:uiPriority w:val="99"/>
    <w:unhideWhenUsed/>
    <w:rsid w:val="0017387F"/>
    <w:rPr>
      <w:strike w:val="0"/>
      <w:dstrike w:val="0"/>
      <w:color w:val="464FEB"/>
      <w:u w:val="none"/>
      <w:effect w:val="none"/>
    </w:rPr>
  </w:style>
  <w:style w:type="table" w:styleId="TableGrid">
    <w:name w:val="Table Grid"/>
    <w:basedOn w:val="TableNormal"/>
    <w:uiPriority w:val="39"/>
    <w:rsid w:val="00B430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9A4C9D"/>
    <w:pPr>
      <w:spacing w:before="480" w:after="0" w:line="276" w:lineRule="auto"/>
      <w:outlineLvl w:val="9"/>
    </w:pPr>
    <w:rPr>
      <w:b/>
      <w:bCs/>
      <w:sz w:val="28"/>
      <w:szCs w:val="28"/>
      <w:lang w:bidi="ar-SA"/>
    </w:rPr>
  </w:style>
  <w:style w:type="paragraph" w:styleId="TOC1">
    <w:name w:val="toc 1"/>
    <w:basedOn w:val="Normal"/>
    <w:next w:val="Normal"/>
    <w:autoRedefine/>
    <w:uiPriority w:val="39"/>
    <w:unhideWhenUsed/>
    <w:rsid w:val="009A4C9D"/>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9A4C9D"/>
    <w:pPr>
      <w:ind w:left="240"/>
    </w:pPr>
    <w:rPr>
      <w:rFonts w:asciiTheme="minorHAnsi" w:hAnsiTheme="minorHAnsi"/>
      <w:smallCaps/>
      <w:sz w:val="20"/>
      <w:szCs w:val="20"/>
    </w:rPr>
  </w:style>
  <w:style w:type="paragraph" w:styleId="TOC3">
    <w:name w:val="toc 3"/>
    <w:basedOn w:val="Normal"/>
    <w:next w:val="Normal"/>
    <w:autoRedefine/>
    <w:uiPriority w:val="39"/>
    <w:unhideWhenUsed/>
    <w:rsid w:val="009A4C9D"/>
    <w:pPr>
      <w:ind w:left="480"/>
    </w:pPr>
    <w:rPr>
      <w:rFonts w:asciiTheme="minorHAnsi" w:hAnsiTheme="minorHAnsi"/>
      <w:i/>
      <w:iCs/>
      <w:sz w:val="20"/>
      <w:szCs w:val="20"/>
    </w:rPr>
  </w:style>
  <w:style w:type="paragraph" w:styleId="TOC4">
    <w:name w:val="toc 4"/>
    <w:basedOn w:val="Normal"/>
    <w:next w:val="Normal"/>
    <w:autoRedefine/>
    <w:uiPriority w:val="39"/>
    <w:unhideWhenUsed/>
    <w:rsid w:val="009A4C9D"/>
    <w:pPr>
      <w:ind w:left="720"/>
    </w:pPr>
    <w:rPr>
      <w:rFonts w:asciiTheme="minorHAnsi" w:hAnsiTheme="minorHAnsi"/>
      <w:sz w:val="18"/>
      <w:szCs w:val="18"/>
    </w:rPr>
  </w:style>
  <w:style w:type="paragraph" w:styleId="TOC5">
    <w:name w:val="toc 5"/>
    <w:basedOn w:val="Normal"/>
    <w:next w:val="Normal"/>
    <w:autoRedefine/>
    <w:uiPriority w:val="39"/>
    <w:unhideWhenUsed/>
    <w:rsid w:val="009A4C9D"/>
    <w:pPr>
      <w:ind w:left="960"/>
    </w:pPr>
    <w:rPr>
      <w:rFonts w:asciiTheme="minorHAnsi" w:hAnsiTheme="minorHAnsi"/>
      <w:sz w:val="18"/>
      <w:szCs w:val="18"/>
    </w:rPr>
  </w:style>
  <w:style w:type="paragraph" w:styleId="TOC6">
    <w:name w:val="toc 6"/>
    <w:basedOn w:val="Normal"/>
    <w:next w:val="Normal"/>
    <w:autoRedefine/>
    <w:uiPriority w:val="39"/>
    <w:unhideWhenUsed/>
    <w:rsid w:val="009A4C9D"/>
    <w:pPr>
      <w:ind w:left="1200"/>
    </w:pPr>
    <w:rPr>
      <w:rFonts w:asciiTheme="minorHAnsi" w:hAnsiTheme="minorHAnsi"/>
      <w:sz w:val="18"/>
      <w:szCs w:val="18"/>
    </w:rPr>
  </w:style>
  <w:style w:type="paragraph" w:styleId="TOC7">
    <w:name w:val="toc 7"/>
    <w:basedOn w:val="Normal"/>
    <w:next w:val="Normal"/>
    <w:autoRedefine/>
    <w:uiPriority w:val="39"/>
    <w:unhideWhenUsed/>
    <w:rsid w:val="009A4C9D"/>
    <w:pPr>
      <w:ind w:left="1440"/>
    </w:pPr>
    <w:rPr>
      <w:rFonts w:asciiTheme="minorHAnsi" w:hAnsiTheme="minorHAnsi"/>
      <w:sz w:val="18"/>
      <w:szCs w:val="18"/>
    </w:rPr>
  </w:style>
  <w:style w:type="paragraph" w:styleId="TOC8">
    <w:name w:val="toc 8"/>
    <w:basedOn w:val="Normal"/>
    <w:next w:val="Normal"/>
    <w:autoRedefine/>
    <w:uiPriority w:val="39"/>
    <w:unhideWhenUsed/>
    <w:rsid w:val="009A4C9D"/>
    <w:pPr>
      <w:ind w:left="1680"/>
    </w:pPr>
    <w:rPr>
      <w:rFonts w:asciiTheme="minorHAnsi" w:hAnsiTheme="minorHAnsi"/>
      <w:sz w:val="18"/>
      <w:szCs w:val="18"/>
    </w:rPr>
  </w:style>
  <w:style w:type="paragraph" w:styleId="TOC9">
    <w:name w:val="toc 9"/>
    <w:basedOn w:val="Normal"/>
    <w:next w:val="Normal"/>
    <w:autoRedefine/>
    <w:uiPriority w:val="39"/>
    <w:unhideWhenUsed/>
    <w:rsid w:val="009A4C9D"/>
    <w:pPr>
      <w:ind w:left="1920"/>
    </w:pPr>
    <w:rPr>
      <w:rFonts w:asciiTheme="minorHAnsi" w:hAnsiTheme="minorHAnsi"/>
      <w:sz w:val="18"/>
      <w:szCs w:val="18"/>
    </w:rPr>
  </w:style>
  <w:style w:type="character" w:styleId="UnresolvedMention">
    <w:name w:val="Unresolved Mention"/>
    <w:basedOn w:val="DefaultParagraphFont"/>
    <w:uiPriority w:val="99"/>
    <w:semiHidden/>
    <w:unhideWhenUsed/>
    <w:rsid w:val="009A4C9D"/>
    <w:rPr>
      <w:color w:val="605E5C"/>
      <w:shd w:val="clear" w:color="auto" w:fill="E1DFDD"/>
    </w:rPr>
  </w:style>
  <w:style w:type="paragraph" w:styleId="Footer">
    <w:name w:val="footer"/>
    <w:basedOn w:val="Normal"/>
    <w:link w:val="FooterChar"/>
    <w:uiPriority w:val="99"/>
    <w:unhideWhenUsed/>
    <w:rsid w:val="00E546FF"/>
    <w:pPr>
      <w:tabs>
        <w:tab w:val="center" w:pos="4680"/>
        <w:tab w:val="right" w:pos="9360"/>
      </w:tabs>
    </w:pPr>
  </w:style>
  <w:style w:type="character" w:styleId="FooterChar" w:customStyle="1">
    <w:name w:val="Footer Char"/>
    <w:basedOn w:val="DefaultParagraphFont"/>
    <w:link w:val="Footer"/>
    <w:uiPriority w:val="99"/>
    <w:rsid w:val="00E546FF"/>
    <w:rPr>
      <w:rFonts w:ascii="Times New Roman" w:hAnsi="Times New Roman" w:eastAsia="Times New Roman" w:cs="Times New Roman"/>
      <w:kern w:val="0"/>
      <w14:ligatures w14:val="none"/>
    </w:rPr>
  </w:style>
  <w:style w:type="character" w:styleId="PageNumber">
    <w:name w:val="page number"/>
    <w:basedOn w:val="DefaultParagraphFont"/>
    <w:uiPriority w:val="99"/>
    <w:semiHidden/>
    <w:unhideWhenUsed/>
    <w:rsid w:val="00E546FF"/>
  </w:style>
  <w:style w:type="paragraph" w:styleId="Header">
    <w:name w:val="header"/>
    <w:basedOn w:val="Normal"/>
    <w:link w:val="HeaderChar"/>
    <w:uiPriority w:val="99"/>
    <w:unhideWhenUsed/>
    <w:rsid w:val="000B46E1"/>
    <w:pPr>
      <w:tabs>
        <w:tab w:val="center" w:pos="4680"/>
        <w:tab w:val="right" w:pos="9360"/>
      </w:tabs>
    </w:pPr>
  </w:style>
  <w:style w:type="character" w:styleId="HeaderChar" w:customStyle="1">
    <w:name w:val="Header Char"/>
    <w:basedOn w:val="DefaultParagraphFont"/>
    <w:link w:val="Header"/>
    <w:uiPriority w:val="99"/>
    <w:rsid w:val="000B46E1"/>
    <w:rPr>
      <w:rFonts w:ascii="Times New Roman" w:hAnsi="Times New Roman" w:eastAsia="Times New Roman" w:cs="Times New Roman"/>
      <w:kern w:val="0"/>
      <w14:ligatures w14:val="none"/>
    </w:rPr>
  </w:style>
  <w:style w:type="paragraph" w:styleId="Revision">
    <w:name w:val="Revision"/>
    <w:hidden/>
    <w:uiPriority w:val="99"/>
    <w:semiHidden/>
    <w:rsid w:val="006B428E"/>
    <w:pPr>
      <w:spacing w:after="0" w:line="240" w:lineRule="auto"/>
    </w:pPr>
    <w:rPr>
      <w:rFonts w:ascii="Times New Roman" w:hAnsi="Times New Roman" w:eastAsia="Times New Roman" w:cs="Times New Roman"/>
      <w:kern w:val="0"/>
      <w14:ligatures w14:val="none"/>
    </w:rPr>
  </w:style>
  <w:style w:type="character" w:styleId="CommentReference">
    <w:name w:val="Comment Reference"/>
    <w:basedOn w:val="DefaultParagraphFont"/>
    <w:uiPriority w:val="99"/>
    <w:semiHidden/>
    <w:unhideWhenUsed/>
    <w:rsid w:val="00FD1D6B"/>
    <w:rPr>
      <w:sz w:val="16"/>
      <w:szCs w:val="16"/>
    </w:rPr>
  </w:style>
  <w:style w:type="paragraph" w:styleId="CommentText">
    <w:name w:val="Comment Text"/>
    <w:basedOn w:val="Normal"/>
    <w:link w:val="CommentTextChar"/>
    <w:uiPriority w:val="99"/>
    <w:unhideWhenUsed/>
    <w:rsid w:val="00FD1D6B"/>
    <w:rPr>
      <w:sz w:val="20"/>
      <w:szCs w:val="20"/>
    </w:rPr>
  </w:style>
  <w:style w:type="character" w:styleId="CommentTextChar" w:customStyle="1">
    <w:name w:val="Comment Text Char"/>
    <w:basedOn w:val="DefaultParagraphFont"/>
    <w:link w:val="CommentText"/>
    <w:uiPriority w:val="99"/>
    <w:rsid w:val="00FD1D6B"/>
    <w:rPr>
      <w:rFonts w:ascii="Times New Roman" w:hAnsi="Times New Roman" w:eastAsia="Times New Roman" w:cs="Times New Roman"/>
      <w:kern w:val="0"/>
      <w:sz w:val="20"/>
      <w:szCs w:val="20"/>
      <w14:ligatures w14:val="none"/>
    </w:rPr>
  </w:style>
  <w:style w:type="paragraph" w:styleId="CommentSubject">
    <w:name w:val="Comment Subject"/>
    <w:basedOn w:val="CommentText"/>
    <w:next w:val="CommentText"/>
    <w:link w:val="CommentSubjectChar"/>
    <w:uiPriority w:val="99"/>
    <w:semiHidden/>
    <w:unhideWhenUsed/>
    <w:rsid w:val="00FD1D6B"/>
    <w:rPr>
      <w:b/>
      <w:bCs/>
    </w:rPr>
  </w:style>
  <w:style w:type="character" w:styleId="CommentSubjectChar" w:customStyle="1">
    <w:name w:val="Comment Subject Char"/>
    <w:basedOn w:val="CommentTextChar"/>
    <w:link w:val="CommentSubject"/>
    <w:uiPriority w:val="99"/>
    <w:semiHidden/>
    <w:rsid w:val="00FD1D6B"/>
    <w:rPr>
      <w:rFonts w:ascii="Times New Roman" w:hAnsi="Times New Roman" w:eastAsia="Times New Roman" w:cs="Times New Roman"/>
      <w:b/>
      <w:bCs/>
      <w:kern w:val="0"/>
      <w:sz w:val="20"/>
      <w:szCs w:val="20"/>
      <w14:ligatures w14:val="none"/>
    </w:rPr>
  </w:style>
  <w:style w:type="character" w:styleId="164yu9v" w:customStyle="1">
    <w:name w:val="___164yu9v"/>
    <w:basedOn w:val="DefaultParagraphFont"/>
    <w:rsid w:val="00AA3781"/>
  </w:style>
  <w:style w:type="paragraph" w:styleId="paragraph" w:customStyle="1">
    <w:name w:val="paragraph"/>
    <w:basedOn w:val="Normal"/>
    <w:rsid w:val="005E4664"/>
    <w:pPr>
      <w:spacing w:before="100" w:beforeAutospacing="1" w:after="100" w:afterAutospacing="1"/>
    </w:pPr>
  </w:style>
  <w:style w:type="character" w:styleId="normaltextrun" w:customStyle="1">
    <w:name w:val="normaltextrun"/>
    <w:basedOn w:val="DefaultParagraphFont"/>
    <w:rsid w:val="005E4664"/>
  </w:style>
  <w:style w:type="character" w:styleId="wacimagecontainer" w:customStyle="1">
    <w:name w:val="wacimagecontainer"/>
    <w:basedOn w:val="DefaultParagraphFont"/>
    <w:rsid w:val="005E4664"/>
  </w:style>
  <w:style w:type="character" w:styleId="eop" w:customStyle="1">
    <w:name w:val="eop"/>
    <w:basedOn w:val="DefaultParagraphFont"/>
    <w:rsid w:val="005E4664"/>
  </w:style>
  <w:style w:type="character" w:styleId="Mention">
    <w:name w:val="Mention"/>
    <w:basedOn w:val="DefaultParagraphFont"/>
    <w:uiPriority w:val="99"/>
    <w:unhideWhenUsed/>
    <w:rsid w:val="003B43BF"/>
    <w:rPr>
      <w:color w:val="2B579A"/>
      <w:shd w:val="clear" w:color="auto" w:fill="E1DFDD"/>
    </w:rPr>
  </w:style>
  <w:style w:type="character" w:styleId="FollowedHyperlink">
    <w:name w:val="FollowedHyperlink"/>
    <w:basedOn w:val="DefaultParagraphFont"/>
    <w:uiPriority w:val="99"/>
    <w:semiHidden/>
    <w:unhideWhenUsed/>
    <w:rsid w:val="001857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cloud.google.com/customers/revolut" TargetMode="External"/><Relationship Id="rId26" Type="http://schemas.openxmlformats.org/officeDocument/2006/relationships/hyperlink" Target="https://docs.stripe.com/webhooks" TargetMode="External"/><Relationship Id="rId39" Type="http://schemas.openxmlformats.org/officeDocument/2006/relationships/image" Target="media/image9.png"/><Relationship Id="rId21" Type="http://schemas.openxmlformats.org/officeDocument/2006/relationships/hyperlink" Target="https://cloud.google.com/customers/revolut" TargetMode="External"/><Relationship Id="rId34" Type="http://schemas.openxmlformats.org/officeDocument/2006/relationships/hyperlink" Target="https://cloud.google.com/customers/revolut" TargetMode="External"/><Relationship Id="rId42" Type="http://schemas.openxmlformats.org/officeDocument/2006/relationships/image" Target="media/image11.jpe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image" Target="media/image24.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lueshift.com/blog/customer-engagement-platforms-capabilities-benefits-how-to-choose/" TargetMode="External"/><Relationship Id="rId29" Type="http://schemas.openxmlformats.org/officeDocument/2006/relationships/hyperlink" Target="https://www.globalbankingandfinance.com/the-role-of-financial-technology-in-enhancing-customer-experience-in-banking/" TargetMode="External"/><Relationship Id="rId11" Type="http://schemas.microsoft.com/office/2018/08/relationships/commentsExtensible" Target="commentsExtensible.xml"/><Relationship Id="rId24" Type="http://schemas.openxmlformats.org/officeDocument/2006/relationships/hyperlink" Target="https://revium.com.au/blog/decoding-forresters-2025-predictions-marketing-customer-experience-technology" TargetMode="External"/><Relationship Id="rId32" Type="http://schemas.openxmlformats.org/officeDocument/2006/relationships/hyperlink" Target="https://blueshift.com/blog/customer-engagement-platforms-capabilities-benefits-how-to-choose/" TargetMode="External"/><Relationship Id="rId37" Type="http://schemas.openxmlformats.org/officeDocument/2006/relationships/image" Target="media/image7.png"/><Relationship Id="rId40" Type="http://schemas.openxmlformats.org/officeDocument/2006/relationships/hyperlink" Target="https://payoneerinc-my.sharepoint.com/:w:/r/personal/morra_payoneer_com/Documents/2%20Communication%20Strategy%202024/Communication%20Policy%20Book.docx?d=wc1d251d9700a4c76aa41d72c251a2390&amp;csf=1&amp;web=1&amp;e=L7pa8w" TargetMode="External"/><Relationship Id="rId45" Type="http://schemas.openxmlformats.org/officeDocument/2006/relationships/image" Target="media/image14.jpeg"/><Relationship Id="rId53" Type="http://schemas.openxmlformats.org/officeDocument/2006/relationships/image" Target="media/image22.png"/><Relationship Id="rId58" Type="http://schemas.openxmlformats.org/officeDocument/2006/relationships/image" Target="media/image27.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blueshift.com/blog/customer-engagement-platforms-capabilities-benefits-how-to-choose/" TargetMode="External"/><Relationship Id="rId14" Type="http://schemas.openxmlformats.org/officeDocument/2006/relationships/image" Target="media/image3.png"/><Relationship Id="rId22" Type="http://schemas.openxmlformats.org/officeDocument/2006/relationships/hyperlink" Target="https://www.forrester.com/press-newsroom/forrester-predictions-2025-b2c-cx/" TargetMode="External"/><Relationship Id="rId27" Type="http://schemas.openxmlformats.org/officeDocument/2006/relationships/hyperlink" Target="https://journals.plos.org/plosone/article?id=10.1371/journal.pone.0281823" TargetMode="External"/><Relationship Id="rId30" Type="http://schemas.openxmlformats.org/officeDocument/2006/relationships/hyperlink" Target="https://www.braze.com/resources/reports-and-guides/gartner-magic-quadrant-2025" TargetMode="External"/><Relationship Id="rId35" Type="http://schemas.openxmlformats.org/officeDocument/2006/relationships/image" Target="media/image5.png"/><Relationship Id="rId43" Type="http://schemas.openxmlformats.org/officeDocument/2006/relationships/image" Target="media/image12.jpeg"/><Relationship Id="rId48" Type="http://schemas.openxmlformats.org/officeDocument/2006/relationships/image" Target="media/image17.png"/><Relationship Id="rId56" Type="http://schemas.openxmlformats.org/officeDocument/2006/relationships/image" Target="media/image25.png"/><Relationship Id="rId8" Type="http://schemas.openxmlformats.org/officeDocument/2006/relationships/comments" Target="comments.xml"/><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globalbankingandfinance.com/the-role-of-financial-technology-in-enhancing-customer-experience-in-banking/" TargetMode="External"/><Relationship Id="rId25" Type="http://schemas.openxmlformats.org/officeDocument/2006/relationships/hyperlink" Target="https://www.braze.com/resources/reports-and-guides/gartner-magic-quadrant-2025" TargetMode="External"/><Relationship Id="rId33" Type="http://schemas.openxmlformats.org/officeDocument/2006/relationships/hyperlink" Target="https://www.globalbankingandfinance.com/the-role-of-financial-technology-in-enhancing-customer-experience-in-banking/" TargetMode="External"/><Relationship Id="rId38" Type="http://schemas.openxmlformats.org/officeDocument/2006/relationships/image" Target="media/image8.png"/><Relationship Id="rId46" Type="http://schemas.openxmlformats.org/officeDocument/2006/relationships/image" Target="media/image15.png"/><Relationship Id="rId59" Type="http://schemas.openxmlformats.org/officeDocument/2006/relationships/footer" Target="footer1.xml"/><Relationship Id="rId20" Type="http://schemas.openxmlformats.org/officeDocument/2006/relationships/hyperlink" Target="https://www.globalbankingandfinance.com/the-role-of-financial-technology-in-enhancing-customer-experience-in-banking/" TargetMode="External"/><Relationship Id="rId41" Type="http://schemas.openxmlformats.org/officeDocument/2006/relationships/image" Target="media/image10.jpeg"/><Relationship Id="rId54" Type="http://schemas.openxmlformats.org/officeDocument/2006/relationships/image" Target="media/image23.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www.ft.com/fintech" TargetMode="External"/><Relationship Id="rId28" Type="http://schemas.openxmlformats.org/officeDocument/2006/relationships/hyperlink" Target="https://blueshift.com/blog/customer-engagement-platforms-capabilities-benefits-how-to-choose/" TargetMode="External"/><Relationship Id="rId36" Type="http://schemas.openxmlformats.org/officeDocument/2006/relationships/image" Target="media/image6.png"/><Relationship Id="rId49" Type="http://schemas.openxmlformats.org/officeDocument/2006/relationships/image" Target="media/image18.png"/><Relationship Id="rId57" Type="http://schemas.openxmlformats.org/officeDocument/2006/relationships/image" Target="media/image26.png"/><Relationship Id="rId10" Type="http://schemas.microsoft.com/office/2016/09/relationships/commentsIds" Target="commentsIds.xml"/><Relationship Id="rId31" Type="http://schemas.openxmlformats.org/officeDocument/2006/relationships/hyperlink" Target="https://journals.plos.org/plosone/article?id=10.1371/journal.pone.0281823" TargetMode="External"/><Relationship Id="rId44" Type="http://schemas.openxmlformats.org/officeDocument/2006/relationships/image" Target="media/image13.jpeg"/><Relationship Id="rId52" Type="http://schemas.openxmlformats.org/officeDocument/2006/relationships/image" Target="media/image21.png"/><Relationship Id="rId60"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0A18F-68B8-6040-96B3-2F0561CE9CA9}">
  <ds:schemaRefs>
    <ds:schemaRef ds:uri="http://schemas.openxmlformats.org/officeDocument/2006/bibliography"/>
  </ds:schemaRefs>
</ds:datastoreItem>
</file>

<file path=docMetadata/LabelInfo.xml><?xml version="1.0" encoding="utf-8"?>
<clbl:labelList xmlns:clbl="http://schemas.microsoft.com/office/2020/mipLabelMetadata">
  <clbl:label id="{decee90c-ce03-461e-8c21-dd538e181c75}" enabled="0" method="" siteId="{decee90c-ce03-461e-8c21-dd538e181c7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Mor Rahimi</dc:creator>
  <keywords/>
  <dc:description/>
  <lastModifiedBy>Rajat Sharma</lastModifiedBy>
  <revision>909</revision>
  <dcterms:created xsi:type="dcterms:W3CDTF">2026-02-07T09:41:00.0000000Z</dcterms:created>
  <dcterms:modified xsi:type="dcterms:W3CDTF">2026-04-13T08:53:19.7629300Z</dcterms:modified>
</coreProperties>
</file>